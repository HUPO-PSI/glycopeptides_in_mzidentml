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7436B" w14:textId="77777777" w:rsidR="008D7A07" w:rsidRPr="006518C9" w:rsidRDefault="008D7A07" w:rsidP="00466496">
      <w:pPr>
        <w:rPr>
          <w:b/>
          <w:lang w:val="en-US"/>
        </w:rPr>
      </w:pPr>
    </w:p>
    <w:p w14:paraId="4C022328" w14:textId="77777777" w:rsidR="008D7A07" w:rsidRPr="006518C9" w:rsidRDefault="008D7A07" w:rsidP="00466496">
      <w:pPr>
        <w:rPr>
          <w:b/>
          <w:lang w:val="en-US"/>
        </w:rPr>
      </w:pPr>
    </w:p>
    <w:p w14:paraId="090B93B8" w14:textId="77777777" w:rsidR="00532E8A" w:rsidRPr="006518C9" w:rsidRDefault="00DB73AC" w:rsidP="00466496">
      <w:pPr>
        <w:rPr>
          <w:b/>
          <w:lang w:val="en-US"/>
        </w:rPr>
      </w:pPr>
      <w:r w:rsidRPr="006518C9">
        <w:rPr>
          <w:b/>
          <w:lang w:val="en-US"/>
        </w:rPr>
        <w:t>mzIdentML</w:t>
      </w:r>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1C2EB9AF" w14:textId="77777777" w:rsidR="007B0DFD" w:rsidRPr="006518C9" w:rsidRDefault="007B0DFD" w:rsidP="00466496">
      <w:pPr>
        <w:rPr>
          <w:lang w:val="en-US"/>
        </w:rPr>
      </w:pPr>
    </w:p>
    <w:p w14:paraId="47963F1F"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6A006C37" w14:textId="77777777" w:rsidR="007B0DFD" w:rsidRPr="006518C9" w:rsidRDefault="007B0DFD" w:rsidP="00466496">
      <w:pPr>
        <w:rPr>
          <w:lang w:val="en-US"/>
        </w:rPr>
      </w:pPr>
    </w:p>
    <w:p w14:paraId="2D445FA9"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33169C87" w14:textId="77777777" w:rsidR="007B0DFD" w:rsidRPr="006518C9" w:rsidRDefault="007B0DFD" w:rsidP="00466496">
      <w:pPr>
        <w:rPr>
          <w:lang w:val="en-US"/>
        </w:rPr>
      </w:pPr>
    </w:p>
    <w:p w14:paraId="057FC17C" w14:textId="77777777" w:rsidR="002E367A" w:rsidRPr="006518C9" w:rsidRDefault="002E367A" w:rsidP="00466496">
      <w:pPr>
        <w:rPr>
          <w:u w:val="single"/>
          <w:lang w:val="en-US"/>
        </w:rPr>
      </w:pPr>
      <w:r w:rsidRPr="006518C9">
        <w:rPr>
          <w:u w:val="single"/>
          <w:lang w:val="en-US"/>
        </w:rPr>
        <w:t>Version of This Document</w:t>
      </w:r>
    </w:p>
    <w:p w14:paraId="112E6EBE" w14:textId="77777777"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A61DCD">
        <w:rPr>
          <w:lang w:val="en-US"/>
        </w:rPr>
        <w:t xml:space="preserve"> final, March 2017</w:t>
      </w:r>
      <w:r w:rsidR="001B6667" w:rsidRPr="006518C9">
        <w:rPr>
          <w:lang w:val="en-US"/>
        </w:rPr>
        <w:t>.</w:t>
      </w:r>
    </w:p>
    <w:p w14:paraId="3D5B2772"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6D0511A2" w14:textId="77777777" w:rsidR="007B0DFD" w:rsidRPr="006518C9" w:rsidRDefault="007B0DFD" w:rsidP="00466496">
      <w:pPr>
        <w:pStyle w:val="Heading1"/>
        <w:numPr>
          <w:ilvl w:val="0"/>
          <w:numId w:val="0"/>
        </w:numPr>
      </w:pPr>
      <w:bookmarkStart w:id="3" w:name="_Toc476057167"/>
      <w:r w:rsidRPr="006518C9">
        <w:t>Abstract</w:t>
      </w:r>
      <w:bookmarkEnd w:id="0"/>
      <w:bookmarkEnd w:id="1"/>
      <w:bookmarkEnd w:id="2"/>
      <w:bookmarkEnd w:id="3"/>
    </w:p>
    <w:p w14:paraId="76827028" w14:textId="77777777" w:rsidR="002D794A" w:rsidRPr="006518C9" w:rsidRDefault="002D794A" w:rsidP="00466496">
      <w:pPr>
        <w:rPr>
          <w:lang w:val="en-US"/>
        </w:rPr>
      </w:pPr>
      <w:r w:rsidRPr="006518C9">
        <w:rPr>
          <w:lang w:val="en-US"/>
        </w:rP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05159590" w14:textId="77777777" w:rsidR="007B0DFD" w:rsidRPr="006518C9" w:rsidRDefault="007B0DFD" w:rsidP="00466496">
      <w:pPr>
        <w:rPr>
          <w:lang w:val="en-US"/>
        </w:rPr>
      </w:pPr>
    </w:p>
    <w:p w14:paraId="28175F80" w14:textId="77777777" w:rsidR="00686D21" w:rsidRPr="006518C9" w:rsidRDefault="007B0DFD" w:rsidP="00466496">
      <w:pPr>
        <w:rPr>
          <w:b/>
          <w:sz w:val="28"/>
          <w:szCs w:val="28"/>
          <w:lang w:val="en-US"/>
        </w:rPr>
      </w:pPr>
      <w:r w:rsidRPr="006518C9">
        <w:rPr>
          <w:b/>
          <w:sz w:val="28"/>
          <w:szCs w:val="28"/>
          <w:lang w:val="en-US"/>
        </w:rPr>
        <w:t>Contents</w:t>
      </w:r>
    </w:p>
    <w:p w14:paraId="23B76F18" w14:textId="77777777" w:rsidR="00AF4B32" w:rsidRPr="00BD77D1" w:rsidRDefault="003A117B">
      <w:pPr>
        <w:pStyle w:val="TOC1"/>
        <w:tabs>
          <w:tab w:val="right" w:leader="dot" w:pos="9962"/>
        </w:tabs>
        <w:rPr>
          <w:rFonts w:ascii="Calibri" w:hAnsi="Calibri"/>
          <w:noProof/>
          <w:sz w:val="22"/>
          <w:szCs w:val="22"/>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76057167" w:history="1">
        <w:r w:rsidR="00AF4B32" w:rsidRPr="009D1FE3">
          <w:rPr>
            <w:rStyle w:val="Hyperlink"/>
            <w:noProof/>
          </w:rPr>
          <w:t>Abstract</w:t>
        </w:r>
        <w:r w:rsidR="00AF4B32">
          <w:rPr>
            <w:noProof/>
            <w:webHidden/>
          </w:rPr>
          <w:tab/>
        </w:r>
        <w:r w:rsidR="00AF4B32">
          <w:rPr>
            <w:noProof/>
            <w:webHidden/>
          </w:rPr>
          <w:fldChar w:fldCharType="begin"/>
        </w:r>
        <w:r w:rsidR="00AF4B32">
          <w:rPr>
            <w:noProof/>
            <w:webHidden/>
          </w:rPr>
          <w:instrText xml:space="preserve"> PAGEREF _Toc476057167 \h </w:instrText>
        </w:r>
        <w:r w:rsidR="00AF4B32">
          <w:rPr>
            <w:noProof/>
            <w:webHidden/>
          </w:rPr>
        </w:r>
        <w:r w:rsidR="00AF4B32">
          <w:rPr>
            <w:noProof/>
            <w:webHidden/>
          </w:rPr>
          <w:fldChar w:fldCharType="separate"/>
        </w:r>
        <w:r w:rsidR="00005423">
          <w:rPr>
            <w:noProof/>
            <w:webHidden/>
          </w:rPr>
          <w:t>1</w:t>
        </w:r>
        <w:r w:rsidR="00AF4B32">
          <w:rPr>
            <w:noProof/>
            <w:webHidden/>
          </w:rPr>
          <w:fldChar w:fldCharType="end"/>
        </w:r>
      </w:hyperlink>
    </w:p>
    <w:p w14:paraId="4F2DAB08" w14:textId="77777777" w:rsidR="00AF4B32" w:rsidRPr="00BD77D1" w:rsidRDefault="00C514F9">
      <w:pPr>
        <w:pStyle w:val="TOC1"/>
        <w:tabs>
          <w:tab w:val="left" w:pos="400"/>
          <w:tab w:val="right" w:leader="dot" w:pos="9962"/>
        </w:tabs>
        <w:rPr>
          <w:rFonts w:ascii="Calibri" w:hAnsi="Calibri"/>
          <w:noProof/>
          <w:sz w:val="22"/>
          <w:szCs w:val="22"/>
        </w:rPr>
      </w:pPr>
      <w:hyperlink w:anchor="_Toc476057168" w:history="1">
        <w:r w:rsidR="00AF4B32" w:rsidRPr="009D1FE3">
          <w:rPr>
            <w:rStyle w:val="Hyperlink"/>
            <w:noProof/>
          </w:rPr>
          <w:t>1.</w:t>
        </w:r>
        <w:r w:rsidR="00AF4B32" w:rsidRPr="00BD77D1">
          <w:rPr>
            <w:rFonts w:ascii="Calibri" w:hAnsi="Calibri"/>
            <w:noProof/>
            <w:sz w:val="22"/>
            <w:szCs w:val="22"/>
          </w:rPr>
          <w:tab/>
        </w:r>
        <w:r w:rsidR="00AF4B32" w:rsidRPr="009D1FE3">
          <w:rPr>
            <w:rStyle w:val="Hyperlink"/>
            <w:noProof/>
          </w:rPr>
          <w:t>Introduction</w:t>
        </w:r>
        <w:r w:rsidR="00AF4B32">
          <w:rPr>
            <w:noProof/>
            <w:webHidden/>
          </w:rPr>
          <w:tab/>
        </w:r>
        <w:r w:rsidR="00AF4B32">
          <w:rPr>
            <w:noProof/>
            <w:webHidden/>
          </w:rPr>
          <w:fldChar w:fldCharType="begin"/>
        </w:r>
        <w:r w:rsidR="00AF4B32">
          <w:rPr>
            <w:noProof/>
            <w:webHidden/>
          </w:rPr>
          <w:instrText xml:space="preserve"> PAGEREF _Toc476057168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14:paraId="26073E68" w14:textId="77777777" w:rsidR="00AF4B32" w:rsidRPr="00BD77D1" w:rsidRDefault="00C514F9">
      <w:pPr>
        <w:pStyle w:val="TOC2"/>
        <w:rPr>
          <w:rFonts w:ascii="Calibri" w:hAnsi="Calibri"/>
          <w:noProof/>
          <w:sz w:val="22"/>
          <w:szCs w:val="22"/>
        </w:rPr>
      </w:pPr>
      <w:hyperlink w:anchor="_Toc476057169"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Background</w:t>
        </w:r>
        <w:r w:rsidR="00AF4B32">
          <w:rPr>
            <w:noProof/>
            <w:webHidden/>
          </w:rPr>
          <w:tab/>
        </w:r>
        <w:r w:rsidR="00AF4B32">
          <w:rPr>
            <w:noProof/>
            <w:webHidden/>
          </w:rPr>
          <w:fldChar w:fldCharType="begin"/>
        </w:r>
        <w:r w:rsidR="00AF4B32">
          <w:rPr>
            <w:noProof/>
            <w:webHidden/>
          </w:rPr>
          <w:instrText xml:space="preserve"> PAGEREF _Toc476057169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14:paraId="7EF1CFDA" w14:textId="77777777" w:rsidR="00AF4B32" w:rsidRPr="00BD77D1" w:rsidRDefault="00C514F9">
      <w:pPr>
        <w:pStyle w:val="TOC2"/>
        <w:rPr>
          <w:rFonts w:ascii="Calibri" w:hAnsi="Calibri"/>
          <w:noProof/>
          <w:sz w:val="22"/>
          <w:szCs w:val="22"/>
        </w:rPr>
      </w:pPr>
      <w:hyperlink w:anchor="_Toc476057170" w:history="1">
        <w:r w:rsidR="00AF4B32" w:rsidRPr="009D1FE3">
          <w:rPr>
            <w:rStyle w:val="Hyperlink"/>
            <w:noProof/>
          </w:rPr>
          <w:t>1.2</w:t>
        </w:r>
        <w:r w:rsidR="00AF4B32" w:rsidRPr="00BD77D1">
          <w:rPr>
            <w:rFonts w:ascii="Calibri" w:hAnsi="Calibri"/>
            <w:noProof/>
            <w:sz w:val="22"/>
            <w:szCs w:val="22"/>
          </w:rPr>
          <w:tab/>
        </w:r>
        <w:r w:rsidR="00AF4B32" w:rsidRPr="009D1FE3">
          <w:rPr>
            <w:rStyle w:val="Hyperlink"/>
            <w:noProof/>
          </w:rPr>
          <w:t>Document Structure</w:t>
        </w:r>
        <w:r w:rsidR="00AF4B32">
          <w:rPr>
            <w:noProof/>
            <w:webHidden/>
          </w:rPr>
          <w:tab/>
        </w:r>
        <w:r w:rsidR="00AF4B32">
          <w:rPr>
            <w:noProof/>
            <w:webHidden/>
          </w:rPr>
          <w:fldChar w:fldCharType="begin"/>
        </w:r>
        <w:r w:rsidR="00AF4B32">
          <w:rPr>
            <w:noProof/>
            <w:webHidden/>
          </w:rPr>
          <w:instrText xml:space="preserve"> PAGEREF _Toc476057170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14:paraId="1DBFE79E" w14:textId="77777777" w:rsidR="00AF4B32" w:rsidRPr="00BD77D1" w:rsidRDefault="00C514F9">
      <w:pPr>
        <w:pStyle w:val="TOC1"/>
        <w:tabs>
          <w:tab w:val="left" w:pos="400"/>
          <w:tab w:val="right" w:leader="dot" w:pos="9962"/>
        </w:tabs>
        <w:rPr>
          <w:rFonts w:ascii="Calibri" w:hAnsi="Calibri"/>
          <w:noProof/>
          <w:sz w:val="22"/>
          <w:szCs w:val="22"/>
        </w:rPr>
      </w:pPr>
      <w:hyperlink w:anchor="_Toc476057171" w:history="1">
        <w:r w:rsidR="00AF4B32" w:rsidRPr="009D1FE3">
          <w:rPr>
            <w:rStyle w:val="Hyperlink"/>
            <w:noProof/>
          </w:rPr>
          <w:t>2.</w:t>
        </w:r>
        <w:r w:rsidR="00AF4B32" w:rsidRPr="00BD77D1">
          <w:rPr>
            <w:rFonts w:ascii="Calibri" w:hAnsi="Calibri"/>
            <w:noProof/>
            <w:sz w:val="22"/>
            <w:szCs w:val="22"/>
          </w:rPr>
          <w:tab/>
        </w:r>
        <w:r w:rsidR="00AF4B32" w:rsidRPr="009D1FE3">
          <w:rPr>
            <w:rStyle w:val="Hyperlink"/>
            <w:noProof/>
          </w:rPr>
          <w:t>Use Cases for mzIdentML</w:t>
        </w:r>
        <w:r w:rsidR="00AF4B32">
          <w:rPr>
            <w:noProof/>
            <w:webHidden/>
          </w:rPr>
          <w:tab/>
        </w:r>
        <w:r w:rsidR="00AF4B32">
          <w:rPr>
            <w:noProof/>
            <w:webHidden/>
          </w:rPr>
          <w:fldChar w:fldCharType="begin"/>
        </w:r>
        <w:r w:rsidR="00AF4B32">
          <w:rPr>
            <w:noProof/>
            <w:webHidden/>
          </w:rPr>
          <w:instrText xml:space="preserve"> PAGEREF _Toc476057171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14:paraId="662550F8" w14:textId="77777777" w:rsidR="00AF4B32" w:rsidRPr="00BD77D1" w:rsidRDefault="00C514F9">
      <w:pPr>
        <w:pStyle w:val="TOC1"/>
        <w:tabs>
          <w:tab w:val="left" w:pos="400"/>
          <w:tab w:val="right" w:leader="dot" w:pos="9962"/>
        </w:tabs>
        <w:rPr>
          <w:rFonts w:ascii="Calibri" w:hAnsi="Calibri"/>
          <w:noProof/>
          <w:sz w:val="22"/>
          <w:szCs w:val="22"/>
        </w:rPr>
      </w:pPr>
      <w:hyperlink w:anchor="_Toc476057172" w:history="1">
        <w:r w:rsidR="00AF4B32" w:rsidRPr="009D1FE3">
          <w:rPr>
            <w:rStyle w:val="Hyperlink"/>
            <w:noProof/>
          </w:rPr>
          <w:t>3.</w:t>
        </w:r>
        <w:r w:rsidR="00AF4B32" w:rsidRPr="00BD77D1">
          <w:rPr>
            <w:rFonts w:ascii="Calibri" w:hAnsi="Calibri"/>
            <w:noProof/>
            <w:sz w:val="22"/>
            <w:szCs w:val="22"/>
          </w:rPr>
          <w:tab/>
        </w:r>
        <w:r w:rsidR="00AF4B32" w:rsidRPr="009D1FE3">
          <w:rPr>
            <w:rStyle w:val="Hyperlink"/>
            <w:noProof/>
          </w:rPr>
          <w:t>Concepts and Terminology</w:t>
        </w:r>
        <w:r w:rsidR="00AF4B32">
          <w:rPr>
            <w:noProof/>
            <w:webHidden/>
          </w:rPr>
          <w:tab/>
        </w:r>
        <w:r w:rsidR="00AF4B32">
          <w:rPr>
            <w:noProof/>
            <w:webHidden/>
          </w:rPr>
          <w:fldChar w:fldCharType="begin"/>
        </w:r>
        <w:r w:rsidR="00AF4B32">
          <w:rPr>
            <w:noProof/>
            <w:webHidden/>
          </w:rPr>
          <w:instrText xml:space="preserve"> PAGEREF _Toc476057172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14:paraId="40A01941" w14:textId="77777777" w:rsidR="00AF4B32" w:rsidRPr="00BD77D1" w:rsidRDefault="00C514F9">
      <w:pPr>
        <w:pStyle w:val="TOC1"/>
        <w:tabs>
          <w:tab w:val="left" w:pos="400"/>
          <w:tab w:val="right" w:leader="dot" w:pos="9962"/>
        </w:tabs>
        <w:rPr>
          <w:rFonts w:ascii="Calibri" w:hAnsi="Calibri"/>
          <w:noProof/>
          <w:sz w:val="22"/>
          <w:szCs w:val="22"/>
        </w:rPr>
      </w:pPr>
      <w:hyperlink w:anchor="_Toc476057173" w:history="1">
        <w:r w:rsidR="00AF4B32" w:rsidRPr="009D1FE3">
          <w:rPr>
            <w:rStyle w:val="Hyperlink"/>
            <w:noProof/>
          </w:rPr>
          <w:t>4.</w:t>
        </w:r>
        <w:r w:rsidR="00AF4B32" w:rsidRPr="00BD77D1">
          <w:rPr>
            <w:rFonts w:ascii="Calibri" w:hAnsi="Calibri"/>
            <w:noProof/>
            <w:sz w:val="22"/>
            <w:szCs w:val="22"/>
          </w:rPr>
          <w:tab/>
        </w:r>
        <w:r w:rsidR="00AF4B32" w:rsidRPr="009D1FE3">
          <w:rPr>
            <w:rStyle w:val="Hyperlink"/>
            <w:noProof/>
          </w:rPr>
          <w:t>Relationship to Other Specifications</w:t>
        </w:r>
        <w:r w:rsidR="00AF4B32">
          <w:rPr>
            <w:noProof/>
            <w:webHidden/>
          </w:rPr>
          <w:tab/>
        </w:r>
        <w:r w:rsidR="00AF4B32">
          <w:rPr>
            <w:noProof/>
            <w:webHidden/>
          </w:rPr>
          <w:fldChar w:fldCharType="begin"/>
        </w:r>
        <w:r w:rsidR="00AF4B32">
          <w:rPr>
            <w:noProof/>
            <w:webHidden/>
          </w:rPr>
          <w:instrText xml:space="preserve"> PAGEREF _Toc476057173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14:paraId="58F5A050" w14:textId="77777777" w:rsidR="00AF4B32" w:rsidRPr="00BD77D1" w:rsidRDefault="00C514F9">
      <w:pPr>
        <w:pStyle w:val="TOC2"/>
        <w:rPr>
          <w:rFonts w:ascii="Calibri" w:hAnsi="Calibri"/>
          <w:noProof/>
          <w:sz w:val="22"/>
          <w:szCs w:val="22"/>
        </w:rPr>
      </w:pPr>
      <w:hyperlink w:anchor="_Toc476057174" w:history="1">
        <w:r w:rsidR="00AF4B32" w:rsidRPr="009D1FE3">
          <w:rPr>
            <w:rStyle w:val="Hyperlink"/>
            <w:noProof/>
          </w:rPr>
          <w:t>4.1</w:t>
        </w:r>
        <w:r w:rsidR="00AF4B32" w:rsidRPr="00BD77D1">
          <w:rPr>
            <w:rFonts w:ascii="Calibri" w:hAnsi="Calibri"/>
            <w:noProof/>
            <w:sz w:val="22"/>
            <w:szCs w:val="22"/>
          </w:rPr>
          <w:tab/>
        </w:r>
        <w:r w:rsidR="00AF4B32" w:rsidRPr="009D1FE3">
          <w:rPr>
            <w:rStyle w:val="Hyperlink"/>
            <w:noProof/>
          </w:rPr>
          <w:t>The PSI Mass Spectrometry Controlled Vocabulary (CV)</w:t>
        </w:r>
        <w:r w:rsidR="00AF4B32">
          <w:rPr>
            <w:noProof/>
            <w:webHidden/>
          </w:rPr>
          <w:tab/>
        </w:r>
        <w:r w:rsidR="00AF4B32">
          <w:rPr>
            <w:noProof/>
            <w:webHidden/>
          </w:rPr>
          <w:fldChar w:fldCharType="begin"/>
        </w:r>
        <w:r w:rsidR="00AF4B32">
          <w:rPr>
            <w:noProof/>
            <w:webHidden/>
          </w:rPr>
          <w:instrText xml:space="preserve"> PAGEREF _Toc476057174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14:paraId="621404C3" w14:textId="77777777" w:rsidR="00AF4B32" w:rsidRPr="00BD77D1" w:rsidRDefault="00C514F9">
      <w:pPr>
        <w:pStyle w:val="TOC2"/>
        <w:rPr>
          <w:rFonts w:ascii="Calibri" w:hAnsi="Calibri"/>
          <w:noProof/>
          <w:sz w:val="22"/>
          <w:szCs w:val="22"/>
        </w:rPr>
      </w:pPr>
      <w:hyperlink w:anchor="_Toc476057175" w:history="1">
        <w:r w:rsidR="00AF4B32" w:rsidRPr="009D1FE3">
          <w:rPr>
            <w:rStyle w:val="Hyperlink"/>
            <w:noProof/>
          </w:rPr>
          <w:t>4.2</w:t>
        </w:r>
        <w:r w:rsidR="00AF4B32" w:rsidRPr="00BD77D1">
          <w:rPr>
            <w:rFonts w:ascii="Calibri" w:hAnsi="Calibri"/>
            <w:noProof/>
            <w:sz w:val="22"/>
            <w:szCs w:val="22"/>
          </w:rPr>
          <w:tab/>
        </w:r>
        <w:r w:rsidR="00AF4B32" w:rsidRPr="009D1FE3">
          <w:rPr>
            <w:rStyle w:val="Hyperlink"/>
            <w:noProof/>
          </w:rPr>
          <w:t>Validation of controlled vocabulary terms</w:t>
        </w:r>
        <w:r w:rsidR="00AF4B32">
          <w:rPr>
            <w:noProof/>
            <w:webHidden/>
          </w:rPr>
          <w:tab/>
        </w:r>
        <w:r w:rsidR="00AF4B32">
          <w:rPr>
            <w:noProof/>
            <w:webHidden/>
          </w:rPr>
          <w:fldChar w:fldCharType="begin"/>
        </w:r>
        <w:r w:rsidR="00AF4B32">
          <w:rPr>
            <w:noProof/>
            <w:webHidden/>
          </w:rPr>
          <w:instrText xml:space="preserve"> PAGEREF _Toc476057175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14:paraId="350795AA" w14:textId="77777777" w:rsidR="00AF4B32" w:rsidRPr="00BD77D1" w:rsidRDefault="00C514F9">
      <w:pPr>
        <w:pStyle w:val="TOC2"/>
        <w:rPr>
          <w:rFonts w:ascii="Calibri" w:hAnsi="Calibri"/>
          <w:noProof/>
          <w:sz w:val="22"/>
          <w:szCs w:val="22"/>
        </w:rPr>
      </w:pPr>
      <w:hyperlink w:anchor="_Toc476057176" w:history="1">
        <w:r w:rsidR="00AF4B32" w:rsidRPr="009D1FE3">
          <w:rPr>
            <w:rStyle w:val="Hyperlink"/>
            <w:noProof/>
          </w:rPr>
          <w:t>4.3</w:t>
        </w:r>
        <w:r w:rsidR="00AF4B32" w:rsidRPr="00BD77D1">
          <w:rPr>
            <w:rFonts w:ascii="Calibri" w:hAnsi="Calibri"/>
            <w:noProof/>
            <w:sz w:val="22"/>
            <w:szCs w:val="22"/>
          </w:rPr>
          <w:tab/>
        </w:r>
        <w:r w:rsidR="00AF4B32" w:rsidRPr="009D1FE3">
          <w:rPr>
            <w:rStyle w:val="Hyperlink"/>
            <w:noProof/>
          </w:rPr>
          <w:t>Changes from version 1.1.0 to version 1.2.0</w:t>
        </w:r>
        <w:r w:rsidR="00AF4B32">
          <w:rPr>
            <w:noProof/>
            <w:webHidden/>
          </w:rPr>
          <w:tab/>
        </w:r>
        <w:r w:rsidR="00AF4B32">
          <w:rPr>
            <w:noProof/>
            <w:webHidden/>
          </w:rPr>
          <w:fldChar w:fldCharType="begin"/>
        </w:r>
        <w:r w:rsidR="00AF4B32">
          <w:rPr>
            <w:noProof/>
            <w:webHidden/>
          </w:rPr>
          <w:instrText xml:space="preserve"> PAGEREF _Toc476057176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7F057904" w14:textId="77777777" w:rsidR="00AF4B32" w:rsidRPr="00BD77D1" w:rsidRDefault="00C514F9">
      <w:pPr>
        <w:pStyle w:val="TOC1"/>
        <w:tabs>
          <w:tab w:val="left" w:pos="400"/>
          <w:tab w:val="right" w:leader="dot" w:pos="9962"/>
        </w:tabs>
        <w:rPr>
          <w:rFonts w:ascii="Calibri" w:hAnsi="Calibri"/>
          <w:noProof/>
          <w:sz w:val="22"/>
          <w:szCs w:val="22"/>
        </w:rPr>
      </w:pPr>
      <w:hyperlink w:anchor="_Toc476057177" w:history="1">
        <w:r w:rsidR="00AF4B32" w:rsidRPr="009D1FE3">
          <w:rPr>
            <w:rStyle w:val="Hyperlink"/>
            <w:noProof/>
          </w:rPr>
          <w:t>5.</w:t>
        </w:r>
        <w:r w:rsidR="00AF4B32" w:rsidRPr="00BD77D1">
          <w:rPr>
            <w:rFonts w:ascii="Calibri" w:hAnsi="Calibri"/>
            <w:noProof/>
            <w:sz w:val="22"/>
            <w:szCs w:val="22"/>
          </w:rPr>
          <w:tab/>
        </w:r>
        <w:r w:rsidR="00AF4B32" w:rsidRPr="009D1FE3">
          <w:rPr>
            <w:rStyle w:val="Hyperlink"/>
            <w:noProof/>
          </w:rPr>
          <w:t>Format scope and specific use cases</w:t>
        </w:r>
        <w:r w:rsidR="00AF4B32">
          <w:rPr>
            <w:noProof/>
            <w:webHidden/>
          </w:rPr>
          <w:tab/>
        </w:r>
        <w:r w:rsidR="00AF4B32">
          <w:rPr>
            <w:noProof/>
            <w:webHidden/>
          </w:rPr>
          <w:fldChar w:fldCharType="begin"/>
        </w:r>
        <w:r w:rsidR="00AF4B32">
          <w:rPr>
            <w:noProof/>
            <w:webHidden/>
          </w:rPr>
          <w:instrText xml:space="preserve"> PAGEREF _Toc476057177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10007BA0" w14:textId="77777777" w:rsidR="00AF4B32" w:rsidRPr="00BD77D1" w:rsidRDefault="00C514F9">
      <w:pPr>
        <w:pStyle w:val="TOC3"/>
        <w:tabs>
          <w:tab w:val="left" w:pos="1200"/>
          <w:tab w:val="right" w:leader="dot" w:pos="9962"/>
        </w:tabs>
        <w:rPr>
          <w:rFonts w:ascii="Calibri" w:hAnsi="Calibri"/>
          <w:noProof/>
          <w:sz w:val="22"/>
          <w:szCs w:val="22"/>
        </w:rPr>
      </w:pPr>
      <w:hyperlink w:anchor="_Toc476057178" w:history="1">
        <w:r w:rsidR="00AF4B32" w:rsidRPr="009D1FE3">
          <w:rPr>
            <w:rStyle w:val="Hyperlink"/>
            <w:noProof/>
          </w:rPr>
          <w:t>5.1.1</w:t>
        </w:r>
        <w:r w:rsidR="00AF4B32" w:rsidRPr="00BD77D1">
          <w:rPr>
            <w:rFonts w:ascii="Calibri" w:hAnsi="Calibri"/>
            <w:noProof/>
            <w:sz w:val="22"/>
            <w:szCs w:val="22"/>
          </w:rPr>
          <w:tab/>
        </w:r>
        <w:r w:rsidR="00AF4B32" w:rsidRPr="009D1FE3">
          <w:rPr>
            <w:rStyle w:val="Hyperlink"/>
            <w:noProof/>
          </w:rPr>
          <w:t>Handling updates to the controlled vocabulary</w:t>
        </w:r>
        <w:r w:rsidR="00AF4B32">
          <w:rPr>
            <w:noProof/>
            <w:webHidden/>
          </w:rPr>
          <w:tab/>
        </w:r>
        <w:r w:rsidR="00AF4B32">
          <w:rPr>
            <w:noProof/>
            <w:webHidden/>
          </w:rPr>
          <w:fldChar w:fldCharType="begin"/>
        </w:r>
        <w:r w:rsidR="00AF4B32">
          <w:rPr>
            <w:noProof/>
            <w:webHidden/>
          </w:rPr>
          <w:instrText xml:space="preserve"> PAGEREF _Toc476057178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7D9375A0" w14:textId="77777777" w:rsidR="00AF4B32" w:rsidRPr="00BD77D1" w:rsidRDefault="00C514F9">
      <w:pPr>
        <w:pStyle w:val="TOC3"/>
        <w:tabs>
          <w:tab w:val="left" w:pos="1200"/>
          <w:tab w:val="right" w:leader="dot" w:pos="9962"/>
        </w:tabs>
        <w:rPr>
          <w:rFonts w:ascii="Calibri" w:hAnsi="Calibri"/>
          <w:noProof/>
          <w:sz w:val="22"/>
          <w:szCs w:val="22"/>
        </w:rPr>
      </w:pPr>
      <w:hyperlink w:anchor="_Toc476057179" w:history="1">
        <w:r w:rsidR="00AF4B32" w:rsidRPr="009D1FE3">
          <w:rPr>
            <w:rStyle w:val="Hyperlink"/>
            <w:noProof/>
          </w:rPr>
          <w:t>5.1.2</w:t>
        </w:r>
        <w:r w:rsidR="00AF4B32" w:rsidRPr="00BD77D1">
          <w:rPr>
            <w:rFonts w:ascii="Calibri" w:hAnsi="Calibri"/>
            <w:noProof/>
            <w:sz w:val="22"/>
            <w:szCs w:val="22"/>
          </w:rPr>
          <w:tab/>
        </w:r>
        <w:r w:rsidR="00AF4B32" w:rsidRPr="009D1FE3">
          <w:rPr>
            <w:rStyle w:val="Hyperlink"/>
            <w:noProof/>
          </w:rPr>
          <w:t>Identifying the input spectrum for each result</w:t>
        </w:r>
        <w:r w:rsidR="00AF4B32">
          <w:rPr>
            <w:noProof/>
            <w:webHidden/>
          </w:rPr>
          <w:tab/>
        </w:r>
        <w:r w:rsidR="00AF4B32">
          <w:rPr>
            <w:noProof/>
            <w:webHidden/>
          </w:rPr>
          <w:fldChar w:fldCharType="begin"/>
        </w:r>
        <w:r w:rsidR="00AF4B32">
          <w:rPr>
            <w:noProof/>
            <w:webHidden/>
          </w:rPr>
          <w:instrText xml:space="preserve"> PAGEREF _Toc476057179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1D14666D" w14:textId="77777777" w:rsidR="00AF4B32" w:rsidRPr="00BD77D1" w:rsidRDefault="00C514F9">
      <w:pPr>
        <w:pStyle w:val="TOC2"/>
        <w:rPr>
          <w:rFonts w:ascii="Calibri" w:hAnsi="Calibri"/>
          <w:noProof/>
          <w:sz w:val="22"/>
          <w:szCs w:val="22"/>
        </w:rPr>
      </w:pPr>
      <w:hyperlink w:anchor="_Toc476057180" w:history="1">
        <w:r w:rsidR="00AF4B32" w:rsidRPr="009D1FE3">
          <w:rPr>
            <w:rStyle w:val="Hyperlink"/>
            <w:noProof/>
          </w:rPr>
          <w:t>5.2</w:t>
        </w:r>
        <w:r w:rsidR="00AF4B32" w:rsidRPr="00BD77D1">
          <w:rPr>
            <w:rFonts w:ascii="Calibri" w:hAnsi="Calibri"/>
            <w:noProof/>
            <w:sz w:val="22"/>
            <w:szCs w:val="22"/>
          </w:rPr>
          <w:tab/>
        </w:r>
        <w:r w:rsidR="00AF4B32" w:rsidRPr="009D1FE3">
          <w:rPr>
            <w:rStyle w:val="Hyperlink"/>
            <w:noProof/>
          </w:rPr>
          <w:t>Comments on Specific use cases</w:t>
        </w:r>
        <w:r w:rsidR="00AF4B32">
          <w:rPr>
            <w:noProof/>
            <w:webHidden/>
          </w:rPr>
          <w:tab/>
        </w:r>
        <w:r w:rsidR="00AF4B32">
          <w:rPr>
            <w:noProof/>
            <w:webHidden/>
          </w:rPr>
          <w:fldChar w:fldCharType="begin"/>
        </w:r>
        <w:r w:rsidR="00AF4B32">
          <w:rPr>
            <w:noProof/>
            <w:webHidden/>
          </w:rPr>
          <w:instrText xml:space="preserve"> PAGEREF _Toc476057180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14:paraId="32AA1B45" w14:textId="77777777" w:rsidR="00AF4B32" w:rsidRPr="00BD77D1" w:rsidRDefault="00C514F9">
      <w:pPr>
        <w:pStyle w:val="TOC3"/>
        <w:tabs>
          <w:tab w:val="left" w:pos="1200"/>
          <w:tab w:val="right" w:leader="dot" w:pos="9962"/>
        </w:tabs>
        <w:rPr>
          <w:rFonts w:ascii="Calibri" w:hAnsi="Calibri"/>
          <w:noProof/>
          <w:sz w:val="22"/>
          <w:szCs w:val="22"/>
        </w:rPr>
      </w:pPr>
      <w:hyperlink w:anchor="_Toc476057181" w:history="1">
        <w:r w:rsidR="00AF4B32" w:rsidRPr="009D1FE3">
          <w:rPr>
            <w:rStyle w:val="Hyperlink"/>
            <w:noProof/>
          </w:rPr>
          <w:t>5.2.1</w:t>
        </w:r>
        <w:r w:rsidR="00AF4B32" w:rsidRPr="00BD77D1">
          <w:rPr>
            <w:rFonts w:ascii="Calibri" w:hAnsi="Calibri"/>
            <w:noProof/>
            <w:sz w:val="22"/>
            <w:szCs w:val="22"/>
          </w:rPr>
          <w:tab/>
        </w:r>
        <w:r w:rsidR="00AF4B32" w:rsidRPr="009D1FE3">
          <w:rPr>
            <w:rStyle w:val="Hyperlink"/>
            <w:noProof/>
          </w:rPr>
          <w:t>Protein grouping encoding</w:t>
        </w:r>
        <w:r w:rsidR="00AF4B32">
          <w:rPr>
            <w:noProof/>
            <w:webHidden/>
          </w:rPr>
          <w:tab/>
        </w:r>
        <w:r w:rsidR="00AF4B32">
          <w:rPr>
            <w:noProof/>
            <w:webHidden/>
          </w:rPr>
          <w:fldChar w:fldCharType="begin"/>
        </w:r>
        <w:r w:rsidR="00AF4B32">
          <w:rPr>
            <w:noProof/>
            <w:webHidden/>
          </w:rPr>
          <w:instrText xml:space="preserve"> PAGEREF _Toc476057181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14:paraId="42E4FE55" w14:textId="77777777" w:rsidR="00AF4B32" w:rsidRPr="00BD77D1" w:rsidRDefault="00C514F9">
      <w:pPr>
        <w:pStyle w:val="TOC3"/>
        <w:tabs>
          <w:tab w:val="left" w:pos="1200"/>
          <w:tab w:val="right" w:leader="dot" w:pos="9962"/>
        </w:tabs>
        <w:rPr>
          <w:rFonts w:ascii="Calibri" w:hAnsi="Calibri"/>
          <w:noProof/>
          <w:sz w:val="22"/>
          <w:szCs w:val="22"/>
        </w:rPr>
      </w:pPr>
      <w:hyperlink w:anchor="_Toc476057182" w:history="1">
        <w:r w:rsidR="00AF4B32" w:rsidRPr="009D1FE3">
          <w:rPr>
            <w:rStyle w:val="Hyperlink"/>
            <w:noProof/>
          </w:rPr>
          <w:t>5.2.2</w:t>
        </w:r>
        <w:r w:rsidR="00AF4B32" w:rsidRPr="00BD77D1">
          <w:rPr>
            <w:rFonts w:ascii="Calibri" w:hAnsi="Calibri"/>
            <w:noProof/>
            <w:sz w:val="22"/>
            <w:szCs w:val="22"/>
          </w:rPr>
          <w:tab/>
        </w:r>
        <w:r w:rsidR="00AF4B32" w:rsidRPr="009D1FE3">
          <w:rPr>
            <w:rStyle w:val="Hyperlink"/>
            <w:noProof/>
          </w:rPr>
          <w:t xml:space="preserve">Support for </w:t>
        </w:r>
        <w:r w:rsidR="00AF4B32" w:rsidRPr="009D1FE3">
          <w:rPr>
            <w:rStyle w:val="Hyperlink"/>
            <w:i/>
            <w:noProof/>
          </w:rPr>
          <w:t xml:space="preserve">de novo </w:t>
        </w:r>
        <w:r w:rsidR="00AF4B32" w:rsidRPr="009D1FE3">
          <w:rPr>
            <w:rStyle w:val="Hyperlink"/>
            <w:noProof/>
          </w:rPr>
          <w:t>sequencing approaches</w:t>
        </w:r>
        <w:r w:rsidR="00AF4B32">
          <w:rPr>
            <w:noProof/>
            <w:webHidden/>
          </w:rPr>
          <w:tab/>
        </w:r>
        <w:r w:rsidR="00AF4B32">
          <w:rPr>
            <w:noProof/>
            <w:webHidden/>
          </w:rPr>
          <w:fldChar w:fldCharType="begin"/>
        </w:r>
        <w:r w:rsidR="00AF4B32">
          <w:rPr>
            <w:noProof/>
            <w:webHidden/>
          </w:rPr>
          <w:instrText xml:space="preserve"> PAGEREF _Toc476057182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65FDDBAB" w14:textId="77777777" w:rsidR="00AF4B32" w:rsidRPr="00BD77D1" w:rsidRDefault="00C514F9">
      <w:pPr>
        <w:pStyle w:val="TOC3"/>
        <w:tabs>
          <w:tab w:val="left" w:pos="1200"/>
          <w:tab w:val="right" w:leader="dot" w:pos="9962"/>
        </w:tabs>
        <w:rPr>
          <w:rFonts w:ascii="Calibri" w:hAnsi="Calibri"/>
          <w:noProof/>
          <w:sz w:val="22"/>
          <w:szCs w:val="22"/>
        </w:rPr>
      </w:pPr>
      <w:hyperlink w:anchor="_Toc476057183" w:history="1">
        <w:r w:rsidR="00AF4B32" w:rsidRPr="009D1FE3">
          <w:rPr>
            <w:rStyle w:val="Hyperlink"/>
            <w:noProof/>
          </w:rPr>
          <w:t>5.2.3</w:t>
        </w:r>
        <w:r w:rsidR="00AF4B32" w:rsidRPr="00BD77D1">
          <w:rPr>
            <w:rFonts w:ascii="Calibri" w:hAnsi="Calibri"/>
            <w:noProof/>
            <w:sz w:val="22"/>
            <w:szCs w:val="22"/>
          </w:rPr>
          <w:tab/>
        </w:r>
        <w:r w:rsidR="00AF4B32" w:rsidRPr="009D1FE3">
          <w:rPr>
            <w:rStyle w:val="Hyperlink"/>
            <w:noProof/>
          </w:rPr>
          <w:t>Spectral library searches</w:t>
        </w:r>
        <w:r w:rsidR="00AF4B32">
          <w:rPr>
            <w:noProof/>
            <w:webHidden/>
          </w:rPr>
          <w:tab/>
        </w:r>
        <w:r w:rsidR="00AF4B32">
          <w:rPr>
            <w:noProof/>
            <w:webHidden/>
          </w:rPr>
          <w:fldChar w:fldCharType="begin"/>
        </w:r>
        <w:r w:rsidR="00AF4B32">
          <w:rPr>
            <w:noProof/>
            <w:webHidden/>
          </w:rPr>
          <w:instrText xml:space="preserve"> PAGEREF _Toc476057183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56E11253" w14:textId="77777777" w:rsidR="00AF4B32" w:rsidRPr="00BD77D1" w:rsidRDefault="00C514F9">
      <w:pPr>
        <w:pStyle w:val="TOC3"/>
        <w:tabs>
          <w:tab w:val="left" w:pos="1200"/>
          <w:tab w:val="right" w:leader="dot" w:pos="9962"/>
        </w:tabs>
        <w:rPr>
          <w:rFonts w:ascii="Calibri" w:hAnsi="Calibri"/>
          <w:noProof/>
          <w:sz w:val="22"/>
          <w:szCs w:val="22"/>
        </w:rPr>
      </w:pPr>
      <w:hyperlink w:anchor="_Toc476057184" w:history="1">
        <w:r w:rsidR="00AF4B32" w:rsidRPr="009D1FE3">
          <w:rPr>
            <w:rStyle w:val="Hyperlink"/>
            <w:noProof/>
          </w:rPr>
          <w:t>5.2.4</w:t>
        </w:r>
        <w:r w:rsidR="00AF4B32" w:rsidRPr="00BD77D1">
          <w:rPr>
            <w:rFonts w:ascii="Calibri" w:hAnsi="Calibri"/>
            <w:noProof/>
            <w:sz w:val="22"/>
            <w:szCs w:val="22"/>
          </w:rPr>
          <w:tab/>
        </w:r>
        <w:r w:rsidR="00AF4B32" w:rsidRPr="009D1FE3">
          <w:rPr>
            <w:rStyle w:val="Hyperlink"/>
            <w:noProof/>
          </w:rPr>
          <w:t>Multiple database search engines</w:t>
        </w:r>
        <w:r w:rsidR="00AF4B32">
          <w:rPr>
            <w:noProof/>
            <w:webHidden/>
          </w:rPr>
          <w:tab/>
        </w:r>
        <w:r w:rsidR="00AF4B32">
          <w:rPr>
            <w:noProof/>
            <w:webHidden/>
          </w:rPr>
          <w:fldChar w:fldCharType="begin"/>
        </w:r>
        <w:r w:rsidR="00AF4B32">
          <w:rPr>
            <w:noProof/>
            <w:webHidden/>
          </w:rPr>
          <w:instrText xml:space="preserve"> PAGEREF _Toc476057184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1388E6E0" w14:textId="77777777" w:rsidR="00AF4B32" w:rsidRPr="00BD77D1" w:rsidRDefault="00C514F9">
      <w:pPr>
        <w:pStyle w:val="TOC3"/>
        <w:tabs>
          <w:tab w:val="left" w:pos="1200"/>
          <w:tab w:val="right" w:leader="dot" w:pos="9962"/>
        </w:tabs>
        <w:rPr>
          <w:rFonts w:ascii="Calibri" w:hAnsi="Calibri"/>
          <w:noProof/>
          <w:sz w:val="22"/>
          <w:szCs w:val="22"/>
        </w:rPr>
      </w:pPr>
      <w:hyperlink w:anchor="_Toc476057185" w:history="1">
        <w:r w:rsidR="00AF4B32" w:rsidRPr="009D1FE3">
          <w:rPr>
            <w:rStyle w:val="Hyperlink"/>
            <w:noProof/>
          </w:rPr>
          <w:t>5.2.5</w:t>
        </w:r>
        <w:r w:rsidR="00AF4B32" w:rsidRPr="00BD77D1">
          <w:rPr>
            <w:rFonts w:ascii="Calibri" w:hAnsi="Calibri"/>
            <w:noProof/>
            <w:sz w:val="22"/>
            <w:szCs w:val="22"/>
          </w:rPr>
          <w:tab/>
        </w:r>
        <w:r w:rsidR="00AF4B32" w:rsidRPr="009D1FE3">
          <w:rPr>
            <w:rStyle w:val="Hyperlink"/>
            <w:noProof/>
          </w:rPr>
          <w:t>Pre-fractionation of samples prior to MS and splitting of searches</w:t>
        </w:r>
        <w:r w:rsidR="00AF4B32">
          <w:rPr>
            <w:noProof/>
            <w:webHidden/>
          </w:rPr>
          <w:tab/>
        </w:r>
        <w:r w:rsidR="00AF4B32">
          <w:rPr>
            <w:noProof/>
            <w:webHidden/>
          </w:rPr>
          <w:fldChar w:fldCharType="begin"/>
        </w:r>
        <w:r w:rsidR="00AF4B32">
          <w:rPr>
            <w:noProof/>
            <w:webHidden/>
          </w:rPr>
          <w:instrText xml:space="preserve"> PAGEREF _Toc476057185 \h </w:instrText>
        </w:r>
        <w:r w:rsidR="00AF4B32">
          <w:rPr>
            <w:noProof/>
            <w:webHidden/>
          </w:rPr>
        </w:r>
        <w:r w:rsidR="00AF4B32">
          <w:rPr>
            <w:noProof/>
            <w:webHidden/>
          </w:rPr>
          <w:fldChar w:fldCharType="separate"/>
        </w:r>
        <w:r w:rsidR="00005423">
          <w:rPr>
            <w:noProof/>
            <w:webHidden/>
          </w:rPr>
          <w:t>14</w:t>
        </w:r>
        <w:r w:rsidR="00AF4B32">
          <w:rPr>
            <w:noProof/>
            <w:webHidden/>
          </w:rPr>
          <w:fldChar w:fldCharType="end"/>
        </w:r>
      </w:hyperlink>
    </w:p>
    <w:p w14:paraId="060DE85C" w14:textId="77777777" w:rsidR="00AF4B32" w:rsidRPr="00BD77D1" w:rsidRDefault="00C514F9">
      <w:pPr>
        <w:pStyle w:val="TOC3"/>
        <w:tabs>
          <w:tab w:val="left" w:pos="1200"/>
          <w:tab w:val="right" w:leader="dot" w:pos="9962"/>
        </w:tabs>
        <w:rPr>
          <w:rFonts w:ascii="Calibri" w:hAnsi="Calibri"/>
          <w:noProof/>
          <w:sz w:val="22"/>
          <w:szCs w:val="22"/>
        </w:rPr>
      </w:pPr>
      <w:hyperlink w:anchor="_Toc476057186" w:history="1">
        <w:r w:rsidR="00AF4B32" w:rsidRPr="009D1FE3">
          <w:rPr>
            <w:rStyle w:val="Hyperlink"/>
            <w:noProof/>
          </w:rPr>
          <w:t>5.2.6</w:t>
        </w:r>
        <w:r w:rsidR="00AF4B32" w:rsidRPr="00BD77D1">
          <w:rPr>
            <w:rFonts w:ascii="Calibri" w:hAnsi="Calibri"/>
            <w:noProof/>
            <w:sz w:val="22"/>
            <w:szCs w:val="22"/>
          </w:rPr>
          <w:tab/>
        </w:r>
        <w:r w:rsidR="00AF4B32" w:rsidRPr="009D1FE3">
          <w:rPr>
            <w:rStyle w:val="Hyperlink"/>
            <w:noProof/>
          </w:rPr>
          <w:t>Encoding replicate samples</w:t>
        </w:r>
        <w:r w:rsidR="00AF4B32">
          <w:rPr>
            <w:noProof/>
            <w:webHidden/>
          </w:rPr>
          <w:tab/>
        </w:r>
        <w:r w:rsidR="00AF4B32">
          <w:rPr>
            <w:noProof/>
            <w:webHidden/>
          </w:rPr>
          <w:fldChar w:fldCharType="begin"/>
        </w:r>
        <w:r w:rsidR="00AF4B32">
          <w:rPr>
            <w:noProof/>
            <w:webHidden/>
          </w:rPr>
          <w:instrText xml:space="preserve"> PAGEREF _Toc476057186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14:paraId="5E97C1C0" w14:textId="77777777" w:rsidR="00AF4B32" w:rsidRPr="00BD77D1" w:rsidRDefault="00C514F9">
      <w:pPr>
        <w:pStyle w:val="TOC3"/>
        <w:tabs>
          <w:tab w:val="left" w:pos="1200"/>
          <w:tab w:val="right" w:leader="dot" w:pos="9962"/>
        </w:tabs>
        <w:rPr>
          <w:rFonts w:ascii="Calibri" w:hAnsi="Calibri"/>
          <w:noProof/>
          <w:sz w:val="22"/>
          <w:szCs w:val="22"/>
        </w:rPr>
      </w:pPr>
      <w:hyperlink w:anchor="_Toc476057187" w:history="1">
        <w:r w:rsidR="00AF4B32" w:rsidRPr="009D1FE3">
          <w:rPr>
            <w:rStyle w:val="Hyperlink"/>
            <w:noProof/>
          </w:rPr>
          <w:t>5.2.7</w:t>
        </w:r>
        <w:r w:rsidR="00AF4B32" w:rsidRPr="00BD77D1">
          <w:rPr>
            <w:rFonts w:ascii="Calibri" w:hAnsi="Calibri"/>
            <w:noProof/>
            <w:sz w:val="22"/>
            <w:szCs w:val="22"/>
          </w:rPr>
          <w:tab/>
        </w:r>
        <w:r w:rsidR="00AF4B32" w:rsidRPr="009D1FE3">
          <w:rPr>
            <w:rStyle w:val="Hyperlink"/>
            <w:noProof/>
          </w:rPr>
          <w:t>Peptide-level scores and statistical measures</w:t>
        </w:r>
        <w:r w:rsidR="00AF4B32">
          <w:rPr>
            <w:noProof/>
            <w:webHidden/>
          </w:rPr>
          <w:tab/>
        </w:r>
        <w:r w:rsidR="00AF4B32">
          <w:rPr>
            <w:noProof/>
            <w:webHidden/>
          </w:rPr>
          <w:fldChar w:fldCharType="begin"/>
        </w:r>
        <w:r w:rsidR="00AF4B32">
          <w:rPr>
            <w:noProof/>
            <w:webHidden/>
          </w:rPr>
          <w:instrText xml:space="preserve"> PAGEREF _Toc476057187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14:paraId="7EF0C2A8" w14:textId="77777777" w:rsidR="00AF4B32" w:rsidRPr="00BD77D1" w:rsidRDefault="00C514F9">
      <w:pPr>
        <w:pStyle w:val="TOC3"/>
        <w:tabs>
          <w:tab w:val="left" w:pos="1200"/>
          <w:tab w:val="right" w:leader="dot" w:pos="9962"/>
        </w:tabs>
        <w:rPr>
          <w:rFonts w:ascii="Calibri" w:hAnsi="Calibri"/>
          <w:noProof/>
          <w:sz w:val="22"/>
          <w:szCs w:val="22"/>
        </w:rPr>
      </w:pPr>
      <w:hyperlink w:anchor="_Toc476057188" w:history="1">
        <w:r w:rsidR="00AF4B32" w:rsidRPr="009D1FE3">
          <w:rPr>
            <w:rStyle w:val="Hyperlink"/>
            <w:noProof/>
          </w:rPr>
          <w:t>5.2.8</w:t>
        </w:r>
        <w:r w:rsidR="00AF4B32" w:rsidRPr="00BD77D1">
          <w:rPr>
            <w:rFonts w:ascii="Calibri" w:hAnsi="Calibri"/>
            <w:noProof/>
            <w:sz w:val="22"/>
            <w:szCs w:val="22"/>
          </w:rPr>
          <w:tab/>
        </w:r>
        <w:r w:rsidR="00AF4B32" w:rsidRPr="009D1FE3">
          <w:rPr>
            <w:rStyle w:val="Hyperlink"/>
            <w:noProof/>
          </w:rPr>
          <w:t>Encoding modification localisation scores</w:t>
        </w:r>
        <w:r w:rsidR="00AF4B32">
          <w:rPr>
            <w:noProof/>
            <w:webHidden/>
          </w:rPr>
          <w:tab/>
        </w:r>
        <w:r w:rsidR="00AF4B32">
          <w:rPr>
            <w:noProof/>
            <w:webHidden/>
          </w:rPr>
          <w:fldChar w:fldCharType="begin"/>
        </w:r>
        <w:r w:rsidR="00AF4B32">
          <w:rPr>
            <w:noProof/>
            <w:webHidden/>
          </w:rPr>
          <w:instrText xml:space="preserve"> PAGEREF _Toc476057188 \h </w:instrText>
        </w:r>
        <w:r w:rsidR="00AF4B32">
          <w:rPr>
            <w:noProof/>
            <w:webHidden/>
          </w:rPr>
        </w:r>
        <w:r w:rsidR="00AF4B32">
          <w:rPr>
            <w:noProof/>
            <w:webHidden/>
          </w:rPr>
          <w:fldChar w:fldCharType="separate"/>
        </w:r>
        <w:r w:rsidR="00005423">
          <w:rPr>
            <w:noProof/>
            <w:webHidden/>
          </w:rPr>
          <w:t>17</w:t>
        </w:r>
        <w:r w:rsidR="00AF4B32">
          <w:rPr>
            <w:noProof/>
            <w:webHidden/>
          </w:rPr>
          <w:fldChar w:fldCharType="end"/>
        </w:r>
      </w:hyperlink>
    </w:p>
    <w:p w14:paraId="7568940D" w14:textId="77777777" w:rsidR="00AF4B32" w:rsidRPr="00BD77D1" w:rsidRDefault="00C514F9">
      <w:pPr>
        <w:pStyle w:val="TOC3"/>
        <w:tabs>
          <w:tab w:val="left" w:pos="1200"/>
          <w:tab w:val="right" w:leader="dot" w:pos="9962"/>
        </w:tabs>
        <w:rPr>
          <w:rFonts w:ascii="Calibri" w:hAnsi="Calibri"/>
          <w:noProof/>
          <w:sz w:val="22"/>
          <w:szCs w:val="22"/>
        </w:rPr>
      </w:pPr>
      <w:hyperlink w:anchor="_Toc476057189" w:history="1">
        <w:r w:rsidR="00AF4B32" w:rsidRPr="009D1FE3">
          <w:rPr>
            <w:rStyle w:val="Hyperlink"/>
            <w:noProof/>
          </w:rPr>
          <w:t>5.2.9</w:t>
        </w:r>
        <w:r w:rsidR="00AF4B32" w:rsidRPr="00BD77D1">
          <w:rPr>
            <w:rFonts w:ascii="Calibri" w:hAnsi="Calibri"/>
            <w:noProof/>
            <w:sz w:val="22"/>
            <w:szCs w:val="22"/>
          </w:rPr>
          <w:tab/>
        </w:r>
        <w:r w:rsidR="00AF4B32" w:rsidRPr="009D1FE3">
          <w:rPr>
            <w:rStyle w:val="Hyperlink"/>
            <w:noProof/>
          </w:rPr>
          <w:t>Encoding results of cross-linking searches</w:t>
        </w:r>
        <w:r w:rsidR="00AF4B32">
          <w:rPr>
            <w:noProof/>
            <w:webHidden/>
          </w:rPr>
          <w:tab/>
        </w:r>
        <w:r w:rsidR="00AF4B32">
          <w:rPr>
            <w:noProof/>
            <w:webHidden/>
          </w:rPr>
          <w:fldChar w:fldCharType="begin"/>
        </w:r>
        <w:r w:rsidR="00AF4B32">
          <w:rPr>
            <w:noProof/>
            <w:webHidden/>
          </w:rPr>
          <w:instrText xml:space="preserve"> PAGEREF _Toc476057189 \h </w:instrText>
        </w:r>
        <w:r w:rsidR="00AF4B32">
          <w:rPr>
            <w:noProof/>
            <w:webHidden/>
          </w:rPr>
        </w:r>
        <w:r w:rsidR="00AF4B32">
          <w:rPr>
            <w:noProof/>
            <w:webHidden/>
          </w:rPr>
          <w:fldChar w:fldCharType="separate"/>
        </w:r>
        <w:r w:rsidR="00005423">
          <w:rPr>
            <w:noProof/>
            <w:webHidden/>
          </w:rPr>
          <w:t>19</w:t>
        </w:r>
        <w:r w:rsidR="00AF4B32">
          <w:rPr>
            <w:noProof/>
            <w:webHidden/>
          </w:rPr>
          <w:fldChar w:fldCharType="end"/>
        </w:r>
      </w:hyperlink>
    </w:p>
    <w:p w14:paraId="48049BA7" w14:textId="77777777" w:rsidR="00AF4B32" w:rsidRPr="00BD77D1" w:rsidRDefault="00C514F9">
      <w:pPr>
        <w:pStyle w:val="TOC3"/>
        <w:tabs>
          <w:tab w:val="left" w:pos="1200"/>
          <w:tab w:val="right" w:leader="dot" w:pos="9962"/>
        </w:tabs>
        <w:rPr>
          <w:rFonts w:ascii="Calibri" w:hAnsi="Calibri"/>
          <w:noProof/>
          <w:sz w:val="22"/>
          <w:szCs w:val="22"/>
        </w:rPr>
      </w:pPr>
      <w:hyperlink w:anchor="_Toc476057190" w:history="1">
        <w:r w:rsidR="00AF4B32" w:rsidRPr="009D1FE3">
          <w:rPr>
            <w:rStyle w:val="Hyperlink"/>
            <w:noProof/>
          </w:rPr>
          <w:t>5.2.10</w:t>
        </w:r>
        <w:r w:rsidR="00AF4B32" w:rsidRPr="00BD77D1">
          <w:rPr>
            <w:rFonts w:ascii="Calibri" w:hAnsi="Calibri"/>
            <w:noProof/>
            <w:sz w:val="22"/>
            <w:szCs w:val="22"/>
          </w:rPr>
          <w:tab/>
        </w:r>
        <w:r w:rsidR="00AF4B32" w:rsidRPr="009D1FE3">
          <w:rPr>
            <w:rStyle w:val="Hyperlink"/>
            <w:noProof/>
          </w:rPr>
          <w:t>Encoding proteogenomics annotation data</w:t>
        </w:r>
        <w:r w:rsidR="00AF4B32">
          <w:rPr>
            <w:noProof/>
            <w:webHidden/>
          </w:rPr>
          <w:tab/>
        </w:r>
        <w:r w:rsidR="00AF4B32">
          <w:rPr>
            <w:noProof/>
            <w:webHidden/>
          </w:rPr>
          <w:fldChar w:fldCharType="begin"/>
        </w:r>
        <w:r w:rsidR="00AF4B32">
          <w:rPr>
            <w:noProof/>
            <w:webHidden/>
          </w:rPr>
          <w:instrText xml:space="preserve"> PAGEREF _Toc476057190 \h </w:instrText>
        </w:r>
        <w:r w:rsidR="00AF4B32">
          <w:rPr>
            <w:noProof/>
            <w:webHidden/>
          </w:rPr>
        </w:r>
        <w:r w:rsidR="00AF4B32">
          <w:rPr>
            <w:noProof/>
            <w:webHidden/>
          </w:rPr>
          <w:fldChar w:fldCharType="separate"/>
        </w:r>
        <w:r w:rsidR="00005423">
          <w:rPr>
            <w:noProof/>
            <w:webHidden/>
          </w:rPr>
          <w:t>23</w:t>
        </w:r>
        <w:r w:rsidR="00AF4B32">
          <w:rPr>
            <w:noProof/>
            <w:webHidden/>
          </w:rPr>
          <w:fldChar w:fldCharType="end"/>
        </w:r>
      </w:hyperlink>
    </w:p>
    <w:p w14:paraId="73D422EB" w14:textId="77777777" w:rsidR="00AF4B32" w:rsidRPr="00BD77D1" w:rsidRDefault="00C514F9">
      <w:pPr>
        <w:pStyle w:val="TOC2"/>
        <w:rPr>
          <w:rFonts w:ascii="Calibri" w:hAnsi="Calibri"/>
          <w:noProof/>
          <w:sz w:val="22"/>
          <w:szCs w:val="22"/>
        </w:rPr>
      </w:pPr>
      <w:hyperlink w:anchor="_Toc476057191" w:history="1">
        <w:r w:rsidR="00AF4B32" w:rsidRPr="009D1FE3">
          <w:rPr>
            <w:rStyle w:val="Hyperlink"/>
            <w:noProof/>
          </w:rPr>
          <w:t>5.3</w:t>
        </w:r>
        <w:r w:rsidR="00AF4B32" w:rsidRPr="00BD77D1">
          <w:rPr>
            <w:rFonts w:ascii="Calibri" w:hAnsi="Calibri"/>
            <w:noProof/>
            <w:sz w:val="22"/>
            <w:szCs w:val="22"/>
          </w:rPr>
          <w:tab/>
        </w:r>
        <w:r w:rsidR="00AF4B32" w:rsidRPr="009D1FE3">
          <w:rPr>
            <w:rStyle w:val="Hyperlink"/>
            <w:noProof/>
          </w:rPr>
          <w:t>Other supporting materials</w:t>
        </w:r>
        <w:r w:rsidR="00AF4B32">
          <w:rPr>
            <w:noProof/>
            <w:webHidden/>
          </w:rPr>
          <w:tab/>
        </w:r>
        <w:r w:rsidR="00AF4B32">
          <w:rPr>
            <w:noProof/>
            <w:webHidden/>
          </w:rPr>
          <w:fldChar w:fldCharType="begin"/>
        </w:r>
        <w:r w:rsidR="00AF4B32">
          <w:rPr>
            <w:noProof/>
            <w:webHidden/>
          </w:rPr>
          <w:instrText xml:space="preserve"> PAGEREF _Toc476057191 \h </w:instrText>
        </w:r>
        <w:r w:rsidR="00AF4B32">
          <w:rPr>
            <w:noProof/>
            <w:webHidden/>
          </w:rPr>
        </w:r>
        <w:r w:rsidR="00AF4B32">
          <w:rPr>
            <w:noProof/>
            <w:webHidden/>
          </w:rPr>
          <w:fldChar w:fldCharType="separate"/>
        </w:r>
        <w:r w:rsidR="00005423">
          <w:rPr>
            <w:noProof/>
            <w:webHidden/>
          </w:rPr>
          <w:t>24</w:t>
        </w:r>
        <w:r w:rsidR="00AF4B32">
          <w:rPr>
            <w:noProof/>
            <w:webHidden/>
          </w:rPr>
          <w:fldChar w:fldCharType="end"/>
        </w:r>
      </w:hyperlink>
    </w:p>
    <w:p w14:paraId="2C4C75A0" w14:textId="77777777" w:rsidR="00AF4B32" w:rsidRPr="00BD77D1" w:rsidRDefault="00C514F9">
      <w:pPr>
        <w:pStyle w:val="TOC1"/>
        <w:tabs>
          <w:tab w:val="left" w:pos="400"/>
          <w:tab w:val="right" w:leader="dot" w:pos="9962"/>
        </w:tabs>
        <w:rPr>
          <w:rFonts w:ascii="Calibri" w:hAnsi="Calibri"/>
          <w:noProof/>
          <w:sz w:val="22"/>
          <w:szCs w:val="22"/>
        </w:rPr>
      </w:pPr>
      <w:hyperlink w:anchor="_Toc476057192" w:history="1">
        <w:r w:rsidR="00AF4B32" w:rsidRPr="009D1FE3">
          <w:rPr>
            <w:rStyle w:val="Hyperlink"/>
            <w:noProof/>
          </w:rPr>
          <w:t>6.</w:t>
        </w:r>
        <w:r w:rsidR="00AF4B32" w:rsidRPr="00BD77D1">
          <w:rPr>
            <w:rFonts w:ascii="Calibri" w:hAnsi="Calibri"/>
            <w:noProof/>
            <w:sz w:val="22"/>
            <w:szCs w:val="22"/>
          </w:rPr>
          <w:tab/>
        </w:r>
        <w:r w:rsidR="00AF4B32" w:rsidRPr="009D1FE3">
          <w:rPr>
            <w:rStyle w:val="Hyperlink"/>
            <w:noProof/>
          </w:rPr>
          <w:t>Model in XML Schema</w:t>
        </w:r>
        <w:r w:rsidR="00AF4B32">
          <w:rPr>
            <w:noProof/>
            <w:webHidden/>
          </w:rPr>
          <w:tab/>
        </w:r>
        <w:r w:rsidR="00AF4B32">
          <w:rPr>
            <w:noProof/>
            <w:webHidden/>
          </w:rPr>
          <w:fldChar w:fldCharType="begin"/>
        </w:r>
        <w:r w:rsidR="00AF4B32">
          <w:rPr>
            <w:noProof/>
            <w:webHidden/>
          </w:rPr>
          <w:instrText xml:space="preserve"> PAGEREF _Toc476057192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14:paraId="0C495677" w14:textId="77777777" w:rsidR="00AF4B32" w:rsidRPr="00BD77D1" w:rsidRDefault="00C514F9">
      <w:pPr>
        <w:pStyle w:val="TOC2"/>
        <w:rPr>
          <w:rFonts w:ascii="Calibri" w:hAnsi="Calibri"/>
          <w:noProof/>
          <w:sz w:val="22"/>
          <w:szCs w:val="22"/>
        </w:rPr>
      </w:pPr>
      <w:hyperlink w:anchor="_Toc476057193" w:history="1">
        <w:r w:rsidR="00AF4B32" w:rsidRPr="009D1FE3">
          <w:rPr>
            <w:rStyle w:val="Hyperlink"/>
            <w:noProof/>
          </w:rPr>
          <w:t>6.1</w:t>
        </w:r>
        <w:r w:rsidR="00AF4B32" w:rsidRPr="00BD77D1">
          <w:rPr>
            <w:rFonts w:ascii="Calibri" w:hAnsi="Calibri"/>
            <w:noProof/>
            <w:sz w:val="22"/>
            <w:szCs w:val="22"/>
          </w:rPr>
          <w:tab/>
        </w:r>
        <w:r w:rsidR="00AF4B32" w:rsidRPr="009D1FE3">
          <w:rPr>
            <w:rStyle w:val="Hyperlink"/>
            <w:noProof/>
          </w:rPr>
          <w:t>Element &lt;MzIdentML&gt;</w:t>
        </w:r>
        <w:r w:rsidR="00AF4B32">
          <w:rPr>
            <w:noProof/>
            <w:webHidden/>
          </w:rPr>
          <w:tab/>
        </w:r>
        <w:r w:rsidR="00AF4B32">
          <w:rPr>
            <w:noProof/>
            <w:webHidden/>
          </w:rPr>
          <w:fldChar w:fldCharType="begin"/>
        </w:r>
        <w:r w:rsidR="00AF4B32">
          <w:rPr>
            <w:noProof/>
            <w:webHidden/>
          </w:rPr>
          <w:instrText xml:space="preserve"> PAGEREF _Toc476057193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14:paraId="7486D6D0" w14:textId="77777777" w:rsidR="00AF4B32" w:rsidRPr="00BD77D1" w:rsidRDefault="00C514F9">
      <w:pPr>
        <w:pStyle w:val="TOC2"/>
        <w:rPr>
          <w:rFonts w:ascii="Calibri" w:hAnsi="Calibri"/>
          <w:noProof/>
          <w:sz w:val="22"/>
          <w:szCs w:val="22"/>
        </w:rPr>
      </w:pPr>
      <w:hyperlink w:anchor="_Toc476057194" w:history="1">
        <w:r w:rsidR="00AF4B32" w:rsidRPr="009D1FE3">
          <w:rPr>
            <w:rStyle w:val="Hyperlink"/>
            <w:noProof/>
          </w:rPr>
          <w:t>6.2</w:t>
        </w:r>
        <w:r w:rsidR="00AF4B32" w:rsidRPr="00BD77D1">
          <w:rPr>
            <w:rFonts w:ascii="Calibri" w:hAnsi="Calibri"/>
            <w:noProof/>
            <w:sz w:val="22"/>
            <w:szCs w:val="22"/>
          </w:rPr>
          <w:tab/>
        </w:r>
        <w:r w:rsidR="00AF4B32" w:rsidRPr="009D1FE3">
          <w:rPr>
            <w:rStyle w:val="Hyperlink"/>
            <w:noProof/>
          </w:rPr>
          <w:t>Element &lt;AdditionalSearchParams&gt;</w:t>
        </w:r>
        <w:r w:rsidR="00AF4B32">
          <w:rPr>
            <w:noProof/>
            <w:webHidden/>
          </w:rPr>
          <w:tab/>
        </w:r>
        <w:r w:rsidR="00AF4B32">
          <w:rPr>
            <w:noProof/>
            <w:webHidden/>
          </w:rPr>
          <w:fldChar w:fldCharType="begin"/>
        </w:r>
        <w:r w:rsidR="00AF4B32">
          <w:rPr>
            <w:noProof/>
            <w:webHidden/>
          </w:rPr>
          <w:instrText xml:space="preserve"> PAGEREF _Toc476057194 \h </w:instrText>
        </w:r>
        <w:r w:rsidR="00AF4B32">
          <w:rPr>
            <w:noProof/>
            <w:webHidden/>
          </w:rPr>
        </w:r>
        <w:r w:rsidR="00AF4B32">
          <w:rPr>
            <w:noProof/>
            <w:webHidden/>
          </w:rPr>
          <w:fldChar w:fldCharType="separate"/>
        </w:r>
        <w:r w:rsidR="00005423">
          <w:rPr>
            <w:noProof/>
            <w:webHidden/>
          </w:rPr>
          <w:t>27</w:t>
        </w:r>
        <w:r w:rsidR="00AF4B32">
          <w:rPr>
            <w:noProof/>
            <w:webHidden/>
          </w:rPr>
          <w:fldChar w:fldCharType="end"/>
        </w:r>
      </w:hyperlink>
    </w:p>
    <w:p w14:paraId="73EBE39E" w14:textId="77777777" w:rsidR="00AF4B32" w:rsidRPr="00BD77D1" w:rsidRDefault="00C514F9">
      <w:pPr>
        <w:pStyle w:val="TOC2"/>
        <w:rPr>
          <w:rFonts w:ascii="Calibri" w:hAnsi="Calibri"/>
          <w:noProof/>
          <w:sz w:val="22"/>
          <w:szCs w:val="22"/>
        </w:rPr>
      </w:pPr>
      <w:hyperlink w:anchor="_Toc476057195" w:history="1">
        <w:r w:rsidR="00AF4B32" w:rsidRPr="009D1FE3">
          <w:rPr>
            <w:rStyle w:val="Hyperlink"/>
            <w:noProof/>
          </w:rPr>
          <w:t>6.3</w:t>
        </w:r>
        <w:r w:rsidR="00AF4B32" w:rsidRPr="00BD77D1">
          <w:rPr>
            <w:rFonts w:ascii="Calibri" w:hAnsi="Calibri"/>
            <w:noProof/>
            <w:sz w:val="22"/>
            <w:szCs w:val="22"/>
          </w:rPr>
          <w:tab/>
        </w:r>
        <w:r w:rsidR="00AF4B32" w:rsidRPr="009D1FE3">
          <w:rPr>
            <w:rStyle w:val="Hyperlink"/>
            <w:noProof/>
          </w:rPr>
          <w:t>Element &lt;Affiliation&gt;</w:t>
        </w:r>
        <w:r w:rsidR="00AF4B32">
          <w:rPr>
            <w:noProof/>
            <w:webHidden/>
          </w:rPr>
          <w:tab/>
        </w:r>
        <w:r w:rsidR="00AF4B32">
          <w:rPr>
            <w:noProof/>
            <w:webHidden/>
          </w:rPr>
          <w:fldChar w:fldCharType="begin"/>
        </w:r>
        <w:r w:rsidR="00AF4B32">
          <w:rPr>
            <w:noProof/>
            <w:webHidden/>
          </w:rPr>
          <w:instrText xml:space="preserve"> PAGEREF _Toc476057195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14:paraId="3B88208E" w14:textId="77777777" w:rsidR="00AF4B32" w:rsidRPr="00BD77D1" w:rsidRDefault="00C514F9">
      <w:pPr>
        <w:pStyle w:val="TOC2"/>
        <w:rPr>
          <w:rFonts w:ascii="Calibri" w:hAnsi="Calibri"/>
          <w:noProof/>
          <w:sz w:val="22"/>
          <w:szCs w:val="22"/>
        </w:rPr>
      </w:pPr>
      <w:hyperlink w:anchor="_Toc476057196" w:history="1">
        <w:r w:rsidR="00AF4B32" w:rsidRPr="009D1FE3">
          <w:rPr>
            <w:rStyle w:val="Hyperlink"/>
            <w:noProof/>
          </w:rPr>
          <w:t>6.4</w:t>
        </w:r>
        <w:r w:rsidR="00AF4B32" w:rsidRPr="00BD77D1">
          <w:rPr>
            <w:rFonts w:ascii="Calibri" w:hAnsi="Calibri"/>
            <w:noProof/>
            <w:sz w:val="22"/>
            <w:szCs w:val="22"/>
          </w:rPr>
          <w:tab/>
        </w:r>
        <w:r w:rsidR="00AF4B32" w:rsidRPr="009D1FE3">
          <w:rPr>
            <w:rStyle w:val="Hyperlink"/>
            <w:noProof/>
          </w:rPr>
          <w:t>Element &lt;AmbiguousResidue&gt;</w:t>
        </w:r>
        <w:r w:rsidR="00AF4B32">
          <w:rPr>
            <w:noProof/>
            <w:webHidden/>
          </w:rPr>
          <w:tab/>
        </w:r>
        <w:r w:rsidR="00AF4B32">
          <w:rPr>
            <w:noProof/>
            <w:webHidden/>
          </w:rPr>
          <w:fldChar w:fldCharType="begin"/>
        </w:r>
        <w:r w:rsidR="00AF4B32">
          <w:rPr>
            <w:noProof/>
            <w:webHidden/>
          </w:rPr>
          <w:instrText xml:space="preserve"> PAGEREF _Toc476057196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14:paraId="7055C0AC" w14:textId="77777777" w:rsidR="00AF4B32" w:rsidRPr="00BD77D1" w:rsidRDefault="00C514F9">
      <w:pPr>
        <w:pStyle w:val="TOC2"/>
        <w:rPr>
          <w:rFonts w:ascii="Calibri" w:hAnsi="Calibri"/>
          <w:noProof/>
          <w:sz w:val="22"/>
          <w:szCs w:val="22"/>
        </w:rPr>
      </w:pPr>
      <w:hyperlink w:anchor="_Toc476057197" w:history="1">
        <w:r w:rsidR="00AF4B32" w:rsidRPr="009D1FE3">
          <w:rPr>
            <w:rStyle w:val="Hyperlink"/>
            <w:noProof/>
          </w:rPr>
          <w:t>6.5</w:t>
        </w:r>
        <w:r w:rsidR="00AF4B32" w:rsidRPr="00BD77D1">
          <w:rPr>
            <w:rFonts w:ascii="Calibri" w:hAnsi="Calibri"/>
            <w:noProof/>
            <w:sz w:val="22"/>
            <w:szCs w:val="22"/>
          </w:rPr>
          <w:tab/>
        </w:r>
        <w:r w:rsidR="00AF4B32" w:rsidRPr="009D1FE3">
          <w:rPr>
            <w:rStyle w:val="Hyperlink"/>
            <w:noProof/>
          </w:rPr>
          <w:t>Element &lt;AnalysisCollection&gt;</w:t>
        </w:r>
        <w:r w:rsidR="00AF4B32">
          <w:rPr>
            <w:noProof/>
            <w:webHidden/>
          </w:rPr>
          <w:tab/>
        </w:r>
        <w:r w:rsidR="00AF4B32">
          <w:rPr>
            <w:noProof/>
            <w:webHidden/>
          </w:rPr>
          <w:fldChar w:fldCharType="begin"/>
        </w:r>
        <w:r w:rsidR="00AF4B32">
          <w:rPr>
            <w:noProof/>
            <w:webHidden/>
          </w:rPr>
          <w:instrText xml:space="preserve"> PAGEREF _Toc476057197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24CD8591" w14:textId="77777777" w:rsidR="00AF4B32" w:rsidRPr="00BD77D1" w:rsidRDefault="00C514F9">
      <w:pPr>
        <w:pStyle w:val="TOC2"/>
        <w:rPr>
          <w:rFonts w:ascii="Calibri" w:hAnsi="Calibri"/>
          <w:noProof/>
          <w:sz w:val="22"/>
          <w:szCs w:val="22"/>
        </w:rPr>
      </w:pPr>
      <w:hyperlink w:anchor="_Toc476057198" w:history="1">
        <w:r w:rsidR="00AF4B32" w:rsidRPr="009D1FE3">
          <w:rPr>
            <w:rStyle w:val="Hyperlink"/>
            <w:noProof/>
          </w:rPr>
          <w:t>6.6</w:t>
        </w:r>
        <w:r w:rsidR="00AF4B32" w:rsidRPr="00BD77D1">
          <w:rPr>
            <w:rFonts w:ascii="Calibri" w:hAnsi="Calibri"/>
            <w:noProof/>
            <w:sz w:val="22"/>
            <w:szCs w:val="22"/>
          </w:rPr>
          <w:tab/>
        </w:r>
        <w:r w:rsidR="00AF4B32" w:rsidRPr="009D1FE3">
          <w:rPr>
            <w:rStyle w:val="Hyperlink"/>
            <w:noProof/>
          </w:rPr>
          <w:t>Element &lt;AnalysisData&gt;</w:t>
        </w:r>
        <w:r w:rsidR="00AF4B32">
          <w:rPr>
            <w:noProof/>
            <w:webHidden/>
          </w:rPr>
          <w:tab/>
        </w:r>
        <w:r w:rsidR="00AF4B32">
          <w:rPr>
            <w:noProof/>
            <w:webHidden/>
          </w:rPr>
          <w:fldChar w:fldCharType="begin"/>
        </w:r>
        <w:r w:rsidR="00AF4B32">
          <w:rPr>
            <w:noProof/>
            <w:webHidden/>
          </w:rPr>
          <w:instrText xml:space="preserve"> PAGEREF _Toc476057198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7B89C18C" w14:textId="77777777" w:rsidR="00AF4B32" w:rsidRPr="00BD77D1" w:rsidRDefault="00C514F9">
      <w:pPr>
        <w:pStyle w:val="TOC2"/>
        <w:rPr>
          <w:rFonts w:ascii="Calibri" w:hAnsi="Calibri"/>
          <w:noProof/>
          <w:sz w:val="22"/>
          <w:szCs w:val="22"/>
        </w:rPr>
      </w:pPr>
      <w:hyperlink w:anchor="_Toc476057199" w:history="1">
        <w:r w:rsidR="00AF4B32" w:rsidRPr="009D1FE3">
          <w:rPr>
            <w:rStyle w:val="Hyperlink"/>
            <w:noProof/>
          </w:rPr>
          <w:t>6.7</w:t>
        </w:r>
        <w:r w:rsidR="00AF4B32" w:rsidRPr="00BD77D1">
          <w:rPr>
            <w:rFonts w:ascii="Calibri" w:hAnsi="Calibri"/>
            <w:noProof/>
            <w:sz w:val="22"/>
            <w:szCs w:val="22"/>
          </w:rPr>
          <w:tab/>
        </w:r>
        <w:r w:rsidR="00AF4B32" w:rsidRPr="009D1FE3">
          <w:rPr>
            <w:rStyle w:val="Hyperlink"/>
            <w:noProof/>
          </w:rPr>
          <w:t>Element &lt;AnalysisParams&gt;</w:t>
        </w:r>
        <w:r w:rsidR="00AF4B32">
          <w:rPr>
            <w:noProof/>
            <w:webHidden/>
          </w:rPr>
          <w:tab/>
        </w:r>
        <w:r w:rsidR="00AF4B32">
          <w:rPr>
            <w:noProof/>
            <w:webHidden/>
          </w:rPr>
          <w:fldChar w:fldCharType="begin"/>
        </w:r>
        <w:r w:rsidR="00AF4B32">
          <w:rPr>
            <w:noProof/>
            <w:webHidden/>
          </w:rPr>
          <w:instrText xml:space="preserve"> PAGEREF _Toc476057199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6ED308B3" w14:textId="77777777" w:rsidR="00AF4B32" w:rsidRPr="00BD77D1" w:rsidRDefault="00C514F9">
      <w:pPr>
        <w:pStyle w:val="TOC2"/>
        <w:rPr>
          <w:rFonts w:ascii="Calibri" w:hAnsi="Calibri"/>
          <w:noProof/>
          <w:sz w:val="22"/>
          <w:szCs w:val="22"/>
        </w:rPr>
      </w:pPr>
      <w:hyperlink w:anchor="_Toc476057200" w:history="1">
        <w:r w:rsidR="00AF4B32" w:rsidRPr="009D1FE3">
          <w:rPr>
            <w:rStyle w:val="Hyperlink"/>
            <w:noProof/>
          </w:rPr>
          <w:t>6.8</w:t>
        </w:r>
        <w:r w:rsidR="00AF4B32" w:rsidRPr="00BD77D1">
          <w:rPr>
            <w:rFonts w:ascii="Calibri" w:hAnsi="Calibri"/>
            <w:noProof/>
            <w:sz w:val="22"/>
            <w:szCs w:val="22"/>
          </w:rPr>
          <w:tab/>
        </w:r>
        <w:r w:rsidR="00AF4B32" w:rsidRPr="009D1FE3">
          <w:rPr>
            <w:rStyle w:val="Hyperlink"/>
            <w:noProof/>
          </w:rPr>
          <w:t>Element &lt;AnalysisProtocolCollection&gt;</w:t>
        </w:r>
        <w:r w:rsidR="00AF4B32">
          <w:rPr>
            <w:noProof/>
            <w:webHidden/>
          </w:rPr>
          <w:tab/>
        </w:r>
        <w:r w:rsidR="00AF4B32">
          <w:rPr>
            <w:noProof/>
            <w:webHidden/>
          </w:rPr>
          <w:fldChar w:fldCharType="begin"/>
        </w:r>
        <w:r w:rsidR="00AF4B32">
          <w:rPr>
            <w:noProof/>
            <w:webHidden/>
          </w:rPr>
          <w:instrText xml:space="preserve"> PAGEREF _Toc476057200 \h </w:instrText>
        </w:r>
        <w:r w:rsidR="00AF4B32">
          <w:rPr>
            <w:noProof/>
            <w:webHidden/>
          </w:rPr>
        </w:r>
        <w:r w:rsidR="00AF4B32">
          <w:rPr>
            <w:noProof/>
            <w:webHidden/>
          </w:rPr>
          <w:fldChar w:fldCharType="separate"/>
        </w:r>
        <w:r w:rsidR="00005423">
          <w:rPr>
            <w:noProof/>
            <w:webHidden/>
          </w:rPr>
          <w:t>31</w:t>
        </w:r>
        <w:r w:rsidR="00AF4B32">
          <w:rPr>
            <w:noProof/>
            <w:webHidden/>
          </w:rPr>
          <w:fldChar w:fldCharType="end"/>
        </w:r>
      </w:hyperlink>
    </w:p>
    <w:p w14:paraId="3101AA26" w14:textId="77777777" w:rsidR="00AF4B32" w:rsidRPr="00BD77D1" w:rsidRDefault="00C514F9">
      <w:pPr>
        <w:pStyle w:val="TOC2"/>
        <w:rPr>
          <w:rFonts w:ascii="Calibri" w:hAnsi="Calibri"/>
          <w:noProof/>
          <w:sz w:val="22"/>
          <w:szCs w:val="22"/>
        </w:rPr>
      </w:pPr>
      <w:hyperlink w:anchor="_Toc476057201" w:history="1">
        <w:r w:rsidR="00AF4B32" w:rsidRPr="009D1FE3">
          <w:rPr>
            <w:rStyle w:val="Hyperlink"/>
            <w:noProof/>
          </w:rPr>
          <w:t>6.9</w:t>
        </w:r>
        <w:r w:rsidR="00AF4B32" w:rsidRPr="00BD77D1">
          <w:rPr>
            <w:rFonts w:ascii="Calibri" w:hAnsi="Calibri"/>
            <w:noProof/>
            <w:sz w:val="22"/>
            <w:szCs w:val="22"/>
          </w:rPr>
          <w:tab/>
        </w:r>
        <w:r w:rsidR="00AF4B32" w:rsidRPr="009D1FE3">
          <w:rPr>
            <w:rStyle w:val="Hyperlink"/>
            <w:noProof/>
          </w:rPr>
          <w:t>Element &lt;AnalysisSampleCollection&gt;</w:t>
        </w:r>
        <w:r w:rsidR="00AF4B32">
          <w:rPr>
            <w:noProof/>
            <w:webHidden/>
          </w:rPr>
          <w:tab/>
        </w:r>
        <w:r w:rsidR="00AF4B32">
          <w:rPr>
            <w:noProof/>
            <w:webHidden/>
          </w:rPr>
          <w:fldChar w:fldCharType="begin"/>
        </w:r>
        <w:r w:rsidR="00AF4B32">
          <w:rPr>
            <w:noProof/>
            <w:webHidden/>
          </w:rPr>
          <w:instrText xml:space="preserve"> PAGEREF _Toc476057201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27E935AB" w14:textId="77777777" w:rsidR="00AF4B32" w:rsidRPr="00BD77D1" w:rsidRDefault="00C514F9">
      <w:pPr>
        <w:pStyle w:val="TOC2"/>
        <w:rPr>
          <w:rFonts w:ascii="Calibri" w:hAnsi="Calibri"/>
          <w:noProof/>
          <w:sz w:val="22"/>
          <w:szCs w:val="22"/>
        </w:rPr>
      </w:pPr>
      <w:hyperlink w:anchor="_Toc476057202" w:history="1">
        <w:r w:rsidR="00AF4B32" w:rsidRPr="009D1FE3">
          <w:rPr>
            <w:rStyle w:val="Hyperlink"/>
            <w:noProof/>
          </w:rPr>
          <w:t>6.10</w:t>
        </w:r>
        <w:r w:rsidR="00AF4B32" w:rsidRPr="00BD77D1">
          <w:rPr>
            <w:rFonts w:ascii="Calibri" w:hAnsi="Calibri"/>
            <w:noProof/>
            <w:sz w:val="22"/>
            <w:szCs w:val="22"/>
          </w:rPr>
          <w:tab/>
        </w:r>
        <w:r w:rsidR="00AF4B32" w:rsidRPr="009D1FE3">
          <w:rPr>
            <w:rStyle w:val="Hyperlink"/>
            <w:noProof/>
          </w:rPr>
          <w:t>Element &lt;AnalysisSoftware&gt;</w:t>
        </w:r>
        <w:r w:rsidR="00AF4B32">
          <w:rPr>
            <w:noProof/>
            <w:webHidden/>
          </w:rPr>
          <w:tab/>
        </w:r>
        <w:r w:rsidR="00AF4B32">
          <w:rPr>
            <w:noProof/>
            <w:webHidden/>
          </w:rPr>
          <w:fldChar w:fldCharType="begin"/>
        </w:r>
        <w:r w:rsidR="00AF4B32">
          <w:rPr>
            <w:noProof/>
            <w:webHidden/>
          </w:rPr>
          <w:instrText xml:space="preserve"> PAGEREF _Toc476057202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38BCAE00" w14:textId="77777777" w:rsidR="00AF4B32" w:rsidRPr="00BD77D1" w:rsidRDefault="00C514F9">
      <w:pPr>
        <w:pStyle w:val="TOC2"/>
        <w:rPr>
          <w:rFonts w:ascii="Calibri" w:hAnsi="Calibri"/>
          <w:noProof/>
          <w:sz w:val="22"/>
          <w:szCs w:val="22"/>
        </w:rPr>
      </w:pPr>
      <w:hyperlink w:anchor="_Toc476057203" w:history="1">
        <w:r w:rsidR="00AF4B32" w:rsidRPr="009D1FE3">
          <w:rPr>
            <w:rStyle w:val="Hyperlink"/>
            <w:noProof/>
          </w:rPr>
          <w:t>6.11</w:t>
        </w:r>
        <w:r w:rsidR="00AF4B32" w:rsidRPr="00BD77D1">
          <w:rPr>
            <w:rFonts w:ascii="Calibri" w:hAnsi="Calibri"/>
            <w:noProof/>
            <w:sz w:val="22"/>
            <w:szCs w:val="22"/>
          </w:rPr>
          <w:tab/>
        </w:r>
        <w:r w:rsidR="00AF4B32" w:rsidRPr="009D1FE3">
          <w:rPr>
            <w:rStyle w:val="Hyperlink"/>
            <w:noProof/>
          </w:rPr>
          <w:t>Element &lt;AnalysisSoftwareList&gt;</w:t>
        </w:r>
        <w:r w:rsidR="00AF4B32">
          <w:rPr>
            <w:noProof/>
            <w:webHidden/>
          </w:rPr>
          <w:tab/>
        </w:r>
        <w:r w:rsidR="00AF4B32">
          <w:rPr>
            <w:noProof/>
            <w:webHidden/>
          </w:rPr>
          <w:fldChar w:fldCharType="begin"/>
        </w:r>
        <w:r w:rsidR="00AF4B32">
          <w:rPr>
            <w:noProof/>
            <w:webHidden/>
          </w:rPr>
          <w:instrText xml:space="preserve"> PAGEREF _Toc476057203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396BF76A" w14:textId="77777777" w:rsidR="00AF4B32" w:rsidRPr="00BD77D1" w:rsidRDefault="00C514F9">
      <w:pPr>
        <w:pStyle w:val="TOC2"/>
        <w:rPr>
          <w:rFonts w:ascii="Calibri" w:hAnsi="Calibri"/>
          <w:noProof/>
          <w:sz w:val="22"/>
          <w:szCs w:val="22"/>
        </w:rPr>
      </w:pPr>
      <w:hyperlink w:anchor="_Toc476057204" w:history="1">
        <w:r w:rsidR="00AF4B32" w:rsidRPr="009D1FE3">
          <w:rPr>
            <w:rStyle w:val="Hyperlink"/>
            <w:noProof/>
          </w:rPr>
          <w:t>6.12</w:t>
        </w:r>
        <w:r w:rsidR="00AF4B32" w:rsidRPr="00BD77D1">
          <w:rPr>
            <w:rFonts w:ascii="Calibri" w:hAnsi="Calibri"/>
            <w:noProof/>
            <w:sz w:val="22"/>
            <w:szCs w:val="22"/>
          </w:rPr>
          <w:tab/>
        </w:r>
        <w:r w:rsidR="00AF4B32" w:rsidRPr="009D1FE3">
          <w:rPr>
            <w:rStyle w:val="Hyperlink"/>
            <w:noProof/>
          </w:rPr>
          <w:t>Element &lt;AuditCollection&gt;</w:t>
        </w:r>
        <w:r w:rsidR="00AF4B32">
          <w:rPr>
            <w:noProof/>
            <w:webHidden/>
          </w:rPr>
          <w:tab/>
        </w:r>
        <w:r w:rsidR="00AF4B32">
          <w:rPr>
            <w:noProof/>
            <w:webHidden/>
          </w:rPr>
          <w:fldChar w:fldCharType="begin"/>
        </w:r>
        <w:r w:rsidR="00AF4B32">
          <w:rPr>
            <w:noProof/>
            <w:webHidden/>
          </w:rPr>
          <w:instrText xml:space="preserve"> PAGEREF _Toc476057204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14:paraId="7DFF66EF" w14:textId="77777777" w:rsidR="00AF4B32" w:rsidRPr="00BD77D1" w:rsidRDefault="00C514F9">
      <w:pPr>
        <w:pStyle w:val="TOC2"/>
        <w:rPr>
          <w:rFonts w:ascii="Calibri" w:hAnsi="Calibri"/>
          <w:noProof/>
          <w:sz w:val="22"/>
          <w:szCs w:val="22"/>
        </w:rPr>
      </w:pPr>
      <w:hyperlink w:anchor="_Toc476057205" w:history="1">
        <w:r w:rsidR="00AF4B32" w:rsidRPr="009D1FE3">
          <w:rPr>
            <w:rStyle w:val="Hyperlink"/>
            <w:noProof/>
          </w:rPr>
          <w:t>6.13</w:t>
        </w:r>
        <w:r w:rsidR="00AF4B32" w:rsidRPr="00BD77D1">
          <w:rPr>
            <w:rFonts w:ascii="Calibri" w:hAnsi="Calibri"/>
            <w:noProof/>
            <w:sz w:val="22"/>
            <w:szCs w:val="22"/>
          </w:rPr>
          <w:tab/>
        </w:r>
        <w:r w:rsidR="00AF4B32" w:rsidRPr="009D1FE3">
          <w:rPr>
            <w:rStyle w:val="Hyperlink"/>
            <w:noProof/>
          </w:rPr>
          <w:t>Element &lt;BibliographicReference&gt;</w:t>
        </w:r>
        <w:r w:rsidR="00AF4B32">
          <w:rPr>
            <w:noProof/>
            <w:webHidden/>
          </w:rPr>
          <w:tab/>
        </w:r>
        <w:r w:rsidR="00AF4B32">
          <w:rPr>
            <w:noProof/>
            <w:webHidden/>
          </w:rPr>
          <w:fldChar w:fldCharType="begin"/>
        </w:r>
        <w:r w:rsidR="00AF4B32">
          <w:rPr>
            <w:noProof/>
            <w:webHidden/>
          </w:rPr>
          <w:instrText xml:space="preserve"> PAGEREF _Toc476057205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14:paraId="4A1CDF53" w14:textId="77777777" w:rsidR="00AF4B32" w:rsidRPr="00BD77D1" w:rsidRDefault="00C514F9">
      <w:pPr>
        <w:pStyle w:val="TOC2"/>
        <w:rPr>
          <w:rFonts w:ascii="Calibri" w:hAnsi="Calibri"/>
          <w:noProof/>
          <w:sz w:val="22"/>
          <w:szCs w:val="22"/>
        </w:rPr>
      </w:pPr>
      <w:hyperlink w:anchor="_Toc476057206" w:history="1">
        <w:r w:rsidR="00AF4B32" w:rsidRPr="009D1FE3">
          <w:rPr>
            <w:rStyle w:val="Hyperlink"/>
            <w:noProof/>
          </w:rPr>
          <w:t>6.14</w:t>
        </w:r>
        <w:r w:rsidR="00AF4B32" w:rsidRPr="00BD77D1">
          <w:rPr>
            <w:rFonts w:ascii="Calibri" w:hAnsi="Calibri"/>
            <w:noProof/>
            <w:sz w:val="22"/>
            <w:szCs w:val="22"/>
          </w:rPr>
          <w:tab/>
        </w:r>
        <w:r w:rsidR="00AF4B32" w:rsidRPr="009D1FE3">
          <w:rPr>
            <w:rStyle w:val="Hyperlink"/>
            <w:noProof/>
          </w:rPr>
          <w:t>Element &lt;ContactRole&gt;</w:t>
        </w:r>
        <w:r w:rsidR="00AF4B32">
          <w:rPr>
            <w:noProof/>
            <w:webHidden/>
          </w:rPr>
          <w:tab/>
        </w:r>
        <w:r w:rsidR="00AF4B32">
          <w:rPr>
            <w:noProof/>
            <w:webHidden/>
          </w:rPr>
          <w:fldChar w:fldCharType="begin"/>
        </w:r>
        <w:r w:rsidR="00AF4B32">
          <w:rPr>
            <w:noProof/>
            <w:webHidden/>
          </w:rPr>
          <w:instrText xml:space="preserve"> PAGEREF _Toc476057206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50B060C6" w14:textId="77777777" w:rsidR="00AF4B32" w:rsidRPr="00BD77D1" w:rsidRDefault="00C514F9">
      <w:pPr>
        <w:pStyle w:val="TOC2"/>
        <w:rPr>
          <w:rFonts w:ascii="Calibri" w:hAnsi="Calibri"/>
          <w:noProof/>
          <w:sz w:val="22"/>
          <w:szCs w:val="22"/>
        </w:rPr>
      </w:pPr>
      <w:hyperlink w:anchor="_Toc476057207" w:history="1">
        <w:r w:rsidR="00AF4B32" w:rsidRPr="009D1FE3">
          <w:rPr>
            <w:rStyle w:val="Hyperlink"/>
            <w:noProof/>
          </w:rPr>
          <w:t>6.15</w:t>
        </w:r>
        <w:r w:rsidR="00AF4B32" w:rsidRPr="00BD77D1">
          <w:rPr>
            <w:rFonts w:ascii="Calibri" w:hAnsi="Calibri"/>
            <w:noProof/>
            <w:sz w:val="22"/>
            <w:szCs w:val="22"/>
          </w:rPr>
          <w:tab/>
        </w:r>
        <w:r w:rsidR="00AF4B32" w:rsidRPr="009D1FE3">
          <w:rPr>
            <w:rStyle w:val="Hyperlink"/>
            <w:noProof/>
          </w:rPr>
          <w:t>Element &lt;Customizations&gt;</w:t>
        </w:r>
        <w:r w:rsidR="00AF4B32">
          <w:rPr>
            <w:noProof/>
            <w:webHidden/>
          </w:rPr>
          <w:tab/>
        </w:r>
        <w:r w:rsidR="00AF4B32">
          <w:rPr>
            <w:noProof/>
            <w:webHidden/>
          </w:rPr>
          <w:fldChar w:fldCharType="begin"/>
        </w:r>
        <w:r w:rsidR="00AF4B32">
          <w:rPr>
            <w:noProof/>
            <w:webHidden/>
          </w:rPr>
          <w:instrText xml:space="preserve"> PAGEREF _Toc476057207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197D5BCE" w14:textId="77777777" w:rsidR="00AF4B32" w:rsidRPr="00BD77D1" w:rsidRDefault="00C514F9">
      <w:pPr>
        <w:pStyle w:val="TOC2"/>
        <w:rPr>
          <w:rFonts w:ascii="Calibri" w:hAnsi="Calibri"/>
          <w:noProof/>
          <w:sz w:val="22"/>
          <w:szCs w:val="22"/>
        </w:rPr>
      </w:pPr>
      <w:hyperlink w:anchor="_Toc476057208" w:history="1">
        <w:r w:rsidR="00AF4B32" w:rsidRPr="009D1FE3">
          <w:rPr>
            <w:rStyle w:val="Hyperlink"/>
            <w:noProof/>
          </w:rPr>
          <w:t>6.16</w:t>
        </w:r>
        <w:r w:rsidR="00AF4B32" w:rsidRPr="00BD77D1">
          <w:rPr>
            <w:rFonts w:ascii="Calibri" w:hAnsi="Calibri"/>
            <w:noProof/>
            <w:sz w:val="22"/>
            <w:szCs w:val="22"/>
          </w:rPr>
          <w:tab/>
        </w:r>
        <w:r w:rsidR="00AF4B32" w:rsidRPr="009D1FE3">
          <w:rPr>
            <w:rStyle w:val="Hyperlink"/>
            <w:noProof/>
          </w:rPr>
          <w:t>Element &lt;cv&gt;</w:t>
        </w:r>
        <w:r w:rsidR="00AF4B32">
          <w:rPr>
            <w:noProof/>
            <w:webHidden/>
          </w:rPr>
          <w:tab/>
        </w:r>
        <w:r w:rsidR="00AF4B32">
          <w:rPr>
            <w:noProof/>
            <w:webHidden/>
          </w:rPr>
          <w:fldChar w:fldCharType="begin"/>
        </w:r>
        <w:r w:rsidR="00AF4B32">
          <w:rPr>
            <w:noProof/>
            <w:webHidden/>
          </w:rPr>
          <w:instrText xml:space="preserve"> PAGEREF _Toc476057208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7937B96F" w14:textId="77777777" w:rsidR="00AF4B32" w:rsidRPr="00BD77D1" w:rsidRDefault="00C514F9">
      <w:pPr>
        <w:pStyle w:val="TOC2"/>
        <w:rPr>
          <w:rFonts w:ascii="Calibri" w:hAnsi="Calibri"/>
          <w:noProof/>
          <w:sz w:val="22"/>
          <w:szCs w:val="22"/>
        </w:rPr>
      </w:pPr>
      <w:hyperlink w:anchor="_Toc476057209" w:history="1">
        <w:r w:rsidR="00AF4B32" w:rsidRPr="009D1FE3">
          <w:rPr>
            <w:rStyle w:val="Hyperlink"/>
            <w:noProof/>
          </w:rPr>
          <w:t>6.17</w:t>
        </w:r>
        <w:r w:rsidR="00AF4B32" w:rsidRPr="00BD77D1">
          <w:rPr>
            <w:rFonts w:ascii="Calibri" w:hAnsi="Calibri"/>
            <w:noProof/>
            <w:sz w:val="22"/>
            <w:szCs w:val="22"/>
          </w:rPr>
          <w:tab/>
        </w:r>
        <w:r w:rsidR="00AF4B32" w:rsidRPr="009D1FE3">
          <w:rPr>
            <w:rStyle w:val="Hyperlink"/>
            <w:noProof/>
          </w:rPr>
          <w:t>Element &lt;cvList&gt;</w:t>
        </w:r>
        <w:r w:rsidR="00AF4B32">
          <w:rPr>
            <w:noProof/>
            <w:webHidden/>
          </w:rPr>
          <w:tab/>
        </w:r>
        <w:r w:rsidR="00AF4B32">
          <w:rPr>
            <w:noProof/>
            <w:webHidden/>
          </w:rPr>
          <w:fldChar w:fldCharType="begin"/>
        </w:r>
        <w:r w:rsidR="00AF4B32">
          <w:rPr>
            <w:noProof/>
            <w:webHidden/>
          </w:rPr>
          <w:instrText xml:space="preserve"> PAGEREF _Toc476057209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69D1E217" w14:textId="77777777" w:rsidR="00AF4B32" w:rsidRPr="00BD77D1" w:rsidRDefault="00C514F9">
      <w:pPr>
        <w:pStyle w:val="TOC2"/>
        <w:rPr>
          <w:rFonts w:ascii="Calibri" w:hAnsi="Calibri"/>
          <w:noProof/>
          <w:sz w:val="22"/>
          <w:szCs w:val="22"/>
        </w:rPr>
      </w:pPr>
      <w:hyperlink w:anchor="_Toc476057210" w:history="1">
        <w:r w:rsidR="00AF4B32" w:rsidRPr="009D1FE3">
          <w:rPr>
            <w:rStyle w:val="Hyperlink"/>
            <w:noProof/>
          </w:rPr>
          <w:t>6.18</w:t>
        </w:r>
        <w:r w:rsidR="00AF4B32" w:rsidRPr="00BD77D1">
          <w:rPr>
            <w:rFonts w:ascii="Calibri" w:hAnsi="Calibri"/>
            <w:noProof/>
            <w:sz w:val="22"/>
            <w:szCs w:val="22"/>
          </w:rPr>
          <w:tab/>
        </w:r>
        <w:r w:rsidR="00AF4B32" w:rsidRPr="009D1FE3">
          <w:rPr>
            <w:rStyle w:val="Hyperlink"/>
            <w:noProof/>
          </w:rPr>
          <w:t>Element &lt;cvParam&gt;</w:t>
        </w:r>
        <w:r w:rsidR="00AF4B32">
          <w:rPr>
            <w:noProof/>
            <w:webHidden/>
          </w:rPr>
          <w:tab/>
        </w:r>
        <w:r w:rsidR="00AF4B32">
          <w:rPr>
            <w:noProof/>
            <w:webHidden/>
          </w:rPr>
          <w:fldChar w:fldCharType="begin"/>
        </w:r>
        <w:r w:rsidR="00AF4B32">
          <w:rPr>
            <w:noProof/>
            <w:webHidden/>
          </w:rPr>
          <w:instrText xml:space="preserve"> PAGEREF _Toc476057210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33DB757B" w14:textId="77777777" w:rsidR="00AF4B32" w:rsidRPr="00BD77D1" w:rsidRDefault="00C514F9">
      <w:pPr>
        <w:pStyle w:val="TOC2"/>
        <w:rPr>
          <w:rFonts w:ascii="Calibri" w:hAnsi="Calibri"/>
          <w:noProof/>
          <w:sz w:val="22"/>
          <w:szCs w:val="22"/>
        </w:rPr>
      </w:pPr>
      <w:hyperlink w:anchor="_Toc476057211" w:history="1">
        <w:r w:rsidR="00AF4B32" w:rsidRPr="009D1FE3">
          <w:rPr>
            <w:rStyle w:val="Hyperlink"/>
            <w:noProof/>
          </w:rPr>
          <w:t>6.19</w:t>
        </w:r>
        <w:r w:rsidR="00AF4B32" w:rsidRPr="00BD77D1">
          <w:rPr>
            <w:rFonts w:ascii="Calibri" w:hAnsi="Calibri"/>
            <w:noProof/>
            <w:sz w:val="22"/>
            <w:szCs w:val="22"/>
          </w:rPr>
          <w:tab/>
        </w:r>
        <w:r w:rsidR="00AF4B32" w:rsidRPr="009D1FE3">
          <w:rPr>
            <w:rStyle w:val="Hyperlink"/>
            <w:noProof/>
          </w:rPr>
          <w:t>Element &lt;DatabaseFilters&gt;</w:t>
        </w:r>
        <w:r w:rsidR="00AF4B32">
          <w:rPr>
            <w:noProof/>
            <w:webHidden/>
          </w:rPr>
          <w:tab/>
        </w:r>
        <w:r w:rsidR="00AF4B32">
          <w:rPr>
            <w:noProof/>
            <w:webHidden/>
          </w:rPr>
          <w:fldChar w:fldCharType="begin"/>
        </w:r>
        <w:r w:rsidR="00AF4B32">
          <w:rPr>
            <w:noProof/>
            <w:webHidden/>
          </w:rPr>
          <w:instrText xml:space="preserve"> PAGEREF _Toc476057211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0536C375" w14:textId="77777777" w:rsidR="00AF4B32" w:rsidRPr="00BD77D1" w:rsidRDefault="00C514F9">
      <w:pPr>
        <w:pStyle w:val="TOC2"/>
        <w:rPr>
          <w:rFonts w:ascii="Calibri" w:hAnsi="Calibri"/>
          <w:noProof/>
          <w:sz w:val="22"/>
          <w:szCs w:val="22"/>
        </w:rPr>
      </w:pPr>
      <w:hyperlink w:anchor="_Toc476057212" w:history="1">
        <w:r w:rsidR="00AF4B32" w:rsidRPr="009D1FE3">
          <w:rPr>
            <w:rStyle w:val="Hyperlink"/>
            <w:noProof/>
          </w:rPr>
          <w:t>6.20</w:t>
        </w:r>
        <w:r w:rsidR="00AF4B32" w:rsidRPr="00BD77D1">
          <w:rPr>
            <w:rFonts w:ascii="Calibri" w:hAnsi="Calibri"/>
            <w:noProof/>
            <w:sz w:val="22"/>
            <w:szCs w:val="22"/>
          </w:rPr>
          <w:tab/>
        </w:r>
        <w:r w:rsidR="00AF4B32" w:rsidRPr="009D1FE3">
          <w:rPr>
            <w:rStyle w:val="Hyperlink"/>
            <w:noProof/>
          </w:rPr>
          <w:t>Element &lt;DatabaseName&gt;</w:t>
        </w:r>
        <w:r w:rsidR="00AF4B32">
          <w:rPr>
            <w:noProof/>
            <w:webHidden/>
          </w:rPr>
          <w:tab/>
        </w:r>
        <w:r w:rsidR="00AF4B32">
          <w:rPr>
            <w:noProof/>
            <w:webHidden/>
          </w:rPr>
          <w:fldChar w:fldCharType="begin"/>
        </w:r>
        <w:r w:rsidR="00AF4B32">
          <w:rPr>
            <w:noProof/>
            <w:webHidden/>
          </w:rPr>
          <w:instrText xml:space="preserve"> PAGEREF _Toc476057212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14:paraId="20F515D4" w14:textId="77777777" w:rsidR="00AF4B32" w:rsidRPr="00BD77D1" w:rsidRDefault="00C514F9">
      <w:pPr>
        <w:pStyle w:val="TOC2"/>
        <w:rPr>
          <w:rFonts w:ascii="Calibri" w:hAnsi="Calibri"/>
          <w:noProof/>
          <w:sz w:val="22"/>
          <w:szCs w:val="22"/>
        </w:rPr>
      </w:pPr>
      <w:hyperlink w:anchor="_Toc476057213" w:history="1">
        <w:r w:rsidR="00AF4B32" w:rsidRPr="009D1FE3">
          <w:rPr>
            <w:rStyle w:val="Hyperlink"/>
            <w:noProof/>
          </w:rPr>
          <w:t>6.21</w:t>
        </w:r>
        <w:r w:rsidR="00AF4B32" w:rsidRPr="00BD77D1">
          <w:rPr>
            <w:rFonts w:ascii="Calibri" w:hAnsi="Calibri"/>
            <w:noProof/>
            <w:sz w:val="22"/>
            <w:szCs w:val="22"/>
          </w:rPr>
          <w:tab/>
        </w:r>
        <w:r w:rsidR="00AF4B32" w:rsidRPr="009D1FE3">
          <w:rPr>
            <w:rStyle w:val="Hyperlink"/>
            <w:noProof/>
          </w:rPr>
          <w:t>Element &lt;DatabaseTranslation&gt;</w:t>
        </w:r>
        <w:r w:rsidR="00AF4B32">
          <w:rPr>
            <w:noProof/>
            <w:webHidden/>
          </w:rPr>
          <w:tab/>
        </w:r>
        <w:r w:rsidR="00AF4B32">
          <w:rPr>
            <w:noProof/>
            <w:webHidden/>
          </w:rPr>
          <w:fldChar w:fldCharType="begin"/>
        </w:r>
        <w:r w:rsidR="00AF4B32">
          <w:rPr>
            <w:noProof/>
            <w:webHidden/>
          </w:rPr>
          <w:instrText xml:space="preserve"> PAGEREF _Toc476057213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14:paraId="755333F0" w14:textId="77777777" w:rsidR="00AF4B32" w:rsidRPr="00BD77D1" w:rsidRDefault="00C514F9">
      <w:pPr>
        <w:pStyle w:val="TOC2"/>
        <w:rPr>
          <w:rFonts w:ascii="Calibri" w:hAnsi="Calibri"/>
          <w:noProof/>
          <w:sz w:val="22"/>
          <w:szCs w:val="22"/>
        </w:rPr>
      </w:pPr>
      <w:hyperlink w:anchor="_Toc476057214" w:history="1">
        <w:r w:rsidR="00AF4B32" w:rsidRPr="009D1FE3">
          <w:rPr>
            <w:rStyle w:val="Hyperlink"/>
            <w:noProof/>
          </w:rPr>
          <w:t>6.22</w:t>
        </w:r>
        <w:r w:rsidR="00AF4B32" w:rsidRPr="00BD77D1">
          <w:rPr>
            <w:rFonts w:ascii="Calibri" w:hAnsi="Calibri"/>
            <w:noProof/>
            <w:sz w:val="22"/>
            <w:szCs w:val="22"/>
          </w:rPr>
          <w:tab/>
        </w:r>
        <w:r w:rsidR="00AF4B32" w:rsidRPr="009D1FE3">
          <w:rPr>
            <w:rStyle w:val="Hyperlink"/>
            <w:noProof/>
          </w:rPr>
          <w:t>Element &lt;DataCollection&gt;</w:t>
        </w:r>
        <w:r w:rsidR="00AF4B32">
          <w:rPr>
            <w:noProof/>
            <w:webHidden/>
          </w:rPr>
          <w:tab/>
        </w:r>
        <w:r w:rsidR="00AF4B32">
          <w:rPr>
            <w:noProof/>
            <w:webHidden/>
          </w:rPr>
          <w:fldChar w:fldCharType="begin"/>
        </w:r>
        <w:r w:rsidR="00AF4B32">
          <w:rPr>
            <w:noProof/>
            <w:webHidden/>
          </w:rPr>
          <w:instrText xml:space="preserve"> PAGEREF _Toc476057214 \h </w:instrText>
        </w:r>
        <w:r w:rsidR="00AF4B32">
          <w:rPr>
            <w:noProof/>
            <w:webHidden/>
          </w:rPr>
        </w:r>
        <w:r w:rsidR="00AF4B32">
          <w:rPr>
            <w:noProof/>
            <w:webHidden/>
          </w:rPr>
          <w:fldChar w:fldCharType="separate"/>
        </w:r>
        <w:r w:rsidR="00005423">
          <w:rPr>
            <w:noProof/>
            <w:webHidden/>
          </w:rPr>
          <w:t>37</w:t>
        </w:r>
        <w:r w:rsidR="00AF4B32">
          <w:rPr>
            <w:noProof/>
            <w:webHidden/>
          </w:rPr>
          <w:fldChar w:fldCharType="end"/>
        </w:r>
      </w:hyperlink>
    </w:p>
    <w:p w14:paraId="13FC7ACC" w14:textId="77777777" w:rsidR="00AF4B32" w:rsidRPr="00BD77D1" w:rsidRDefault="00C514F9">
      <w:pPr>
        <w:pStyle w:val="TOC2"/>
        <w:rPr>
          <w:rFonts w:ascii="Calibri" w:hAnsi="Calibri"/>
          <w:noProof/>
          <w:sz w:val="22"/>
          <w:szCs w:val="22"/>
        </w:rPr>
      </w:pPr>
      <w:hyperlink w:anchor="_Toc476057215" w:history="1">
        <w:r w:rsidR="00AF4B32" w:rsidRPr="009D1FE3">
          <w:rPr>
            <w:rStyle w:val="Hyperlink"/>
            <w:noProof/>
          </w:rPr>
          <w:t>6.23</w:t>
        </w:r>
        <w:r w:rsidR="00AF4B32" w:rsidRPr="00BD77D1">
          <w:rPr>
            <w:rFonts w:ascii="Calibri" w:hAnsi="Calibri"/>
            <w:noProof/>
            <w:sz w:val="22"/>
            <w:szCs w:val="22"/>
          </w:rPr>
          <w:tab/>
        </w:r>
        <w:r w:rsidR="00AF4B32" w:rsidRPr="009D1FE3">
          <w:rPr>
            <w:rStyle w:val="Hyperlink"/>
            <w:noProof/>
          </w:rPr>
          <w:t>Element &lt;DBSequence&gt;</w:t>
        </w:r>
        <w:r w:rsidR="00AF4B32">
          <w:rPr>
            <w:noProof/>
            <w:webHidden/>
          </w:rPr>
          <w:tab/>
        </w:r>
        <w:r w:rsidR="00AF4B32">
          <w:rPr>
            <w:noProof/>
            <w:webHidden/>
          </w:rPr>
          <w:fldChar w:fldCharType="begin"/>
        </w:r>
        <w:r w:rsidR="00AF4B32">
          <w:rPr>
            <w:noProof/>
            <w:webHidden/>
          </w:rPr>
          <w:instrText xml:space="preserve"> PAGEREF _Toc476057215 \h </w:instrText>
        </w:r>
        <w:r w:rsidR="00AF4B32">
          <w:rPr>
            <w:noProof/>
            <w:webHidden/>
          </w:rPr>
        </w:r>
        <w:r w:rsidR="00AF4B32">
          <w:rPr>
            <w:noProof/>
            <w:webHidden/>
          </w:rPr>
          <w:fldChar w:fldCharType="separate"/>
        </w:r>
        <w:r w:rsidR="00005423">
          <w:rPr>
            <w:noProof/>
            <w:webHidden/>
          </w:rPr>
          <w:t>38</w:t>
        </w:r>
        <w:r w:rsidR="00AF4B32">
          <w:rPr>
            <w:noProof/>
            <w:webHidden/>
          </w:rPr>
          <w:fldChar w:fldCharType="end"/>
        </w:r>
      </w:hyperlink>
    </w:p>
    <w:p w14:paraId="57FF9A48" w14:textId="77777777" w:rsidR="00AF4B32" w:rsidRPr="00BD77D1" w:rsidRDefault="00C514F9">
      <w:pPr>
        <w:pStyle w:val="TOC2"/>
        <w:rPr>
          <w:rFonts w:ascii="Calibri" w:hAnsi="Calibri"/>
          <w:noProof/>
          <w:sz w:val="22"/>
          <w:szCs w:val="22"/>
        </w:rPr>
      </w:pPr>
      <w:hyperlink w:anchor="_Toc476057216" w:history="1">
        <w:r w:rsidR="00AF4B32" w:rsidRPr="009D1FE3">
          <w:rPr>
            <w:rStyle w:val="Hyperlink"/>
            <w:noProof/>
          </w:rPr>
          <w:t>6.24</w:t>
        </w:r>
        <w:r w:rsidR="00AF4B32" w:rsidRPr="00BD77D1">
          <w:rPr>
            <w:rFonts w:ascii="Calibri" w:hAnsi="Calibri"/>
            <w:noProof/>
            <w:sz w:val="22"/>
            <w:szCs w:val="22"/>
          </w:rPr>
          <w:tab/>
        </w:r>
        <w:r w:rsidR="00AF4B32" w:rsidRPr="009D1FE3">
          <w:rPr>
            <w:rStyle w:val="Hyperlink"/>
            <w:noProof/>
          </w:rPr>
          <w:t>Element &lt;Enzyme&gt;</w:t>
        </w:r>
        <w:r w:rsidR="00AF4B32">
          <w:rPr>
            <w:noProof/>
            <w:webHidden/>
          </w:rPr>
          <w:tab/>
        </w:r>
        <w:r w:rsidR="00AF4B32">
          <w:rPr>
            <w:noProof/>
            <w:webHidden/>
          </w:rPr>
          <w:fldChar w:fldCharType="begin"/>
        </w:r>
        <w:r w:rsidR="00AF4B32">
          <w:rPr>
            <w:noProof/>
            <w:webHidden/>
          </w:rPr>
          <w:instrText xml:space="preserve"> PAGEREF _Toc476057216 \h </w:instrText>
        </w:r>
        <w:r w:rsidR="00AF4B32">
          <w:rPr>
            <w:noProof/>
            <w:webHidden/>
          </w:rPr>
        </w:r>
        <w:r w:rsidR="00AF4B32">
          <w:rPr>
            <w:noProof/>
            <w:webHidden/>
          </w:rPr>
          <w:fldChar w:fldCharType="separate"/>
        </w:r>
        <w:r w:rsidR="00005423">
          <w:rPr>
            <w:noProof/>
            <w:webHidden/>
          </w:rPr>
          <w:t>39</w:t>
        </w:r>
        <w:r w:rsidR="00AF4B32">
          <w:rPr>
            <w:noProof/>
            <w:webHidden/>
          </w:rPr>
          <w:fldChar w:fldCharType="end"/>
        </w:r>
      </w:hyperlink>
    </w:p>
    <w:p w14:paraId="03CEA283" w14:textId="77777777" w:rsidR="00AF4B32" w:rsidRPr="00BD77D1" w:rsidRDefault="00C514F9">
      <w:pPr>
        <w:pStyle w:val="TOC2"/>
        <w:rPr>
          <w:rFonts w:ascii="Calibri" w:hAnsi="Calibri"/>
          <w:noProof/>
          <w:sz w:val="22"/>
          <w:szCs w:val="22"/>
        </w:rPr>
      </w:pPr>
      <w:hyperlink w:anchor="_Toc476057217" w:history="1">
        <w:r w:rsidR="00AF4B32" w:rsidRPr="009D1FE3">
          <w:rPr>
            <w:rStyle w:val="Hyperlink"/>
            <w:noProof/>
          </w:rPr>
          <w:t>6.25</w:t>
        </w:r>
        <w:r w:rsidR="00AF4B32" w:rsidRPr="00BD77D1">
          <w:rPr>
            <w:rFonts w:ascii="Calibri" w:hAnsi="Calibri"/>
            <w:noProof/>
            <w:sz w:val="22"/>
            <w:szCs w:val="22"/>
          </w:rPr>
          <w:tab/>
        </w:r>
        <w:r w:rsidR="00AF4B32" w:rsidRPr="009D1FE3">
          <w:rPr>
            <w:rStyle w:val="Hyperlink"/>
            <w:noProof/>
          </w:rPr>
          <w:t>Element &lt;EnzymeName&gt;</w:t>
        </w:r>
        <w:r w:rsidR="00AF4B32">
          <w:rPr>
            <w:noProof/>
            <w:webHidden/>
          </w:rPr>
          <w:tab/>
        </w:r>
        <w:r w:rsidR="00AF4B32">
          <w:rPr>
            <w:noProof/>
            <w:webHidden/>
          </w:rPr>
          <w:fldChar w:fldCharType="begin"/>
        </w:r>
        <w:r w:rsidR="00AF4B32">
          <w:rPr>
            <w:noProof/>
            <w:webHidden/>
          </w:rPr>
          <w:instrText xml:space="preserve"> PAGEREF _Toc476057217 \h </w:instrText>
        </w:r>
        <w:r w:rsidR="00AF4B32">
          <w:rPr>
            <w:noProof/>
            <w:webHidden/>
          </w:rPr>
        </w:r>
        <w:r w:rsidR="00AF4B32">
          <w:rPr>
            <w:noProof/>
            <w:webHidden/>
          </w:rPr>
          <w:fldChar w:fldCharType="separate"/>
        </w:r>
        <w:r w:rsidR="00005423">
          <w:rPr>
            <w:noProof/>
            <w:webHidden/>
          </w:rPr>
          <w:t>40</w:t>
        </w:r>
        <w:r w:rsidR="00AF4B32">
          <w:rPr>
            <w:noProof/>
            <w:webHidden/>
          </w:rPr>
          <w:fldChar w:fldCharType="end"/>
        </w:r>
      </w:hyperlink>
    </w:p>
    <w:p w14:paraId="293D33B6" w14:textId="77777777" w:rsidR="00AF4B32" w:rsidRPr="00BD77D1" w:rsidRDefault="00C514F9">
      <w:pPr>
        <w:pStyle w:val="TOC2"/>
        <w:rPr>
          <w:rFonts w:ascii="Calibri" w:hAnsi="Calibri"/>
          <w:noProof/>
          <w:sz w:val="22"/>
          <w:szCs w:val="22"/>
        </w:rPr>
      </w:pPr>
      <w:hyperlink w:anchor="_Toc476057218" w:history="1">
        <w:r w:rsidR="00AF4B32" w:rsidRPr="009D1FE3">
          <w:rPr>
            <w:rStyle w:val="Hyperlink"/>
            <w:noProof/>
          </w:rPr>
          <w:t>6.26</w:t>
        </w:r>
        <w:r w:rsidR="00AF4B32" w:rsidRPr="00BD77D1">
          <w:rPr>
            <w:rFonts w:ascii="Calibri" w:hAnsi="Calibri"/>
            <w:noProof/>
            <w:sz w:val="22"/>
            <w:szCs w:val="22"/>
          </w:rPr>
          <w:tab/>
        </w:r>
        <w:r w:rsidR="00AF4B32" w:rsidRPr="009D1FE3">
          <w:rPr>
            <w:rStyle w:val="Hyperlink"/>
            <w:noProof/>
          </w:rPr>
          <w:t>Element &lt;Enzymes&gt;</w:t>
        </w:r>
        <w:r w:rsidR="00AF4B32">
          <w:rPr>
            <w:noProof/>
            <w:webHidden/>
          </w:rPr>
          <w:tab/>
        </w:r>
        <w:r w:rsidR="00AF4B32">
          <w:rPr>
            <w:noProof/>
            <w:webHidden/>
          </w:rPr>
          <w:fldChar w:fldCharType="begin"/>
        </w:r>
        <w:r w:rsidR="00AF4B32">
          <w:rPr>
            <w:noProof/>
            <w:webHidden/>
          </w:rPr>
          <w:instrText xml:space="preserve"> PAGEREF _Toc476057218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14:paraId="2BF5A8D5" w14:textId="77777777" w:rsidR="00AF4B32" w:rsidRPr="00BD77D1" w:rsidRDefault="00C514F9">
      <w:pPr>
        <w:pStyle w:val="TOC2"/>
        <w:rPr>
          <w:rFonts w:ascii="Calibri" w:hAnsi="Calibri"/>
          <w:noProof/>
          <w:sz w:val="22"/>
          <w:szCs w:val="22"/>
        </w:rPr>
      </w:pPr>
      <w:hyperlink w:anchor="_Toc476057219" w:history="1">
        <w:r w:rsidR="00AF4B32" w:rsidRPr="009D1FE3">
          <w:rPr>
            <w:rStyle w:val="Hyperlink"/>
            <w:noProof/>
          </w:rPr>
          <w:t>6.27</w:t>
        </w:r>
        <w:r w:rsidR="00AF4B32" w:rsidRPr="00BD77D1">
          <w:rPr>
            <w:rFonts w:ascii="Calibri" w:hAnsi="Calibri"/>
            <w:noProof/>
            <w:sz w:val="22"/>
            <w:szCs w:val="22"/>
          </w:rPr>
          <w:tab/>
        </w:r>
        <w:r w:rsidR="00AF4B32" w:rsidRPr="009D1FE3">
          <w:rPr>
            <w:rStyle w:val="Hyperlink"/>
            <w:noProof/>
          </w:rPr>
          <w:t>Element &lt;Exclude&gt;</w:t>
        </w:r>
        <w:r w:rsidR="00AF4B32">
          <w:rPr>
            <w:noProof/>
            <w:webHidden/>
          </w:rPr>
          <w:tab/>
        </w:r>
        <w:r w:rsidR="00AF4B32">
          <w:rPr>
            <w:noProof/>
            <w:webHidden/>
          </w:rPr>
          <w:fldChar w:fldCharType="begin"/>
        </w:r>
        <w:r w:rsidR="00AF4B32">
          <w:rPr>
            <w:noProof/>
            <w:webHidden/>
          </w:rPr>
          <w:instrText xml:space="preserve"> PAGEREF _Toc476057219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14:paraId="0A5AB372" w14:textId="77777777" w:rsidR="00AF4B32" w:rsidRPr="00BD77D1" w:rsidRDefault="00C514F9">
      <w:pPr>
        <w:pStyle w:val="TOC2"/>
        <w:rPr>
          <w:rFonts w:ascii="Calibri" w:hAnsi="Calibri"/>
          <w:noProof/>
          <w:sz w:val="22"/>
          <w:szCs w:val="22"/>
        </w:rPr>
      </w:pPr>
      <w:hyperlink w:anchor="_Toc476057220" w:history="1">
        <w:r w:rsidR="00AF4B32" w:rsidRPr="009D1FE3">
          <w:rPr>
            <w:rStyle w:val="Hyperlink"/>
            <w:noProof/>
          </w:rPr>
          <w:t>6.28</w:t>
        </w:r>
        <w:r w:rsidR="00AF4B32" w:rsidRPr="00BD77D1">
          <w:rPr>
            <w:rFonts w:ascii="Calibri" w:hAnsi="Calibri"/>
            <w:noProof/>
            <w:sz w:val="22"/>
            <w:szCs w:val="22"/>
          </w:rPr>
          <w:tab/>
        </w:r>
        <w:r w:rsidR="00AF4B32" w:rsidRPr="009D1FE3">
          <w:rPr>
            <w:rStyle w:val="Hyperlink"/>
            <w:noProof/>
          </w:rPr>
          <w:t>Element &lt;ExternalFormatDocumentation&gt;</w:t>
        </w:r>
        <w:r w:rsidR="00AF4B32">
          <w:rPr>
            <w:noProof/>
            <w:webHidden/>
          </w:rPr>
          <w:tab/>
        </w:r>
        <w:r w:rsidR="00AF4B32">
          <w:rPr>
            <w:noProof/>
            <w:webHidden/>
          </w:rPr>
          <w:fldChar w:fldCharType="begin"/>
        </w:r>
        <w:r w:rsidR="00AF4B32">
          <w:rPr>
            <w:noProof/>
            <w:webHidden/>
          </w:rPr>
          <w:instrText xml:space="preserve"> PAGEREF _Toc476057220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14:paraId="54A2DB81" w14:textId="77777777" w:rsidR="00AF4B32" w:rsidRPr="00BD77D1" w:rsidRDefault="00C514F9">
      <w:pPr>
        <w:pStyle w:val="TOC2"/>
        <w:rPr>
          <w:rFonts w:ascii="Calibri" w:hAnsi="Calibri"/>
          <w:noProof/>
          <w:sz w:val="22"/>
          <w:szCs w:val="22"/>
        </w:rPr>
      </w:pPr>
      <w:hyperlink w:anchor="_Toc476057221" w:history="1">
        <w:r w:rsidR="00AF4B32" w:rsidRPr="009D1FE3">
          <w:rPr>
            <w:rStyle w:val="Hyperlink"/>
            <w:noProof/>
          </w:rPr>
          <w:t>6.29</w:t>
        </w:r>
        <w:r w:rsidR="00AF4B32" w:rsidRPr="00BD77D1">
          <w:rPr>
            <w:rFonts w:ascii="Calibri" w:hAnsi="Calibri"/>
            <w:noProof/>
            <w:sz w:val="22"/>
            <w:szCs w:val="22"/>
          </w:rPr>
          <w:tab/>
        </w:r>
        <w:r w:rsidR="00AF4B32" w:rsidRPr="009D1FE3">
          <w:rPr>
            <w:rStyle w:val="Hyperlink"/>
            <w:noProof/>
          </w:rPr>
          <w:t>Element &lt;FileFormat&gt;</w:t>
        </w:r>
        <w:r w:rsidR="00AF4B32">
          <w:rPr>
            <w:noProof/>
            <w:webHidden/>
          </w:rPr>
          <w:tab/>
        </w:r>
        <w:r w:rsidR="00AF4B32">
          <w:rPr>
            <w:noProof/>
            <w:webHidden/>
          </w:rPr>
          <w:fldChar w:fldCharType="begin"/>
        </w:r>
        <w:r w:rsidR="00AF4B32">
          <w:rPr>
            <w:noProof/>
            <w:webHidden/>
          </w:rPr>
          <w:instrText xml:space="preserve"> PAGEREF _Toc476057221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14:paraId="06CBBB75" w14:textId="77777777" w:rsidR="00AF4B32" w:rsidRPr="00BD77D1" w:rsidRDefault="00C514F9">
      <w:pPr>
        <w:pStyle w:val="TOC2"/>
        <w:rPr>
          <w:rFonts w:ascii="Calibri" w:hAnsi="Calibri"/>
          <w:noProof/>
          <w:sz w:val="22"/>
          <w:szCs w:val="22"/>
        </w:rPr>
      </w:pPr>
      <w:hyperlink w:anchor="_Toc476057222" w:history="1">
        <w:r w:rsidR="00AF4B32" w:rsidRPr="009D1FE3">
          <w:rPr>
            <w:rStyle w:val="Hyperlink"/>
            <w:noProof/>
          </w:rPr>
          <w:t>6.30</w:t>
        </w:r>
        <w:r w:rsidR="00AF4B32" w:rsidRPr="00BD77D1">
          <w:rPr>
            <w:rFonts w:ascii="Calibri" w:hAnsi="Calibri"/>
            <w:noProof/>
            <w:sz w:val="22"/>
            <w:szCs w:val="22"/>
          </w:rPr>
          <w:tab/>
        </w:r>
        <w:r w:rsidR="00AF4B32" w:rsidRPr="009D1FE3">
          <w:rPr>
            <w:rStyle w:val="Hyperlink"/>
            <w:noProof/>
          </w:rPr>
          <w:t>Element &lt;Filter&gt;</w:t>
        </w:r>
        <w:r w:rsidR="00AF4B32">
          <w:rPr>
            <w:noProof/>
            <w:webHidden/>
          </w:rPr>
          <w:tab/>
        </w:r>
        <w:r w:rsidR="00AF4B32">
          <w:rPr>
            <w:noProof/>
            <w:webHidden/>
          </w:rPr>
          <w:fldChar w:fldCharType="begin"/>
        </w:r>
        <w:r w:rsidR="00AF4B32">
          <w:rPr>
            <w:noProof/>
            <w:webHidden/>
          </w:rPr>
          <w:instrText xml:space="preserve"> PAGEREF _Toc476057222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50E337F1" w14:textId="77777777" w:rsidR="00AF4B32" w:rsidRPr="00BD77D1" w:rsidRDefault="00C514F9">
      <w:pPr>
        <w:pStyle w:val="TOC2"/>
        <w:rPr>
          <w:rFonts w:ascii="Calibri" w:hAnsi="Calibri"/>
          <w:noProof/>
          <w:sz w:val="22"/>
          <w:szCs w:val="22"/>
        </w:rPr>
      </w:pPr>
      <w:hyperlink w:anchor="_Toc476057223" w:history="1">
        <w:r w:rsidR="00AF4B32" w:rsidRPr="009D1FE3">
          <w:rPr>
            <w:rStyle w:val="Hyperlink"/>
            <w:noProof/>
          </w:rPr>
          <w:t>6.31</w:t>
        </w:r>
        <w:r w:rsidR="00AF4B32" w:rsidRPr="00BD77D1">
          <w:rPr>
            <w:rFonts w:ascii="Calibri" w:hAnsi="Calibri"/>
            <w:noProof/>
            <w:sz w:val="22"/>
            <w:szCs w:val="22"/>
          </w:rPr>
          <w:tab/>
        </w:r>
        <w:r w:rsidR="00AF4B32" w:rsidRPr="009D1FE3">
          <w:rPr>
            <w:rStyle w:val="Hyperlink"/>
            <w:noProof/>
          </w:rPr>
          <w:t>Element &lt;FilterType&gt;</w:t>
        </w:r>
        <w:r w:rsidR="00AF4B32">
          <w:rPr>
            <w:noProof/>
            <w:webHidden/>
          </w:rPr>
          <w:tab/>
        </w:r>
        <w:r w:rsidR="00AF4B32">
          <w:rPr>
            <w:noProof/>
            <w:webHidden/>
          </w:rPr>
          <w:fldChar w:fldCharType="begin"/>
        </w:r>
        <w:r w:rsidR="00AF4B32">
          <w:rPr>
            <w:noProof/>
            <w:webHidden/>
          </w:rPr>
          <w:instrText xml:space="preserve"> PAGEREF _Toc476057223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37E5FA7C" w14:textId="77777777" w:rsidR="00AF4B32" w:rsidRPr="00BD77D1" w:rsidRDefault="00C514F9">
      <w:pPr>
        <w:pStyle w:val="TOC2"/>
        <w:rPr>
          <w:rFonts w:ascii="Calibri" w:hAnsi="Calibri"/>
          <w:noProof/>
          <w:sz w:val="22"/>
          <w:szCs w:val="22"/>
        </w:rPr>
      </w:pPr>
      <w:hyperlink w:anchor="_Toc476057224" w:history="1">
        <w:r w:rsidR="00AF4B32" w:rsidRPr="009D1FE3">
          <w:rPr>
            <w:rStyle w:val="Hyperlink"/>
            <w:noProof/>
          </w:rPr>
          <w:t>6.32</w:t>
        </w:r>
        <w:r w:rsidR="00AF4B32" w:rsidRPr="00BD77D1">
          <w:rPr>
            <w:rFonts w:ascii="Calibri" w:hAnsi="Calibri"/>
            <w:noProof/>
            <w:sz w:val="22"/>
            <w:szCs w:val="22"/>
          </w:rPr>
          <w:tab/>
        </w:r>
        <w:r w:rsidR="00AF4B32" w:rsidRPr="009D1FE3">
          <w:rPr>
            <w:rStyle w:val="Hyperlink"/>
            <w:noProof/>
          </w:rPr>
          <w:t>Element &lt;FragmentArray&gt;</w:t>
        </w:r>
        <w:r w:rsidR="00AF4B32">
          <w:rPr>
            <w:noProof/>
            <w:webHidden/>
          </w:rPr>
          <w:tab/>
        </w:r>
        <w:r w:rsidR="00AF4B32">
          <w:rPr>
            <w:noProof/>
            <w:webHidden/>
          </w:rPr>
          <w:fldChar w:fldCharType="begin"/>
        </w:r>
        <w:r w:rsidR="00AF4B32">
          <w:rPr>
            <w:noProof/>
            <w:webHidden/>
          </w:rPr>
          <w:instrText xml:space="preserve"> PAGEREF _Toc476057224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0CC72A09" w14:textId="77777777" w:rsidR="00AF4B32" w:rsidRPr="00BD77D1" w:rsidRDefault="00C514F9">
      <w:pPr>
        <w:pStyle w:val="TOC2"/>
        <w:rPr>
          <w:rFonts w:ascii="Calibri" w:hAnsi="Calibri"/>
          <w:noProof/>
          <w:sz w:val="22"/>
          <w:szCs w:val="22"/>
        </w:rPr>
      </w:pPr>
      <w:hyperlink w:anchor="_Toc476057225" w:history="1">
        <w:r w:rsidR="00AF4B32" w:rsidRPr="009D1FE3">
          <w:rPr>
            <w:rStyle w:val="Hyperlink"/>
            <w:noProof/>
          </w:rPr>
          <w:t>6.33</w:t>
        </w:r>
        <w:r w:rsidR="00AF4B32" w:rsidRPr="00BD77D1">
          <w:rPr>
            <w:rFonts w:ascii="Calibri" w:hAnsi="Calibri"/>
            <w:noProof/>
            <w:sz w:val="22"/>
            <w:szCs w:val="22"/>
          </w:rPr>
          <w:tab/>
        </w:r>
        <w:r w:rsidR="00AF4B32" w:rsidRPr="009D1FE3">
          <w:rPr>
            <w:rStyle w:val="Hyperlink"/>
            <w:noProof/>
          </w:rPr>
          <w:t>Element &lt;Fragmentation&gt;</w:t>
        </w:r>
        <w:r w:rsidR="00AF4B32">
          <w:rPr>
            <w:noProof/>
            <w:webHidden/>
          </w:rPr>
          <w:tab/>
        </w:r>
        <w:r w:rsidR="00AF4B32">
          <w:rPr>
            <w:noProof/>
            <w:webHidden/>
          </w:rPr>
          <w:fldChar w:fldCharType="begin"/>
        </w:r>
        <w:r w:rsidR="00AF4B32">
          <w:rPr>
            <w:noProof/>
            <w:webHidden/>
          </w:rPr>
          <w:instrText xml:space="preserve"> PAGEREF _Toc476057225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14:paraId="4FA45D95" w14:textId="77777777" w:rsidR="00AF4B32" w:rsidRPr="00BD77D1" w:rsidRDefault="00C514F9">
      <w:pPr>
        <w:pStyle w:val="TOC2"/>
        <w:rPr>
          <w:rFonts w:ascii="Calibri" w:hAnsi="Calibri"/>
          <w:noProof/>
          <w:sz w:val="22"/>
          <w:szCs w:val="22"/>
        </w:rPr>
      </w:pPr>
      <w:hyperlink w:anchor="_Toc476057226" w:history="1">
        <w:r w:rsidR="00AF4B32" w:rsidRPr="009D1FE3">
          <w:rPr>
            <w:rStyle w:val="Hyperlink"/>
            <w:noProof/>
          </w:rPr>
          <w:t>6.34</w:t>
        </w:r>
        <w:r w:rsidR="00AF4B32" w:rsidRPr="00BD77D1">
          <w:rPr>
            <w:rFonts w:ascii="Calibri" w:hAnsi="Calibri"/>
            <w:noProof/>
            <w:sz w:val="22"/>
            <w:szCs w:val="22"/>
          </w:rPr>
          <w:tab/>
        </w:r>
        <w:r w:rsidR="00AF4B32" w:rsidRPr="009D1FE3">
          <w:rPr>
            <w:rStyle w:val="Hyperlink"/>
            <w:noProof/>
          </w:rPr>
          <w:t>Element &lt;FragmentationTable&gt;</w:t>
        </w:r>
        <w:r w:rsidR="00AF4B32">
          <w:rPr>
            <w:noProof/>
            <w:webHidden/>
          </w:rPr>
          <w:tab/>
        </w:r>
        <w:r w:rsidR="00AF4B32">
          <w:rPr>
            <w:noProof/>
            <w:webHidden/>
          </w:rPr>
          <w:fldChar w:fldCharType="begin"/>
        </w:r>
        <w:r w:rsidR="00AF4B32">
          <w:rPr>
            <w:noProof/>
            <w:webHidden/>
          </w:rPr>
          <w:instrText xml:space="preserve"> PAGEREF _Toc476057226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14:paraId="6FA6ED73" w14:textId="77777777" w:rsidR="00AF4B32" w:rsidRPr="00BD77D1" w:rsidRDefault="00C514F9">
      <w:pPr>
        <w:pStyle w:val="TOC2"/>
        <w:rPr>
          <w:rFonts w:ascii="Calibri" w:hAnsi="Calibri"/>
          <w:noProof/>
          <w:sz w:val="22"/>
          <w:szCs w:val="22"/>
        </w:rPr>
      </w:pPr>
      <w:hyperlink w:anchor="_Toc476057227" w:history="1">
        <w:r w:rsidR="00AF4B32" w:rsidRPr="009D1FE3">
          <w:rPr>
            <w:rStyle w:val="Hyperlink"/>
            <w:noProof/>
          </w:rPr>
          <w:t>6.35</w:t>
        </w:r>
        <w:r w:rsidR="00AF4B32" w:rsidRPr="00BD77D1">
          <w:rPr>
            <w:rFonts w:ascii="Calibri" w:hAnsi="Calibri"/>
            <w:noProof/>
            <w:sz w:val="22"/>
            <w:szCs w:val="22"/>
          </w:rPr>
          <w:tab/>
        </w:r>
        <w:r w:rsidR="00AF4B32" w:rsidRPr="009D1FE3">
          <w:rPr>
            <w:rStyle w:val="Hyperlink"/>
            <w:noProof/>
          </w:rPr>
          <w:t>Element &lt;FragmentTolerance&gt;</w:t>
        </w:r>
        <w:r w:rsidR="00AF4B32">
          <w:rPr>
            <w:noProof/>
            <w:webHidden/>
          </w:rPr>
          <w:tab/>
        </w:r>
        <w:r w:rsidR="00AF4B32">
          <w:rPr>
            <w:noProof/>
            <w:webHidden/>
          </w:rPr>
          <w:fldChar w:fldCharType="begin"/>
        </w:r>
        <w:r w:rsidR="00AF4B32">
          <w:rPr>
            <w:noProof/>
            <w:webHidden/>
          </w:rPr>
          <w:instrText xml:space="preserve"> PAGEREF _Toc476057227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71F04A30" w14:textId="77777777" w:rsidR="00AF4B32" w:rsidRPr="00BD77D1" w:rsidRDefault="00C514F9">
      <w:pPr>
        <w:pStyle w:val="TOC2"/>
        <w:rPr>
          <w:rFonts w:ascii="Calibri" w:hAnsi="Calibri"/>
          <w:noProof/>
          <w:sz w:val="22"/>
          <w:szCs w:val="22"/>
        </w:rPr>
      </w:pPr>
      <w:hyperlink w:anchor="_Toc476057228" w:history="1">
        <w:r w:rsidR="00AF4B32" w:rsidRPr="009D1FE3">
          <w:rPr>
            <w:rStyle w:val="Hyperlink"/>
            <w:noProof/>
          </w:rPr>
          <w:t>6.36</w:t>
        </w:r>
        <w:r w:rsidR="00AF4B32" w:rsidRPr="00BD77D1">
          <w:rPr>
            <w:rFonts w:ascii="Calibri" w:hAnsi="Calibri"/>
            <w:noProof/>
            <w:sz w:val="22"/>
            <w:szCs w:val="22"/>
          </w:rPr>
          <w:tab/>
        </w:r>
        <w:r w:rsidR="00AF4B32" w:rsidRPr="009D1FE3">
          <w:rPr>
            <w:rStyle w:val="Hyperlink"/>
            <w:noProof/>
          </w:rPr>
          <w:t>Element &lt;Include&gt;</w:t>
        </w:r>
        <w:r w:rsidR="00AF4B32">
          <w:rPr>
            <w:noProof/>
            <w:webHidden/>
          </w:rPr>
          <w:tab/>
        </w:r>
        <w:r w:rsidR="00AF4B32">
          <w:rPr>
            <w:noProof/>
            <w:webHidden/>
          </w:rPr>
          <w:fldChar w:fldCharType="begin"/>
        </w:r>
        <w:r w:rsidR="00AF4B32">
          <w:rPr>
            <w:noProof/>
            <w:webHidden/>
          </w:rPr>
          <w:instrText xml:space="preserve"> PAGEREF _Toc476057228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2A5B058E" w14:textId="77777777" w:rsidR="00AF4B32" w:rsidRPr="00BD77D1" w:rsidRDefault="00C514F9">
      <w:pPr>
        <w:pStyle w:val="TOC2"/>
        <w:rPr>
          <w:rFonts w:ascii="Calibri" w:hAnsi="Calibri"/>
          <w:noProof/>
          <w:sz w:val="22"/>
          <w:szCs w:val="22"/>
        </w:rPr>
      </w:pPr>
      <w:hyperlink w:anchor="_Toc476057229" w:history="1">
        <w:r w:rsidR="00AF4B32" w:rsidRPr="009D1FE3">
          <w:rPr>
            <w:rStyle w:val="Hyperlink"/>
            <w:noProof/>
          </w:rPr>
          <w:t>6.37</w:t>
        </w:r>
        <w:r w:rsidR="00AF4B32" w:rsidRPr="00BD77D1">
          <w:rPr>
            <w:rFonts w:ascii="Calibri" w:hAnsi="Calibri"/>
            <w:noProof/>
            <w:sz w:val="22"/>
            <w:szCs w:val="22"/>
          </w:rPr>
          <w:tab/>
        </w:r>
        <w:r w:rsidR="00AF4B32" w:rsidRPr="009D1FE3">
          <w:rPr>
            <w:rStyle w:val="Hyperlink"/>
            <w:noProof/>
          </w:rPr>
          <w:t>Element &lt;Inputs&gt;</w:t>
        </w:r>
        <w:r w:rsidR="00AF4B32">
          <w:rPr>
            <w:noProof/>
            <w:webHidden/>
          </w:rPr>
          <w:tab/>
        </w:r>
        <w:r w:rsidR="00AF4B32">
          <w:rPr>
            <w:noProof/>
            <w:webHidden/>
          </w:rPr>
          <w:fldChar w:fldCharType="begin"/>
        </w:r>
        <w:r w:rsidR="00AF4B32">
          <w:rPr>
            <w:noProof/>
            <w:webHidden/>
          </w:rPr>
          <w:instrText xml:space="preserve"> PAGEREF _Toc476057229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00F0E4A4" w14:textId="77777777" w:rsidR="00AF4B32" w:rsidRPr="00BD77D1" w:rsidRDefault="00C514F9">
      <w:pPr>
        <w:pStyle w:val="TOC2"/>
        <w:rPr>
          <w:rFonts w:ascii="Calibri" w:hAnsi="Calibri"/>
          <w:noProof/>
          <w:sz w:val="22"/>
          <w:szCs w:val="22"/>
        </w:rPr>
      </w:pPr>
      <w:hyperlink w:anchor="_Toc476057230" w:history="1">
        <w:r w:rsidR="00AF4B32" w:rsidRPr="009D1FE3">
          <w:rPr>
            <w:rStyle w:val="Hyperlink"/>
            <w:noProof/>
          </w:rPr>
          <w:t>6.38</w:t>
        </w:r>
        <w:r w:rsidR="00AF4B32" w:rsidRPr="00BD77D1">
          <w:rPr>
            <w:rFonts w:ascii="Calibri" w:hAnsi="Calibri"/>
            <w:noProof/>
            <w:sz w:val="22"/>
            <w:szCs w:val="22"/>
          </w:rPr>
          <w:tab/>
        </w:r>
        <w:r w:rsidR="00AF4B32" w:rsidRPr="009D1FE3">
          <w:rPr>
            <w:rStyle w:val="Hyperlink"/>
            <w:noProof/>
          </w:rPr>
          <w:t>Element &lt;InputSpectra&gt;</w:t>
        </w:r>
        <w:r w:rsidR="00AF4B32">
          <w:rPr>
            <w:noProof/>
            <w:webHidden/>
          </w:rPr>
          <w:tab/>
        </w:r>
        <w:r w:rsidR="00AF4B32">
          <w:rPr>
            <w:noProof/>
            <w:webHidden/>
          </w:rPr>
          <w:fldChar w:fldCharType="begin"/>
        </w:r>
        <w:r w:rsidR="00AF4B32">
          <w:rPr>
            <w:noProof/>
            <w:webHidden/>
          </w:rPr>
          <w:instrText xml:space="preserve"> PAGEREF _Toc476057230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34802911" w14:textId="77777777" w:rsidR="00AF4B32" w:rsidRPr="00BD77D1" w:rsidRDefault="00C514F9">
      <w:pPr>
        <w:pStyle w:val="TOC2"/>
        <w:rPr>
          <w:rFonts w:ascii="Calibri" w:hAnsi="Calibri"/>
          <w:noProof/>
          <w:sz w:val="22"/>
          <w:szCs w:val="22"/>
        </w:rPr>
      </w:pPr>
      <w:hyperlink w:anchor="_Toc476057231" w:history="1">
        <w:r w:rsidR="00AF4B32" w:rsidRPr="009D1FE3">
          <w:rPr>
            <w:rStyle w:val="Hyperlink"/>
            <w:noProof/>
          </w:rPr>
          <w:t>6.39</w:t>
        </w:r>
        <w:r w:rsidR="00AF4B32" w:rsidRPr="00BD77D1">
          <w:rPr>
            <w:rFonts w:ascii="Calibri" w:hAnsi="Calibri"/>
            <w:noProof/>
            <w:sz w:val="22"/>
            <w:szCs w:val="22"/>
          </w:rPr>
          <w:tab/>
        </w:r>
        <w:r w:rsidR="00AF4B32" w:rsidRPr="009D1FE3">
          <w:rPr>
            <w:rStyle w:val="Hyperlink"/>
            <w:noProof/>
          </w:rPr>
          <w:t>Element &lt;InputSpectrumIdentifications&gt;</w:t>
        </w:r>
        <w:r w:rsidR="00AF4B32">
          <w:rPr>
            <w:noProof/>
            <w:webHidden/>
          </w:rPr>
          <w:tab/>
        </w:r>
        <w:r w:rsidR="00AF4B32">
          <w:rPr>
            <w:noProof/>
            <w:webHidden/>
          </w:rPr>
          <w:fldChar w:fldCharType="begin"/>
        </w:r>
        <w:r w:rsidR="00AF4B32">
          <w:rPr>
            <w:noProof/>
            <w:webHidden/>
          </w:rPr>
          <w:instrText xml:space="preserve"> PAGEREF _Toc476057231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33B44193" w14:textId="77777777" w:rsidR="00AF4B32" w:rsidRPr="00BD77D1" w:rsidRDefault="00C514F9">
      <w:pPr>
        <w:pStyle w:val="TOC2"/>
        <w:rPr>
          <w:rFonts w:ascii="Calibri" w:hAnsi="Calibri"/>
          <w:noProof/>
          <w:sz w:val="22"/>
          <w:szCs w:val="22"/>
        </w:rPr>
      </w:pPr>
      <w:hyperlink w:anchor="_Toc476057232" w:history="1">
        <w:r w:rsidR="00AF4B32" w:rsidRPr="009D1FE3">
          <w:rPr>
            <w:rStyle w:val="Hyperlink"/>
            <w:noProof/>
          </w:rPr>
          <w:t>6.40</w:t>
        </w:r>
        <w:r w:rsidR="00AF4B32" w:rsidRPr="00BD77D1">
          <w:rPr>
            <w:rFonts w:ascii="Calibri" w:hAnsi="Calibri"/>
            <w:noProof/>
            <w:sz w:val="22"/>
            <w:szCs w:val="22"/>
          </w:rPr>
          <w:tab/>
        </w:r>
        <w:r w:rsidR="00AF4B32" w:rsidRPr="009D1FE3">
          <w:rPr>
            <w:rStyle w:val="Hyperlink"/>
            <w:noProof/>
          </w:rPr>
          <w:t>Element &lt;IonType&gt;</w:t>
        </w:r>
        <w:r w:rsidR="00AF4B32">
          <w:rPr>
            <w:noProof/>
            <w:webHidden/>
          </w:rPr>
          <w:tab/>
        </w:r>
        <w:r w:rsidR="00AF4B32">
          <w:rPr>
            <w:noProof/>
            <w:webHidden/>
          </w:rPr>
          <w:fldChar w:fldCharType="begin"/>
        </w:r>
        <w:r w:rsidR="00AF4B32">
          <w:rPr>
            <w:noProof/>
            <w:webHidden/>
          </w:rPr>
          <w:instrText xml:space="preserve"> PAGEREF _Toc476057232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254485EC" w14:textId="77777777" w:rsidR="00AF4B32" w:rsidRPr="00BD77D1" w:rsidRDefault="00C514F9">
      <w:pPr>
        <w:pStyle w:val="TOC2"/>
        <w:rPr>
          <w:rFonts w:ascii="Calibri" w:hAnsi="Calibri"/>
          <w:noProof/>
          <w:sz w:val="22"/>
          <w:szCs w:val="22"/>
        </w:rPr>
      </w:pPr>
      <w:hyperlink w:anchor="_Toc476057233" w:history="1">
        <w:r w:rsidR="00AF4B32" w:rsidRPr="009D1FE3">
          <w:rPr>
            <w:rStyle w:val="Hyperlink"/>
            <w:noProof/>
          </w:rPr>
          <w:t>6.41</w:t>
        </w:r>
        <w:r w:rsidR="00AF4B32" w:rsidRPr="00BD77D1">
          <w:rPr>
            <w:rFonts w:ascii="Calibri" w:hAnsi="Calibri"/>
            <w:noProof/>
            <w:sz w:val="22"/>
            <w:szCs w:val="22"/>
          </w:rPr>
          <w:tab/>
        </w:r>
        <w:r w:rsidR="00AF4B32" w:rsidRPr="009D1FE3">
          <w:rPr>
            <w:rStyle w:val="Hyperlink"/>
            <w:noProof/>
          </w:rPr>
          <w:t>Element &lt;MassTable&gt;</w:t>
        </w:r>
        <w:r w:rsidR="00AF4B32">
          <w:rPr>
            <w:noProof/>
            <w:webHidden/>
          </w:rPr>
          <w:tab/>
        </w:r>
        <w:r w:rsidR="00AF4B32">
          <w:rPr>
            <w:noProof/>
            <w:webHidden/>
          </w:rPr>
          <w:fldChar w:fldCharType="begin"/>
        </w:r>
        <w:r w:rsidR="00AF4B32">
          <w:rPr>
            <w:noProof/>
            <w:webHidden/>
          </w:rPr>
          <w:instrText xml:space="preserve"> PAGEREF _Toc476057233 \h </w:instrText>
        </w:r>
        <w:r w:rsidR="00AF4B32">
          <w:rPr>
            <w:noProof/>
            <w:webHidden/>
          </w:rPr>
        </w:r>
        <w:r w:rsidR="00AF4B32">
          <w:rPr>
            <w:noProof/>
            <w:webHidden/>
          </w:rPr>
          <w:fldChar w:fldCharType="separate"/>
        </w:r>
        <w:r w:rsidR="00005423">
          <w:rPr>
            <w:noProof/>
            <w:webHidden/>
          </w:rPr>
          <w:t>48</w:t>
        </w:r>
        <w:r w:rsidR="00AF4B32">
          <w:rPr>
            <w:noProof/>
            <w:webHidden/>
          </w:rPr>
          <w:fldChar w:fldCharType="end"/>
        </w:r>
      </w:hyperlink>
    </w:p>
    <w:p w14:paraId="50D284F0" w14:textId="77777777" w:rsidR="00AF4B32" w:rsidRPr="00BD77D1" w:rsidRDefault="00C514F9">
      <w:pPr>
        <w:pStyle w:val="TOC2"/>
        <w:rPr>
          <w:rFonts w:ascii="Calibri" w:hAnsi="Calibri"/>
          <w:noProof/>
          <w:sz w:val="22"/>
          <w:szCs w:val="22"/>
        </w:rPr>
      </w:pPr>
      <w:hyperlink w:anchor="_Toc476057234" w:history="1">
        <w:r w:rsidR="00AF4B32" w:rsidRPr="009D1FE3">
          <w:rPr>
            <w:rStyle w:val="Hyperlink"/>
            <w:noProof/>
          </w:rPr>
          <w:t>6.42</w:t>
        </w:r>
        <w:r w:rsidR="00AF4B32" w:rsidRPr="00BD77D1">
          <w:rPr>
            <w:rFonts w:ascii="Calibri" w:hAnsi="Calibri"/>
            <w:noProof/>
            <w:sz w:val="22"/>
            <w:szCs w:val="22"/>
          </w:rPr>
          <w:tab/>
        </w:r>
        <w:r w:rsidR="00AF4B32" w:rsidRPr="009D1FE3">
          <w:rPr>
            <w:rStyle w:val="Hyperlink"/>
            <w:noProof/>
          </w:rPr>
          <w:t>Element &lt;Measure&gt;</w:t>
        </w:r>
        <w:r w:rsidR="00AF4B32">
          <w:rPr>
            <w:noProof/>
            <w:webHidden/>
          </w:rPr>
          <w:tab/>
        </w:r>
        <w:r w:rsidR="00AF4B32">
          <w:rPr>
            <w:noProof/>
            <w:webHidden/>
          </w:rPr>
          <w:fldChar w:fldCharType="begin"/>
        </w:r>
        <w:r w:rsidR="00AF4B32">
          <w:rPr>
            <w:noProof/>
            <w:webHidden/>
          </w:rPr>
          <w:instrText xml:space="preserve"> PAGEREF _Toc476057234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14:paraId="3742D759" w14:textId="77777777" w:rsidR="00AF4B32" w:rsidRPr="00BD77D1" w:rsidRDefault="00C514F9">
      <w:pPr>
        <w:pStyle w:val="TOC2"/>
        <w:rPr>
          <w:rFonts w:ascii="Calibri" w:hAnsi="Calibri"/>
          <w:noProof/>
          <w:sz w:val="22"/>
          <w:szCs w:val="22"/>
        </w:rPr>
      </w:pPr>
      <w:hyperlink w:anchor="_Toc476057235" w:history="1">
        <w:r w:rsidR="00AF4B32" w:rsidRPr="009D1FE3">
          <w:rPr>
            <w:rStyle w:val="Hyperlink"/>
            <w:noProof/>
          </w:rPr>
          <w:t>6.43</w:t>
        </w:r>
        <w:r w:rsidR="00AF4B32" w:rsidRPr="00BD77D1">
          <w:rPr>
            <w:rFonts w:ascii="Calibri" w:hAnsi="Calibri"/>
            <w:noProof/>
            <w:sz w:val="22"/>
            <w:szCs w:val="22"/>
          </w:rPr>
          <w:tab/>
        </w:r>
        <w:r w:rsidR="00AF4B32" w:rsidRPr="009D1FE3">
          <w:rPr>
            <w:rStyle w:val="Hyperlink"/>
            <w:noProof/>
          </w:rPr>
          <w:t>Element &lt;Modification&gt;</w:t>
        </w:r>
        <w:r w:rsidR="00AF4B32">
          <w:rPr>
            <w:noProof/>
            <w:webHidden/>
          </w:rPr>
          <w:tab/>
        </w:r>
        <w:r w:rsidR="00AF4B32">
          <w:rPr>
            <w:noProof/>
            <w:webHidden/>
          </w:rPr>
          <w:fldChar w:fldCharType="begin"/>
        </w:r>
        <w:r w:rsidR="00AF4B32">
          <w:rPr>
            <w:noProof/>
            <w:webHidden/>
          </w:rPr>
          <w:instrText xml:space="preserve"> PAGEREF _Toc476057235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14:paraId="1A4C3F8F" w14:textId="77777777" w:rsidR="00AF4B32" w:rsidRPr="00BD77D1" w:rsidRDefault="00C514F9">
      <w:pPr>
        <w:pStyle w:val="TOC2"/>
        <w:rPr>
          <w:rFonts w:ascii="Calibri" w:hAnsi="Calibri"/>
          <w:noProof/>
          <w:sz w:val="22"/>
          <w:szCs w:val="22"/>
        </w:rPr>
      </w:pPr>
      <w:hyperlink w:anchor="_Toc476057236" w:history="1">
        <w:r w:rsidR="00AF4B32" w:rsidRPr="009D1FE3">
          <w:rPr>
            <w:rStyle w:val="Hyperlink"/>
            <w:noProof/>
          </w:rPr>
          <w:t>6.44</w:t>
        </w:r>
        <w:r w:rsidR="00AF4B32" w:rsidRPr="00BD77D1">
          <w:rPr>
            <w:rFonts w:ascii="Calibri" w:hAnsi="Calibri"/>
            <w:noProof/>
            <w:sz w:val="22"/>
            <w:szCs w:val="22"/>
          </w:rPr>
          <w:tab/>
        </w:r>
        <w:r w:rsidR="00AF4B32" w:rsidRPr="009D1FE3">
          <w:rPr>
            <w:rStyle w:val="Hyperlink"/>
            <w:noProof/>
          </w:rPr>
          <w:t>Element &lt;ModificationParams&gt;</w:t>
        </w:r>
        <w:r w:rsidR="00AF4B32">
          <w:rPr>
            <w:noProof/>
            <w:webHidden/>
          </w:rPr>
          <w:tab/>
        </w:r>
        <w:r w:rsidR="00AF4B32">
          <w:rPr>
            <w:noProof/>
            <w:webHidden/>
          </w:rPr>
          <w:fldChar w:fldCharType="begin"/>
        </w:r>
        <w:r w:rsidR="00AF4B32">
          <w:rPr>
            <w:noProof/>
            <w:webHidden/>
          </w:rPr>
          <w:instrText xml:space="preserve"> PAGEREF _Toc476057236 \h </w:instrText>
        </w:r>
        <w:r w:rsidR="00AF4B32">
          <w:rPr>
            <w:noProof/>
            <w:webHidden/>
          </w:rPr>
        </w:r>
        <w:r w:rsidR="00AF4B32">
          <w:rPr>
            <w:noProof/>
            <w:webHidden/>
          </w:rPr>
          <w:fldChar w:fldCharType="separate"/>
        </w:r>
        <w:r w:rsidR="00005423">
          <w:rPr>
            <w:noProof/>
            <w:webHidden/>
          </w:rPr>
          <w:t>50</w:t>
        </w:r>
        <w:r w:rsidR="00AF4B32">
          <w:rPr>
            <w:noProof/>
            <w:webHidden/>
          </w:rPr>
          <w:fldChar w:fldCharType="end"/>
        </w:r>
      </w:hyperlink>
    </w:p>
    <w:p w14:paraId="7A2F1CB3" w14:textId="77777777" w:rsidR="00AF4B32" w:rsidRPr="00BD77D1" w:rsidRDefault="00C514F9">
      <w:pPr>
        <w:pStyle w:val="TOC2"/>
        <w:rPr>
          <w:rFonts w:ascii="Calibri" w:hAnsi="Calibri"/>
          <w:noProof/>
          <w:sz w:val="22"/>
          <w:szCs w:val="22"/>
        </w:rPr>
      </w:pPr>
      <w:hyperlink w:anchor="_Toc476057237" w:history="1">
        <w:r w:rsidR="00AF4B32" w:rsidRPr="009D1FE3">
          <w:rPr>
            <w:rStyle w:val="Hyperlink"/>
            <w:noProof/>
          </w:rPr>
          <w:t>6.45</w:t>
        </w:r>
        <w:r w:rsidR="00AF4B32" w:rsidRPr="00BD77D1">
          <w:rPr>
            <w:rFonts w:ascii="Calibri" w:hAnsi="Calibri"/>
            <w:noProof/>
            <w:sz w:val="22"/>
            <w:szCs w:val="22"/>
          </w:rPr>
          <w:tab/>
        </w:r>
        <w:r w:rsidR="00AF4B32" w:rsidRPr="009D1FE3">
          <w:rPr>
            <w:rStyle w:val="Hyperlink"/>
            <w:noProof/>
          </w:rPr>
          <w:t>Element &lt;Organization&gt;</w:t>
        </w:r>
        <w:r w:rsidR="00AF4B32">
          <w:rPr>
            <w:noProof/>
            <w:webHidden/>
          </w:rPr>
          <w:tab/>
        </w:r>
        <w:r w:rsidR="00AF4B32">
          <w:rPr>
            <w:noProof/>
            <w:webHidden/>
          </w:rPr>
          <w:fldChar w:fldCharType="begin"/>
        </w:r>
        <w:r w:rsidR="00AF4B32">
          <w:rPr>
            <w:noProof/>
            <w:webHidden/>
          </w:rPr>
          <w:instrText xml:space="preserve"> PAGEREF _Toc476057237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14:paraId="7C6CF15D" w14:textId="77777777" w:rsidR="00AF4B32" w:rsidRPr="00BD77D1" w:rsidRDefault="00C514F9">
      <w:pPr>
        <w:pStyle w:val="TOC2"/>
        <w:rPr>
          <w:rFonts w:ascii="Calibri" w:hAnsi="Calibri"/>
          <w:noProof/>
          <w:sz w:val="22"/>
          <w:szCs w:val="22"/>
        </w:rPr>
      </w:pPr>
      <w:hyperlink w:anchor="_Toc476057238" w:history="1">
        <w:r w:rsidR="00AF4B32" w:rsidRPr="009D1FE3">
          <w:rPr>
            <w:rStyle w:val="Hyperlink"/>
            <w:noProof/>
          </w:rPr>
          <w:t>6.46</w:t>
        </w:r>
        <w:r w:rsidR="00AF4B32" w:rsidRPr="00BD77D1">
          <w:rPr>
            <w:rFonts w:ascii="Calibri" w:hAnsi="Calibri"/>
            <w:noProof/>
            <w:sz w:val="22"/>
            <w:szCs w:val="22"/>
          </w:rPr>
          <w:tab/>
        </w:r>
        <w:r w:rsidR="00AF4B32" w:rsidRPr="009D1FE3">
          <w:rPr>
            <w:rStyle w:val="Hyperlink"/>
            <w:noProof/>
          </w:rPr>
          <w:t>Element &lt;Parent&gt;</w:t>
        </w:r>
        <w:r w:rsidR="00AF4B32">
          <w:rPr>
            <w:noProof/>
            <w:webHidden/>
          </w:rPr>
          <w:tab/>
        </w:r>
        <w:r w:rsidR="00AF4B32">
          <w:rPr>
            <w:noProof/>
            <w:webHidden/>
          </w:rPr>
          <w:fldChar w:fldCharType="begin"/>
        </w:r>
        <w:r w:rsidR="00AF4B32">
          <w:rPr>
            <w:noProof/>
            <w:webHidden/>
          </w:rPr>
          <w:instrText xml:space="preserve"> PAGEREF _Toc476057238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14:paraId="7A74842D" w14:textId="77777777" w:rsidR="00AF4B32" w:rsidRPr="00BD77D1" w:rsidRDefault="00C514F9">
      <w:pPr>
        <w:pStyle w:val="TOC2"/>
        <w:rPr>
          <w:rFonts w:ascii="Calibri" w:hAnsi="Calibri"/>
          <w:noProof/>
          <w:sz w:val="22"/>
          <w:szCs w:val="22"/>
        </w:rPr>
      </w:pPr>
      <w:hyperlink w:anchor="_Toc476057239" w:history="1">
        <w:r w:rsidR="00AF4B32" w:rsidRPr="009D1FE3">
          <w:rPr>
            <w:rStyle w:val="Hyperlink"/>
            <w:noProof/>
          </w:rPr>
          <w:t>6.47</w:t>
        </w:r>
        <w:r w:rsidR="00AF4B32" w:rsidRPr="00BD77D1">
          <w:rPr>
            <w:rFonts w:ascii="Calibri" w:hAnsi="Calibri"/>
            <w:noProof/>
            <w:sz w:val="22"/>
            <w:szCs w:val="22"/>
          </w:rPr>
          <w:tab/>
        </w:r>
        <w:r w:rsidR="00AF4B32" w:rsidRPr="009D1FE3">
          <w:rPr>
            <w:rStyle w:val="Hyperlink"/>
            <w:noProof/>
          </w:rPr>
          <w:t>Element &lt;ParentTolerance&gt;</w:t>
        </w:r>
        <w:r w:rsidR="00AF4B32">
          <w:rPr>
            <w:noProof/>
            <w:webHidden/>
          </w:rPr>
          <w:tab/>
        </w:r>
        <w:r w:rsidR="00AF4B32">
          <w:rPr>
            <w:noProof/>
            <w:webHidden/>
          </w:rPr>
          <w:fldChar w:fldCharType="begin"/>
        </w:r>
        <w:r w:rsidR="00AF4B32">
          <w:rPr>
            <w:noProof/>
            <w:webHidden/>
          </w:rPr>
          <w:instrText xml:space="preserve"> PAGEREF _Toc476057239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14:paraId="62FFBB3D" w14:textId="77777777" w:rsidR="00AF4B32" w:rsidRPr="00BD77D1" w:rsidRDefault="00C514F9">
      <w:pPr>
        <w:pStyle w:val="TOC2"/>
        <w:rPr>
          <w:rFonts w:ascii="Calibri" w:hAnsi="Calibri"/>
          <w:noProof/>
          <w:sz w:val="22"/>
          <w:szCs w:val="22"/>
        </w:rPr>
      </w:pPr>
      <w:hyperlink w:anchor="_Toc476057240" w:history="1">
        <w:r w:rsidR="00AF4B32" w:rsidRPr="009D1FE3">
          <w:rPr>
            <w:rStyle w:val="Hyperlink"/>
            <w:noProof/>
          </w:rPr>
          <w:t>6.48</w:t>
        </w:r>
        <w:r w:rsidR="00AF4B32" w:rsidRPr="00BD77D1">
          <w:rPr>
            <w:rFonts w:ascii="Calibri" w:hAnsi="Calibri"/>
            <w:noProof/>
            <w:sz w:val="22"/>
            <w:szCs w:val="22"/>
          </w:rPr>
          <w:tab/>
        </w:r>
        <w:r w:rsidR="00AF4B32" w:rsidRPr="009D1FE3">
          <w:rPr>
            <w:rStyle w:val="Hyperlink"/>
            <w:noProof/>
          </w:rPr>
          <w:t>Element &lt;Peptide&gt;</w:t>
        </w:r>
        <w:r w:rsidR="00AF4B32">
          <w:rPr>
            <w:noProof/>
            <w:webHidden/>
          </w:rPr>
          <w:tab/>
        </w:r>
        <w:r w:rsidR="00AF4B32">
          <w:rPr>
            <w:noProof/>
            <w:webHidden/>
          </w:rPr>
          <w:fldChar w:fldCharType="begin"/>
        </w:r>
        <w:r w:rsidR="00AF4B32">
          <w:rPr>
            <w:noProof/>
            <w:webHidden/>
          </w:rPr>
          <w:instrText xml:space="preserve"> PAGEREF _Toc476057240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14:paraId="07BF0DF9" w14:textId="77777777" w:rsidR="00AF4B32" w:rsidRPr="00BD77D1" w:rsidRDefault="00C514F9">
      <w:pPr>
        <w:pStyle w:val="TOC2"/>
        <w:rPr>
          <w:rFonts w:ascii="Calibri" w:hAnsi="Calibri"/>
          <w:noProof/>
          <w:sz w:val="22"/>
          <w:szCs w:val="22"/>
        </w:rPr>
      </w:pPr>
      <w:hyperlink w:anchor="_Toc476057241" w:history="1">
        <w:r w:rsidR="00AF4B32" w:rsidRPr="009D1FE3">
          <w:rPr>
            <w:rStyle w:val="Hyperlink"/>
            <w:noProof/>
          </w:rPr>
          <w:t>6.49</w:t>
        </w:r>
        <w:r w:rsidR="00AF4B32" w:rsidRPr="00BD77D1">
          <w:rPr>
            <w:rFonts w:ascii="Calibri" w:hAnsi="Calibri"/>
            <w:noProof/>
            <w:sz w:val="22"/>
            <w:szCs w:val="22"/>
          </w:rPr>
          <w:tab/>
        </w:r>
        <w:r w:rsidR="00AF4B32" w:rsidRPr="009D1FE3">
          <w:rPr>
            <w:rStyle w:val="Hyperlink"/>
            <w:noProof/>
          </w:rPr>
          <w:t>Element &lt;PeptideEvidence&gt;</w:t>
        </w:r>
        <w:r w:rsidR="00AF4B32">
          <w:rPr>
            <w:noProof/>
            <w:webHidden/>
          </w:rPr>
          <w:tab/>
        </w:r>
        <w:r w:rsidR="00AF4B32">
          <w:rPr>
            <w:noProof/>
            <w:webHidden/>
          </w:rPr>
          <w:fldChar w:fldCharType="begin"/>
        </w:r>
        <w:r w:rsidR="00AF4B32">
          <w:rPr>
            <w:noProof/>
            <w:webHidden/>
          </w:rPr>
          <w:instrText xml:space="preserve"> PAGEREF _Toc476057241 \h </w:instrText>
        </w:r>
        <w:r w:rsidR="00AF4B32">
          <w:rPr>
            <w:noProof/>
            <w:webHidden/>
          </w:rPr>
        </w:r>
        <w:r w:rsidR="00AF4B32">
          <w:rPr>
            <w:noProof/>
            <w:webHidden/>
          </w:rPr>
          <w:fldChar w:fldCharType="separate"/>
        </w:r>
        <w:r w:rsidR="00005423">
          <w:rPr>
            <w:noProof/>
            <w:webHidden/>
          </w:rPr>
          <w:t>53</w:t>
        </w:r>
        <w:r w:rsidR="00AF4B32">
          <w:rPr>
            <w:noProof/>
            <w:webHidden/>
          </w:rPr>
          <w:fldChar w:fldCharType="end"/>
        </w:r>
      </w:hyperlink>
    </w:p>
    <w:p w14:paraId="4787B1C5" w14:textId="77777777" w:rsidR="00AF4B32" w:rsidRPr="00BD77D1" w:rsidRDefault="00C514F9">
      <w:pPr>
        <w:pStyle w:val="TOC2"/>
        <w:rPr>
          <w:rFonts w:ascii="Calibri" w:hAnsi="Calibri"/>
          <w:noProof/>
          <w:sz w:val="22"/>
          <w:szCs w:val="22"/>
        </w:rPr>
      </w:pPr>
      <w:hyperlink w:anchor="_Toc476057242" w:history="1">
        <w:r w:rsidR="00AF4B32" w:rsidRPr="009D1FE3">
          <w:rPr>
            <w:rStyle w:val="Hyperlink"/>
            <w:noProof/>
          </w:rPr>
          <w:t>6.50</w:t>
        </w:r>
        <w:r w:rsidR="00AF4B32" w:rsidRPr="00BD77D1">
          <w:rPr>
            <w:rFonts w:ascii="Calibri" w:hAnsi="Calibri"/>
            <w:noProof/>
            <w:sz w:val="22"/>
            <w:szCs w:val="22"/>
          </w:rPr>
          <w:tab/>
        </w:r>
        <w:r w:rsidR="00AF4B32" w:rsidRPr="009D1FE3">
          <w:rPr>
            <w:rStyle w:val="Hyperlink"/>
            <w:noProof/>
          </w:rPr>
          <w:t>Element &lt;PeptideEvidenceRef&gt;</w:t>
        </w:r>
        <w:r w:rsidR="00AF4B32">
          <w:rPr>
            <w:noProof/>
            <w:webHidden/>
          </w:rPr>
          <w:tab/>
        </w:r>
        <w:r w:rsidR="00AF4B32">
          <w:rPr>
            <w:noProof/>
            <w:webHidden/>
          </w:rPr>
          <w:fldChar w:fldCharType="begin"/>
        </w:r>
        <w:r w:rsidR="00AF4B32">
          <w:rPr>
            <w:noProof/>
            <w:webHidden/>
          </w:rPr>
          <w:instrText xml:space="preserve"> PAGEREF _Toc476057242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14:paraId="3BBBA1C4" w14:textId="77777777" w:rsidR="00AF4B32" w:rsidRPr="00BD77D1" w:rsidRDefault="00C514F9">
      <w:pPr>
        <w:pStyle w:val="TOC2"/>
        <w:rPr>
          <w:rFonts w:ascii="Calibri" w:hAnsi="Calibri"/>
          <w:noProof/>
          <w:sz w:val="22"/>
          <w:szCs w:val="22"/>
        </w:rPr>
      </w:pPr>
      <w:hyperlink w:anchor="_Toc476057243" w:history="1">
        <w:r w:rsidR="00AF4B32" w:rsidRPr="009D1FE3">
          <w:rPr>
            <w:rStyle w:val="Hyperlink"/>
            <w:noProof/>
          </w:rPr>
          <w:t>6.51</w:t>
        </w:r>
        <w:r w:rsidR="00AF4B32" w:rsidRPr="00BD77D1">
          <w:rPr>
            <w:rFonts w:ascii="Calibri" w:hAnsi="Calibri"/>
            <w:noProof/>
            <w:sz w:val="22"/>
            <w:szCs w:val="22"/>
          </w:rPr>
          <w:tab/>
        </w:r>
        <w:r w:rsidR="00AF4B32" w:rsidRPr="009D1FE3">
          <w:rPr>
            <w:rStyle w:val="Hyperlink"/>
            <w:noProof/>
          </w:rPr>
          <w:t>Element &lt;PeptideHypothesis&gt;</w:t>
        </w:r>
        <w:r w:rsidR="00AF4B32">
          <w:rPr>
            <w:noProof/>
            <w:webHidden/>
          </w:rPr>
          <w:tab/>
        </w:r>
        <w:r w:rsidR="00AF4B32">
          <w:rPr>
            <w:noProof/>
            <w:webHidden/>
          </w:rPr>
          <w:fldChar w:fldCharType="begin"/>
        </w:r>
        <w:r w:rsidR="00AF4B32">
          <w:rPr>
            <w:noProof/>
            <w:webHidden/>
          </w:rPr>
          <w:instrText xml:space="preserve"> PAGEREF _Toc476057243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14:paraId="2839B5D2" w14:textId="77777777" w:rsidR="00AF4B32" w:rsidRPr="00BD77D1" w:rsidRDefault="00C514F9">
      <w:pPr>
        <w:pStyle w:val="TOC2"/>
        <w:rPr>
          <w:rFonts w:ascii="Calibri" w:hAnsi="Calibri"/>
          <w:noProof/>
          <w:sz w:val="22"/>
          <w:szCs w:val="22"/>
        </w:rPr>
      </w:pPr>
      <w:hyperlink w:anchor="_Toc476057244" w:history="1">
        <w:r w:rsidR="00AF4B32" w:rsidRPr="009D1FE3">
          <w:rPr>
            <w:rStyle w:val="Hyperlink"/>
            <w:noProof/>
          </w:rPr>
          <w:t>6.52</w:t>
        </w:r>
        <w:r w:rsidR="00AF4B32" w:rsidRPr="00BD77D1">
          <w:rPr>
            <w:rFonts w:ascii="Calibri" w:hAnsi="Calibri"/>
            <w:noProof/>
            <w:sz w:val="22"/>
            <w:szCs w:val="22"/>
          </w:rPr>
          <w:tab/>
        </w:r>
        <w:r w:rsidR="00AF4B32" w:rsidRPr="009D1FE3">
          <w:rPr>
            <w:rStyle w:val="Hyperlink"/>
            <w:noProof/>
          </w:rPr>
          <w:t>Element &lt;PeptideSequence&gt;</w:t>
        </w:r>
        <w:r w:rsidR="00AF4B32">
          <w:rPr>
            <w:noProof/>
            <w:webHidden/>
          </w:rPr>
          <w:tab/>
        </w:r>
        <w:r w:rsidR="00AF4B32">
          <w:rPr>
            <w:noProof/>
            <w:webHidden/>
          </w:rPr>
          <w:fldChar w:fldCharType="begin"/>
        </w:r>
        <w:r w:rsidR="00AF4B32">
          <w:rPr>
            <w:noProof/>
            <w:webHidden/>
          </w:rPr>
          <w:instrText xml:space="preserve"> PAGEREF _Toc476057244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14:paraId="4900F60E" w14:textId="77777777" w:rsidR="00AF4B32" w:rsidRPr="00BD77D1" w:rsidRDefault="00C514F9">
      <w:pPr>
        <w:pStyle w:val="TOC2"/>
        <w:rPr>
          <w:rFonts w:ascii="Calibri" w:hAnsi="Calibri"/>
          <w:noProof/>
          <w:sz w:val="22"/>
          <w:szCs w:val="22"/>
        </w:rPr>
      </w:pPr>
      <w:hyperlink w:anchor="_Toc476057245" w:history="1">
        <w:r w:rsidR="00AF4B32" w:rsidRPr="009D1FE3">
          <w:rPr>
            <w:rStyle w:val="Hyperlink"/>
            <w:noProof/>
          </w:rPr>
          <w:t>6.53</w:t>
        </w:r>
        <w:r w:rsidR="00AF4B32" w:rsidRPr="00BD77D1">
          <w:rPr>
            <w:rFonts w:ascii="Calibri" w:hAnsi="Calibri"/>
            <w:noProof/>
            <w:sz w:val="22"/>
            <w:szCs w:val="22"/>
          </w:rPr>
          <w:tab/>
        </w:r>
        <w:r w:rsidR="00AF4B32" w:rsidRPr="009D1FE3">
          <w:rPr>
            <w:rStyle w:val="Hyperlink"/>
            <w:noProof/>
          </w:rPr>
          <w:t>Element &lt;Person&gt;</w:t>
        </w:r>
        <w:r w:rsidR="00AF4B32">
          <w:rPr>
            <w:noProof/>
            <w:webHidden/>
          </w:rPr>
          <w:tab/>
        </w:r>
        <w:r w:rsidR="00AF4B32">
          <w:rPr>
            <w:noProof/>
            <w:webHidden/>
          </w:rPr>
          <w:fldChar w:fldCharType="begin"/>
        </w:r>
        <w:r w:rsidR="00AF4B32">
          <w:rPr>
            <w:noProof/>
            <w:webHidden/>
          </w:rPr>
          <w:instrText xml:space="preserve"> PAGEREF _Toc476057245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14:paraId="44EC5CD7" w14:textId="77777777" w:rsidR="00AF4B32" w:rsidRPr="00BD77D1" w:rsidRDefault="00C514F9">
      <w:pPr>
        <w:pStyle w:val="TOC2"/>
        <w:rPr>
          <w:rFonts w:ascii="Calibri" w:hAnsi="Calibri"/>
          <w:noProof/>
          <w:sz w:val="22"/>
          <w:szCs w:val="22"/>
        </w:rPr>
      </w:pPr>
      <w:hyperlink w:anchor="_Toc476057246" w:history="1">
        <w:r w:rsidR="00AF4B32" w:rsidRPr="009D1FE3">
          <w:rPr>
            <w:rStyle w:val="Hyperlink"/>
            <w:noProof/>
          </w:rPr>
          <w:t>6.54</w:t>
        </w:r>
        <w:r w:rsidR="00AF4B32" w:rsidRPr="00BD77D1">
          <w:rPr>
            <w:rFonts w:ascii="Calibri" w:hAnsi="Calibri"/>
            <w:noProof/>
            <w:sz w:val="22"/>
            <w:szCs w:val="22"/>
          </w:rPr>
          <w:tab/>
        </w:r>
        <w:r w:rsidR="00AF4B32" w:rsidRPr="009D1FE3">
          <w:rPr>
            <w:rStyle w:val="Hyperlink"/>
            <w:noProof/>
          </w:rPr>
          <w:t>Element &lt;ProteinAmbiguityGroup&gt;</w:t>
        </w:r>
        <w:r w:rsidR="00AF4B32">
          <w:rPr>
            <w:noProof/>
            <w:webHidden/>
          </w:rPr>
          <w:tab/>
        </w:r>
        <w:r w:rsidR="00AF4B32">
          <w:rPr>
            <w:noProof/>
            <w:webHidden/>
          </w:rPr>
          <w:fldChar w:fldCharType="begin"/>
        </w:r>
        <w:r w:rsidR="00AF4B32">
          <w:rPr>
            <w:noProof/>
            <w:webHidden/>
          </w:rPr>
          <w:instrText xml:space="preserve"> PAGEREF _Toc476057246 \h </w:instrText>
        </w:r>
        <w:r w:rsidR="00AF4B32">
          <w:rPr>
            <w:noProof/>
            <w:webHidden/>
          </w:rPr>
        </w:r>
        <w:r w:rsidR="00AF4B32">
          <w:rPr>
            <w:noProof/>
            <w:webHidden/>
          </w:rPr>
          <w:fldChar w:fldCharType="separate"/>
        </w:r>
        <w:r w:rsidR="00005423">
          <w:rPr>
            <w:noProof/>
            <w:webHidden/>
          </w:rPr>
          <w:t>57</w:t>
        </w:r>
        <w:r w:rsidR="00AF4B32">
          <w:rPr>
            <w:noProof/>
            <w:webHidden/>
          </w:rPr>
          <w:fldChar w:fldCharType="end"/>
        </w:r>
      </w:hyperlink>
    </w:p>
    <w:p w14:paraId="3AB27135" w14:textId="77777777" w:rsidR="00AF4B32" w:rsidRPr="00BD77D1" w:rsidRDefault="00C514F9">
      <w:pPr>
        <w:pStyle w:val="TOC2"/>
        <w:rPr>
          <w:rFonts w:ascii="Calibri" w:hAnsi="Calibri"/>
          <w:noProof/>
          <w:sz w:val="22"/>
          <w:szCs w:val="22"/>
        </w:rPr>
      </w:pPr>
      <w:hyperlink w:anchor="_Toc476057247" w:history="1">
        <w:r w:rsidR="00AF4B32" w:rsidRPr="009D1FE3">
          <w:rPr>
            <w:rStyle w:val="Hyperlink"/>
            <w:noProof/>
          </w:rPr>
          <w:t>6.55</w:t>
        </w:r>
        <w:r w:rsidR="00AF4B32" w:rsidRPr="00BD77D1">
          <w:rPr>
            <w:rFonts w:ascii="Calibri" w:hAnsi="Calibri"/>
            <w:noProof/>
            <w:sz w:val="22"/>
            <w:szCs w:val="22"/>
          </w:rPr>
          <w:tab/>
        </w:r>
        <w:r w:rsidR="00AF4B32" w:rsidRPr="009D1FE3">
          <w:rPr>
            <w:rStyle w:val="Hyperlink"/>
            <w:noProof/>
          </w:rPr>
          <w:t>Element &lt;ProteinDetection&gt;</w:t>
        </w:r>
        <w:r w:rsidR="00AF4B32">
          <w:rPr>
            <w:noProof/>
            <w:webHidden/>
          </w:rPr>
          <w:tab/>
        </w:r>
        <w:r w:rsidR="00AF4B32">
          <w:rPr>
            <w:noProof/>
            <w:webHidden/>
          </w:rPr>
          <w:fldChar w:fldCharType="begin"/>
        </w:r>
        <w:r w:rsidR="00AF4B32">
          <w:rPr>
            <w:noProof/>
            <w:webHidden/>
          </w:rPr>
          <w:instrText xml:space="preserve"> PAGEREF _Toc476057247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14:paraId="6AADD492" w14:textId="77777777" w:rsidR="00AF4B32" w:rsidRPr="00BD77D1" w:rsidRDefault="00C514F9">
      <w:pPr>
        <w:pStyle w:val="TOC2"/>
        <w:rPr>
          <w:rFonts w:ascii="Calibri" w:hAnsi="Calibri"/>
          <w:noProof/>
          <w:sz w:val="22"/>
          <w:szCs w:val="22"/>
        </w:rPr>
      </w:pPr>
      <w:hyperlink w:anchor="_Toc476057248" w:history="1">
        <w:r w:rsidR="00AF4B32" w:rsidRPr="009D1FE3">
          <w:rPr>
            <w:rStyle w:val="Hyperlink"/>
            <w:noProof/>
          </w:rPr>
          <w:t>6.56</w:t>
        </w:r>
        <w:r w:rsidR="00AF4B32" w:rsidRPr="00BD77D1">
          <w:rPr>
            <w:rFonts w:ascii="Calibri" w:hAnsi="Calibri"/>
            <w:noProof/>
            <w:sz w:val="22"/>
            <w:szCs w:val="22"/>
          </w:rPr>
          <w:tab/>
        </w:r>
        <w:r w:rsidR="00AF4B32" w:rsidRPr="009D1FE3">
          <w:rPr>
            <w:rStyle w:val="Hyperlink"/>
            <w:noProof/>
          </w:rPr>
          <w:t>Element &lt;ProteinDetectionHypothesis&gt;</w:t>
        </w:r>
        <w:r w:rsidR="00AF4B32">
          <w:rPr>
            <w:noProof/>
            <w:webHidden/>
          </w:rPr>
          <w:tab/>
        </w:r>
        <w:r w:rsidR="00AF4B32">
          <w:rPr>
            <w:noProof/>
            <w:webHidden/>
          </w:rPr>
          <w:fldChar w:fldCharType="begin"/>
        </w:r>
        <w:r w:rsidR="00AF4B32">
          <w:rPr>
            <w:noProof/>
            <w:webHidden/>
          </w:rPr>
          <w:instrText xml:space="preserve"> PAGEREF _Toc476057248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14:paraId="29C0C878" w14:textId="77777777" w:rsidR="00AF4B32" w:rsidRPr="00BD77D1" w:rsidRDefault="00C514F9">
      <w:pPr>
        <w:pStyle w:val="TOC2"/>
        <w:rPr>
          <w:rFonts w:ascii="Calibri" w:hAnsi="Calibri"/>
          <w:noProof/>
          <w:sz w:val="22"/>
          <w:szCs w:val="22"/>
        </w:rPr>
      </w:pPr>
      <w:hyperlink w:anchor="_Toc476057249" w:history="1">
        <w:r w:rsidR="00AF4B32" w:rsidRPr="009D1FE3">
          <w:rPr>
            <w:rStyle w:val="Hyperlink"/>
            <w:noProof/>
          </w:rPr>
          <w:t>6.57</w:t>
        </w:r>
        <w:r w:rsidR="00AF4B32" w:rsidRPr="00BD77D1">
          <w:rPr>
            <w:rFonts w:ascii="Calibri" w:hAnsi="Calibri"/>
            <w:noProof/>
            <w:sz w:val="22"/>
            <w:szCs w:val="22"/>
          </w:rPr>
          <w:tab/>
        </w:r>
        <w:r w:rsidR="00AF4B32" w:rsidRPr="009D1FE3">
          <w:rPr>
            <w:rStyle w:val="Hyperlink"/>
            <w:noProof/>
          </w:rPr>
          <w:t>Element &lt;ProteinDetectionList&gt;</w:t>
        </w:r>
        <w:r w:rsidR="00AF4B32">
          <w:rPr>
            <w:noProof/>
            <w:webHidden/>
          </w:rPr>
          <w:tab/>
        </w:r>
        <w:r w:rsidR="00AF4B32">
          <w:rPr>
            <w:noProof/>
            <w:webHidden/>
          </w:rPr>
          <w:fldChar w:fldCharType="begin"/>
        </w:r>
        <w:r w:rsidR="00AF4B32">
          <w:rPr>
            <w:noProof/>
            <w:webHidden/>
          </w:rPr>
          <w:instrText xml:space="preserve"> PAGEREF _Toc476057249 \h </w:instrText>
        </w:r>
        <w:r w:rsidR="00AF4B32">
          <w:rPr>
            <w:noProof/>
            <w:webHidden/>
          </w:rPr>
        </w:r>
        <w:r w:rsidR="00AF4B32">
          <w:rPr>
            <w:noProof/>
            <w:webHidden/>
          </w:rPr>
          <w:fldChar w:fldCharType="separate"/>
        </w:r>
        <w:r w:rsidR="00005423">
          <w:rPr>
            <w:noProof/>
            <w:webHidden/>
          </w:rPr>
          <w:t>60</w:t>
        </w:r>
        <w:r w:rsidR="00AF4B32">
          <w:rPr>
            <w:noProof/>
            <w:webHidden/>
          </w:rPr>
          <w:fldChar w:fldCharType="end"/>
        </w:r>
      </w:hyperlink>
    </w:p>
    <w:p w14:paraId="63D77EDB" w14:textId="77777777" w:rsidR="00AF4B32" w:rsidRPr="00BD77D1" w:rsidRDefault="00C514F9">
      <w:pPr>
        <w:pStyle w:val="TOC2"/>
        <w:rPr>
          <w:rFonts w:ascii="Calibri" w:hAnsi="Calibri"/>
          <w:noProof/>
          <w:sz w:val="22"/>
          <w:szCs w:val="22"/>
        </w:rPr>
      </w:pPr>
      <w:hyperlink w:anchor="_Toc476057250" w:history="1">
        <w:r w:rsidR="00AF4B32" w:rsidRPr="009D1FE3">
          <w:rPr>
            <w:rStyle w:val="Hyperlink"/>
            <w:noProof/>
          </w:rPr>
          <w:t>6.58</w:t>
        </w:r>
        <w:r w:rsidR="00AF4B32" w:rsidRPr="00BD77D1">
          <w:rPr>
            <w:rFonts w:ascii="Calibri" w:hAnsi="Calibri"/>
            <w:noProof/>
            <w:sz w:val="22"/>
            <w:szCs w:val="22"/>
          </w:rPr>
          <w:tab/>
        </w:r>
        <w:r w:rsidR="00AF4B32" w:rsidRPr="009D1FE3">
          <w:rPr>
            <w:rStyle w:val="Hyperlink"/>
            <w:noProof/>
          </w:rPr>
          <w:t>Element &lt;ProteinDetectionProtocol&gt;</w:t>
        </w:r>
        <w:r w:rsidR="00AF4B32">
          <w:rPr>
            <w:noProof/>
            <w:webHidden/>
          </w:rPr>
          <w:tab/>
        </w:r>
        <w:r w:rsidR="00AF4B32">
          <w:rPr>
            <w:noProof/>
            <w:webHidden/>
          </w:rPr>
          <w:fldChar w:fldCharType="begin"/>
        </w:r>
        <w:r w:rsidR="00AF4B32">
          <w:rPr>
            <w:noProof/>
            <w:webHidden/>
          </w:rPr>
          <w:instrText xml:space="preserve"> PAGEREF _Toc476057250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14:paraId="5D2A7A8A" w14:textId="77777777" w:rsidR="00AF4B32" w:rsidRPr="00BD77D1" w:rsidRDefault="00C514F9">
      <w:pPr>
        <w:pStyle w:val="TOC2"/>
        <w:rPr>
          <w:rFonts w:ascii="Calibri" w:hAnsi="Calibri"/>
          <w:noProof/>
          <w:sz w:val="22"/>
          <w:szCs w:val="22"/>
        </w:rPr>
      </w:pPr>
      <w:hyperlink w:anchor="_Toc476057251" w:history="1">
        <w:r w:rsidR="00AF4B32" w:rsidRPr="009D1FE3">
          <w:rPr>
            <w:rStyle w:val="Hyperlink"/>
            <w:noProof/>
          </w:rPr>
          <w:t>6.59</w:t>
        </w:r>
        <w:r w:rsidR="00AF4B32" w:rsidRPr="00BD77D1">
          <w:rPr>
            <w:rFonts w:ascii="Calibri" w:hAnsi="Calibri"/>
            <w:noProof/>
            <w:sz w:val="22"/>
            <w:szCs w:val="22"/>
          </w:rPr>
          <w:tab/>
        </w:r>
        <w:r w:rsidR="00AF4B32" w:rsidRPr="009D1FE3">
          <w:rPr>
            <w:rStyle w:val="Hyperlink"/>
            <w:noProof/>
          </w:rPr>
          <w:t>Element &lt;Provider&gt;</w:t>
        </w:r>
        <w:r w:rsidR="00AF4B32">
          <w:rPr>
            <w:noProof/>
            <w:webHidden/>
          </w:rPr>
          <w:tab/>
        </w:r>
        <w:r w:rsidR="00AF4B32">
          <w:rPr>
            <w:noProof/>
            <w:webHidden/>
          </w:rPr>
          <w:fldChar w:fldCharType="begin"/>
        </w:r>
        <w:r w:rsidR="00AF4B32">
          <w:rPr>
            <w:noProof/>
            <w:webHidden/>
          </w:rPr>
          <w:instrText xml:space="preserve"> PAGEREF _Toc476057251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14:paraId="41ABD7F3" w14:textId="77777777" w:rsidR="00AF4B32" w:rsidRPr="00BD77D1" w:rsidRDefault="00C514F9">
      <w:pPr>
        <w:pStyle w:val="TOC2"/>
        <w:rPr>
          <w:rFonts w:ascii="Calibri" w:hAnsi="Calibri"/>
          <w:noProof/>
          <w:sz w:val="22"/>
          <w:szCs w:val="22"/>
        </w:rPr>
      </w:pPr>
      <w:hyperlink w:anchor="_Toc476057252" w:history="1">
        <w:r w:rsidR="00AF4B32" w:rsidRPr="009D1FE3">
          <w:rPr>
            <w:rStyle w:val="Hyperlink"/>
            <w:noProof/>
          </w:rPr>
          <w:t>6.60</w:t>
        </w:r>
        <w:r w:rsidR="00AF4B32" w:rsidRPr="00BD77D1">
          <w:rPr>
            <w:rFonts w:ascii="Calibri" w:hAnsi="Calibri"/>
            <w:noProof/>
            <w:sz w:val="22"/>
            <w:szCs w:val="22"/>
          </w:rPr>
          <w:tab/>
        </w:r>
        <w:r w:rsidR="00AF4B32" w:rsidRPr="009D1FE3">
          <w:rPr>
            <w:rStyle w:val="Hyperlink"/>
            <w:noProof/>
          </w:rPr>
          <w:t>Element &lt;Residue&gt;</w:t>
        </w:r>
        <w:r w:rsidR="00AF4B32">
          <w:rPr>
            <w:noProof/>
            <w:webHidden/>
          </w:rPr>
          <w:tab/>
        </w:r>
        <w:r w:rsidR="00AF4B32">
          <w:rPr>
            <w:noProof/>
            <w:webHidden/>
          </w:rPr>
          <w:fldChar w:fldCharType="begin"/>
        </w:r>
        <w:r w:rsidR="00AF4B32">
          <w:rPr>
            <w:noProof/>
            <w:webHidden/>
          </w:rPr>
          <w:instrText xml:space="preserve"> PAGEREF _Toc476057252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14:paraId="78885A9E" w14:textId="77777777" w:rsidR="00AF4B32" w:rsidRPr="00BD77D1" w:rsidRDefault="00C514F9">
      <w:pPr>
        <w:pStyle w:val="TOC2"/>
        <w:rPr>
          <w:rFonts w:ascii="Calibri" w:hAnsi="Calibri"/>
          <w:noProof/>
          <w:sz w:val="22"/>
          <w:szCs w:val="22"/>
        </w:rPr>
      </w:pPr>
      <w:hyperlink w:anchor="_Toc476057253" w:history="1">
        <w:r w:rsidR="00AF4B32" w:rsidRPr="009D1FE3">
          <w:rPr>
            <w:rStyle w:val="Hyperlink"/>
            <w:noProof/>
          </w:rPr>
          <w:t>6.61</w:t>
        </w:r>
        <w:r w:rsidR="00AF4B32" w:rsidRPr="00BD77D1">
          <w:rPr>
            <w:rFonts w:ascii="Calibri" w:hAnsi="Calibri"/>
            <w:noProof/>
            <w:sz w:val="22"/>
            <w:szCs w:val="22"/>
          </w:rPr>
          <w:tab/>
        </w:r>
        <w:r w:rsidR="00AF4B32" w:rsidRPr="009D1FE3">
          <w:rPr>
            <w:rStyle w:val="Hyperlink"/>
            <w:noProof/>
          </w:rPr>
          <w:t>Element &lt;Role&gt;</w:t>
        </w:r>
        <w:r w:rsidR="00AF4B32">
          <w:rPr>
            <w:noProof/>
            <w:webHidden/>
          </w:rPr>
          <w:tab/>
        </w:r>
        <w:r w:rsidR="00AF4B32">
          <w:rPr>
            <w:noProof/>
            <w:webHidden/>
          </w:rPr>
          <w:fldChar w:fldCharType="begin"/>
        </w:r>
        <w:r w:rsidR="00AF4B32">
          <w:rPr>
            <w:noProof/>
            <w:webHidden/>
          </w:rPr>
          <w:instrText xml:space="preserve"> PAGEREF _Toc476057253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14:paraId="22095B55" w14:textId="77777777" w:rsidR="00AF4B32" w:rsidRPr="00BD77D1" w:rsidRDefault="00C514F9">
      <w:pPr>
        <w:pStyle w:val="TOC2"/>
        <w:rPr>
          <w:rFonts w:ascii="Calibri" w:hAnsi="Calibri"/>
          <w:noProof/>
          <w:sz w:val="22"/>
          <w:szCs w:val="22"/>
        </w:rPr>
      </w:pPr>
      <w:hyperlink w:anchor="_Toc476057254" w:history="1">
        <w:r w:rsidR="00AF4B32" w:rsidRPr="009D1FE3">
          <w:rPr>
            <w:rStyle w:val="Hyperlink"/>
            <w:noProof/>
          </w:rPr>
          <w:t>6.62</w:t>
        </w:r>
        <w:r w:rsidR="00AF4B32" w:rsidRPr="00BD77D1">
          <w:rPr>
            <w:rFonts w:ascii="Calibri" w:hAnsi="Calibri"/>
            <w:noProof/>
            <w:sz w:val="22"/>
            <w:szCs w:val="22"/>
          </w:rPr>
          <w:tab/>
        </w:r>
        <w:r w:rsidR="00AF4B32" w:rsidRPr="009D1FE3">
          <w:rPr>
            <w:rStyle w:val="Hyperlink"/>
            <w:noProof/>
          </w:rPr>
          <w:t>Element &lt;Sample&gt;</w:t>
        </w:r>
        <w:r w:rsidR="00AF4B32">
          <w:rPr>
            <w:noProof/>
            <w:webHidden/>
          </w:rPr>
          <w:tab/>
        </w:r>
        <w:r w:rsidR="00AF4B32">
          <w:rPr>
            <w:noProof/>
            <w:webHidden/>
          </w:rPr>
          <w:fldChar w:fldCharType="begin"/>
        </w:r>
        <w:r w:rsidR="00AF4B32">
          <w:rPr>
            <w:noProof/>
            <w:webHidden/>
          </w:rPr>
          <w:instrText xml:space="preserve"> PAGEREF _Toc476057254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14:paraId="5C019023" w14:textId="77777777" w:rsidR="00AF4B32" w:rsidRPr="00BD77D1" w:rsidRDefault="00C514F9">
      <w:pPr>
        <w:pStyle w:val="TOC2"/>
        <w:rPr>
          <w:rFonts w:ascii="Calibri" w:hAnsi="Calibri"/>
          <w:noProof/>
          <w:sz w:val="22"/>
          <w:szCs w:val="22"/>
        </w:rPr>
      </w:pPr>
      <w:hyperlink w:anchor="_Toc476057255" w:history="1">
        <w:r w:rsidR="00AF4B32" w:rsidRPr="009D1FE3">
          <w:rPr>
            <w:rStyle w:val="Hyperlink"/>
            <w:noProof/>
          </w:rPr>
          <w:t>6.63</w:t>
        </w:r>
        <w:r w:rsidR="00AF4B32" w:rsidRPr="00BD77D1">
          <w:rPr>
            <w:rFonts w:ascii="Calibri" w:hAnsi="Calibri"/>
            <w:noProof/>
            <w:sz w:val="22"/>
            <w:szCs w:val="22"/>
          </w:rPr>
          <w:tab/>
        </w:r>
        <w:r w:rsidR="00AF4B32" w:rsidRPr="009D1FE3">
          <w:rPr>
            <w:rStyle w:val="Hyperlink"/>
            <w:noProof/>
          </w:rPr>
          <w:t>Element &lt;SearchDatabase&gt;</w:t>
        </w:r>
        <w:r w:rsidR="00AF4B32">
          <w:rPr>
            <w:noProof/>
            <w:webHidden/>
          </w:rPr>
          <w:tab/>
        </w:r>
        <w:r w:rsidR="00AF4B32">
          <w:rPr>
            <w:noProof/>
            <w:webHidden/>
          </w:rPr>
          <w:fldChar w:fldCharType="begin"/>
        </w:r>
        <w:r w:rsidR="00AF4B32">
          <w:rPr>
            <w:noProof/>
            <w:webHidden/>
          </w:rPr>
          <w:instrText xml:space="preserve"> PAGEREF _Toc476057255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14:paraId="43037AC3" w14:textId="77777777" w:rsidR="00AF4B32" w:rsidRPr="00BD77D1" w:rsidRDefault="00C514F9">
      <w:pPr>
        <w:pStyle w:val="TOC2"/>
        <w:rPr>
          <w:rFonts w:ascii="Calibri" w:hAnsi="Calibri"/>
          <w:noProof/>
          <w:sz w:val="22"/>
          <w:szCs w:val="22"/>
        </w:rPr>
      </w:pPr>
      <w:hyperlink w:anchor="_Toc476057256" w:history="1">
        <w:r w:rsidR="00AF4B32" w:rsidRPr="009D1FE3">
          <w:rPr>
            <w:rStyle w:val="Hyperlink"/>
            <w:noProof/>
          </w:rPr>
          <w:t>6.64</w:t>
        </w:r>
        <w:r w:rsidR="00AF4B32" w:rsidRPr="00BD77D1">
          <w:rPr>
            <w:rFonts w:ascii="Calibri" w:hAnsi="Calibri"/>
            <w:noProof/>
            <w:sz w:val="22"/>
            <w:szCs w:val="22"/>
          </w:rPr>
          <w:tab/>
        </w:r>
        <w:r w:rsidR="00AF4B32" w:rsidRPr="009D1FE3">
          <w:rPr>
            <w:rStyle w:val="Hyperlink"/>
            <w:noProof/>
          </w:rPr>
          <w:t>Element &lt;SearchDatabaseRef&gt;</w:t>
        </w:r>
        <w:r w:rsidR="00AF4B32">
          <w:rPr>
            <w:noProof/>
            <w:webHidden/>
          </w:rPr>
          <w:tab/>
        </w:r>
        <w:r w:rsidR="00AF4B32">
          <w:rPr>
            <w:noProof/>
            <w:webHidden/>
          </w:rPr>
          <w:fldChar w:fldCharType="begin"/>
        </w:r>
        <w:r w:rsidR="00AF4B32">
          <w:rPr>
            <w:noProof/>
            <w:webHidden/>
          </w:rPr>
          <w:instrText xml:space="preserve"> PAGEREF _Toc476057256 \h </w:instrText>
        </w:r>
        <w:r w:rsidR="00AF4B32">
          <w:rPr>
            <w:noProof/>
            <w:webHidden/>
          </w:rPr>
        </w:r>
        <w:r w:rsidR="00AF4B32">
          <w:rPr>
            <w:noProof/>
            <w:webHidden/>
          </w:rPr>
          <w:fldChar w:fldCharType="separate"/>
        </w:r>
        <w:r w:rsidR="00005423">
          <w:rPr>
            <w:noProof/>
            <w:webHidden/>
          </w:rPr>
          <w:t>64</w:t>
        </w:r>
        <w:r w:rsidR="00AF4B32">
          <w:rPr>
            <w:noProof/>
            <w:webHidden/>
          </w:rPr>
          <w:fldChar w:fldCharType="end"/>
        </w:r>
      </w:hyperlink>
    </w:p>
    <w:p w14:paraId="778961D4" w14:textId="77777777" w:rsidR="00AF4B32" w:rsidRPr="00BD77D1" w:rsidRDefault="00C514F9">
      <w:pPr>
        <w:pStyle w:val="TOC2"/>
        <w:rPr>
          <w:rFonts w:ascii="Calibri" w:hAnsi="Calibri"/>
          <w:noProof/>
          <w:sz w:val="22"/>
          <w:szCs w:val="22"/>
        </w:rPr>
      </w:pPr>
      <w:hyperlink w:anchor="_Toc476057257" w:history="1">
        <w:r w:rsidR="00AF4B32" w:rsidRPr="009D1FE3">
          <w:rPr>
            <w:rStyle w:val="Hyperlink"/>
            <w:noProof/>
          </w:rPr>
          <w:t>6.65</w:t>
        </w:r>
        <w:r w:rsidR="00AF4B32" w:rsidRPr="00BD77D1">
          <w:rPr>
            <w:rFonts w:ascii="Calibri" w:hAnsi="Calibri"/>
            <w:noProof/>
            <w:sz w:val="22"/>
            <w:szCs w:val="22"/>
          </w:rPr>
          <w:tab/>
        </w:r>
        <w:r w:rsidR="00AF4B32" w:rsidRPr="009D1FE3">
          <w:rPr>
            <w:rStyle w:val="Hyperlink"/>
            <w:noProof/>
          </w:rPr>
          <w:t>Element &lt;SearchModification&gt;</w:t>
        </w:r>
        <w:r w:rsidR="00AF4B32">
          <w:rPr>
            <w:noProof/>
            <w:webHidden/>
          </w:rPr>
          <w:tab/>
        </w:r>
        <w:r w:rsidR="00AF4B32">
          <w:rPr>
            <w:noProof/>
            <w:webHidden/>
          </w:rPr>
          <w:fldChar w:fldCharType="begin"/>
        </w:r>
        <w:r w:rsidR="00AF4B32">
          <w:rPr>
            <w:noProof/>
            <w:webHidden/>
          </w:rPr>
          <w:instrText xml:space="preserve"> PAGEREF _Toc476057257 \h </w:instrText>
        </w:r>
        <w:r w:rsidR="00AF4B32">
          <w:rPr>
            <w:noProof/>
            <w:webHidden/>
          </w:rPr>
        </w:r>
        <w:r w:rsidR="00AF4B32">
          <w:rPr>
            <w:noProof/>
            <w:webHidden/>
          </w:rPr>
          <w:fldChar w:fldCharType="separate"/>
        </w:r>
        <w:r w:rsidR="00005423">
          <w:rPr>
            <w:noProof/>
            <w:webHidden/>
          </w:rPr>
          <w:t>65</w:t>
        </w:r>
        <w:r w:rsidR="00AF4B32">
          <w:rPr>
            <w:noProof/>
            <w:webHidden/>
          </w:rPr>
          <w:fldChar w:fldCharType="end"/>
        </w:r>
      </w:hyperlink>
    </w:p>
    <w:p w14:paraId="6C7AFDCB" w14:textId="77777777" w:rsidR="00AF4B32" w:rsidRPr="00BD77D1" w:rsidRDefault="00C514F9">
      <w:pPr>
        <w:pStyle w:val="TOC2"/>
        <w:rPr>
          <w:rFonts w:ascii="Calibri" w:hAnsi="Calibri"/>
          <w:noProof/>
          <w:sz w:val="22"/>
          <w:szCs w:val="22"/>
        </w:rPr>
      </w:pPr>
      <w:hyperlink w:anchor="_Toc476057258" w:history="1">
        <w:r w:rsidR="00AF4B32" w:rsidRPr="009D1FE3">
          <w:rPr>
            <w:rStyle w:val="Hyperlink"/>
            <w:noProof/>
          </w:rPr>
          <w:t>6.66</w:t>
        </w:r>
        <w:r w:rsidR="00AF4B32" w:rsidRPr="00BD77D1">
          <w:rPr>
            <w:rFonts w:ascii="Calibri" w:hAnsi="Calibri"/>
            <w:noProof/>
            <w:sz w:val="22"/>
            <w:szCs w:val="22"/>
          </w:rPr>
          <w:tab/>
        </w:r>
        <w:r w:rsidR="00AF4B32" w:rsidRPr="009D1FE3">
          <w:rPr>
            <w:rStyle w:val="Hyperlink"/>
            <w:noProof/>
          </w:rPr>
          <w:t>Element &lt;SearchType&gt;</w:t>
        </w:r>
        <w:r w:rsidR="00AF4B32">
          <w:rPr>
            <w:noProof/>
            <w:webHidden/>
          </w:rPr>
          <w:tab/>
        </w:r>
        <w:r w:rsidR="00AF4B32">
          <w:rPr>
            <w:noProof/>
            <w:webHidden/>
          </w:rPr>
          <w:fldChar w:fldCharType="begin"/>
        </w:r>
        <w:r w:rsidR="00AF4B32">
          <w:rPr>
            <w:noProof/>
            <w:webHidden/>
          </w:rPr>
          <w:instrText xml:space="preserve"> PAGEREF _Toc476057258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456757A5" w14:textId="77777777" w:rsidR="00AF4B32" w:rsidRPr="00BD77D1" w:rsidRDefault="00C514F9">
      <w:pPr>
        <w:pStyle w:val="TOC2"/>
        <w:rPr>
          <w:rFonts w:ascii="Calibri" w:hAnsi="Calibri"/>
          <w:noProof/>
          <w:sz w:val="22"/>
          <w:szCs w:val="22"/>
        </w:rPr>
      </w:pPr>
      <w:hyperlink w:anchor="_Toc476057259" w:history="1">
        <w:r w:rsidR="00AF4B32" w:rsidRPr="009D1FE3">
          <w:rPr>
            <w:rStyle w:val="Hyperlink"/>
            <w:noProof/>
          </w:rPr>
          <w:t>6.67</w:t>
        </w:r>
        <w:r w:rsidR="00AF4B32" w:rsidRPr="00BD77D1">
          <w:rPr>
            <w:rFonts w:ascii="Calibri" w:hAnsi="Calibri"/>
            <w:noProof/>
            <w:sz w:val="22"/>
            <w:szCs w:val="22"/>
          </w:rPr>
          <w:tab/>
        </w:r>
        <w:r w:rsidR="00AF4B32" w:rsidRPr="009D1FE3">
          <w:rPr>
            <w:rStyle w:val="Hyperlink"/>
            <w:noProof/>
          </w:rPr>
          <w:t>Element &lt;Seq&gt;</w:t>
        </w:r>
        <w:r w:rsidR="00AF4B32">
          <w:rPr>
            <w:noProof/>
            <w:webHidden/>
          </w:rPr>
          <w:tab/>
        </w:r>
        <w:r w:rsidR="00AF4B32">
          <w:rPr>
            <w:noProof/>
            <w:webHidden/>
          </w:rPr>
          <w:fldChar w:fldCharType="begin"/>
        </w:r>
        <w:r w:rsidR="00AF4B32">
          <w:rPr>
            <w:noProof/>
            <w:webHidden/>
          </w:rPr>
          <w:instrText xml:space="preserve"> PAGEREF _Toc476057259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289A3B5F" w14:textId="77777777" w:rsidR="00AF4B32" w:rsidRPr="00BD77D1" w:rsidRDefault="00C514F9">
      <w:pPr>
        <w:pStyle w:val="TOC2"/>
        <w:rPr>
          <w:rFonts w:ascii="Calibri" w:hAnsi="Calibri"/>
          <w:noProof/>
          <w:sz w:val="22"/>
          <w:szCs w:val="22"/>
        </w:rPr>
      </w:pPr>
      <w:hyperlink w:anchor="_Toc476057260" w:history="1">
        <w:r w:rsidR="00AF4B32" w:rsidRPr="009D1FE3">
          <w:rPr>
            <w:rStyle w:val="Hyperlink"/>
            <w:noProof/>
          </w:rPr>
          <w:t>6.68</w:t>
        </w:r>
        <w:r w:rsidR="00AF4B32" w:rsidRPr="00BD77D1">
          <w:rPr>
            <w:rFonts w:ascii="Calibri" w:hAnsi="Calibri"/>
            <w:noProof/>
            <w:sz w:val="22"/>
            <w:szCs w:val="22"/>
          </w:rPr>
          <w:tab/>
        </w:r>
        <w:r w:rsidR="00AF4B32" w:rsidRPr="009D1FE3">
          <w:rPr>
            <w:rStyle w:val="Hyperlink"/>
            <w:noProof/>
          </w:rPr>
          <w:t>Element &lt;SequenceCollection&gt;</w:t>
        </w:r>
        <w:r w:rsidR="00AF4B32">
          <w:rPr>
            <w:noProof/>
            <w:webHidden/>
          </w:rPr>
          <w:tab/>
        </w:r>
        <w:r w:rsidR="00AF4B32">
          <w:rPr>
            <w:noProof/>
            <w:webHidden/>
          </w:rPr>
          <w:fldChar w:fldCharType="begin"/>
        </w:r>
        <w:r w:rsidR="00AF4B32">
          <w:rPr>
            <w:noProof/>
            <w:webHidden/>
          </w:rPr>
          <w:instrText xml:space="preserve"> PAGEREF _Toc476057260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3FE46A9A" w14:textId="77777777" w:rsidR="00AF4B32" w:rsidRPr="00BD77D1" w:rsidRDefault="00C514F9">
      <w:pPr>
        <w:pStyle w:val="TOC2"/>
        <w:rPr>
          <w:rFonts w:ascii="Calibri" w:hAnsi="Calibri"/>
          <w:noProof/>
          <w:sz w:val="22"/>
          <w:szCs w:val="22"/>
        </w:rPr>
      </w:pPr>
      <w:hyperlink w:anchor="_Toc476057261" w:history="1">
        <w:r w:rsidR="00AF4B32" w:rsidRPr="009D1FE3">
          <w:rPr>
            <w:rStyle w:val="Hyperlink"/>
            <w:noProof/>
          </w:rPr>
          <w:t>6.69</w:t>
        </w:r>
        <w:r w:rsidR="00AF4B32" w:rsidRPr="00BD77D1">
          <w:rPr>
            <w:rFonts w:ascii="Calibri" w:hAnsi="Calibri"/>
            <w:noProof/>
            <w:sz w:val="22"/>
            <w:szCs w:val="22"/>
          </w:rPr>
          <w:tab/>
        </w:r>
        <w:r w:rsidR="00AF4B32" w:rsidRPr="009D1FE3">
          <w:rPr>
            <w:rStyle w:val="Hyperlink"/>
            <w:noProof/>
          </w:rPr>
          <w:t>Element &lt;SiteRegexp&gt;</w:t>
        </w:r>
        <w:r w:rsidR="00AF4B32">
          <w:rPr>
            <w:noProof/>
            <w:webHidden/>
          </w:rPr>
          <w:tab/>
        </w:r>
        <w:r w:rsidR="00AF4B32">
          <w:rPr>
            <w:noProof/>
            <w:webHidden/>
          </w:rPr>
          <w:fldChar w:fldCharType="begin"/>
        </w:r>
        <w:r w:rsidR="00AF4B32">
          <w:rPr>
            <w:noProof/>
            <w:webHidden/>
          </w:rPr>
          <w:instrText xml:space="preserve"> PAGEREF _Toc476057261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14:paraId="38DA6D8A" w14:textId="77777777" w:rsidR="00AF4B32" w:rsidRPr="00BD77D1" w:rsidRDefault="00C514F9">
      <w:pPr>
        <w:pStyle w:val="TOC2"/>
        <w:rPr>
          <w:rFonts w:ascii="Calibri" w:hAnsi="Calibri"/>
          <w:noProof/>
          <w:sz w:val="22"/>
          <w:szCs w:val="22"/>
        </w:rPr>
      </w:pPr>
      <w:hyperlink w:anchor="_Toc476057262" w:history="1">
        <w:r w:rsidR="00AF4B32" w:rsidRPr="009D1FE3">
          <w:rPr>
            <w:rStyle w:val="Hyperlink"/>
            <w:noProof/>
          </w:rPr>
          <w:t>6.70</w:t>
        </w:r>
        <w:r w:rsidR="00AF4B32" w:rsidRPr="00BD77D1">
          <w:rPr>
            <w:rFonts w:ascii="Calibri" w:hAnsi="Calibri"/>
            <w:noProof/>
            <w:sz w:val="22"/>
            <w:szCs w:val="22"/>
          </w:rPr>
          <w:tab/>
        </w:r>
        <w:r w:rsidR="00AF4B32" w:rsidRPr="009D1FE3">
          <w:rPr>
            <w:rStyle w:val="Hyperlink"/>
            <w:noProof/>
          </w:rPr>
          <w:t>Element &lt;SoftwareName&gt;</w:t>
        </w:r>
        <w:r w:rsidR="00AF4B32">
          <w:rPr>
            <w:noProof/>
            <w:webHidden/>
          </w:rPr>
          <w:tab/>
        </w:r>
        <w:r w:rsidR="00AF4B32">
          <w:rPr>
            <w:noProof/>
            <w:webHidden/>
          </w:rPr>
          <w:fldChar w:fldCharType="begin"/>
        </w:r>
        <w:r w:rsidR="00AF4B32">
          <w:rPr>
            <w:noProof/>
            <w:webHidden/>
          </w:rPr>
          <w:instrText xml:space="preserve"> PAGEREF _Toc476057262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14:paraId="2EA90793" w14:textId="77777777" w:rsidR="00AF4B32" w:rsidRPr="00BD77D1" w:rsidRDefault="00C514F9">
      <w:pPr>
        <w:pStyle w:val="TOC2"/>
        <w:rPr>
          <w:rFonts w:ascii="Calibri" w:hAnsi="Calibri"/>
          <w:noProof/>
          <w:sz w:val="22"/>
          <w:szCs w:val="22"/>
        </w:rPr>
      </w:pPr>
      <w:hyperlink w:anchor="_Toc476057263" w:history="1">
        <w:r w:rsidR="00AF4B32" w:rsidRPr="009D1FE3">
          <w:rPr>
            <w:rStyle w:val="Hyperlink"/>
            <w:noProof/>
          </w:rPr>
          <w:t>6.71</w:t>
        </w:r>
        <w:r w:rsidR="00AF4B32" w:rsidRPr="00BD77D1">
          <w:rPr>
            <w:rFonts w:ascii="Calibri" w:hAnsi="Calibri"/>
            <w:noProof/>
            <w:sz w:val="22"/>
            <w:szCs w:val="22"/>
          </w:rPr>
          <w:tab/>
        </w:r>
        <w:r w:rsidR="00AF4B32" w:rsidRPr="009D1FE3">
          <w:rPr>
            <w:rStyle w:val="Hyperlink"/>
            <w:noProof/>
          </w:rPr>
          <w:t>Element &lt;SourceFile&gt;</w:t>
        </w:r>
        <w:r w:rsidR="00AF4B32">
          <w:rPr>
            <w:noProof/>
            <w:webHidden/>
          </w:rPr>
          <w:tab/>
        </w:r>
        <w:r w:rsidR="00AF4B32">
          <w:rPr>
            <w:noProof/>
            <w:webHidden/>
          </w:rPr>
          <w:fldChar w:fldCharType="begin"/>
        </w:r>
        <w:r w:rsidR="00AF4B32">
          <w:rPr>
            <w:noProof/>
            <w:webHidden/>
          </w:rPr>
          <w:instrText xml:space="preserve"> PAGEREF _Toc476057263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14:paraId="25944DF9" w14:textId="77777777" w:rsidR="00AF4B32" w:rsidRPr="00BD77D1" w:rsidRDefault="00C514F9">
      <w:pPr>
        <w:pStyle w:val="TOC2"/>
        <w:rPr>
          <w:rFonts w:ascii="Calibri" w:hAnsi="Calibri"/>
          <w:noProof/>
          <w:sz w:val="22"/>
          <w:szCs w:val="22"/>
        </w:rPr>
      </w:pPr>
      <w:hyperlink w:anchor="_Toc476057264" w:history="1">
        <w:r w:rsidR="00AF4B32" w:rsidRPr="009D1FE3">
          <w:rPr>
            <w:rStyle w:val="Hyperlink"/>
            <w:noProof/>
          </w:rPr>
          <w:t>6.72</w:t>
        </w:r>
        <w:r w:rsidR="00AF4B32" w:rsidRPr="00BD77D1">
          <w:rPr>
            <w:rFonts w:ascii="Calibri" w:hAnsi="Calibri"/>
            <w:noProof/>
            <w:sz w:val="22"/>
            <w:szCs w:val="22"/>
          </w:rPr>
          <w:tab/>
        </w:r>
        <w:r w:rsidR="00AF4B32" w:rsidRPr="009D1FE3">
          <w:rPr>
            <w:rStyle w:val="Hyperlink"/>
            <w:noProof/>
          </w:rPr>
          <w:t>Element &lt;SpecificityRules&gt;</w:t>
        </w:r>
        <w:r w:rsidR="00AF4B32">
          <w:rPr>
            <w:noProof/>
            <w:webHidden/>
          </w:rPr>
          <w:tab/>
        </w:r>
        <w:r w:rsidR="00AF4B32">
          <w:rPr>
            <w:noProof/>
            <w:webHidden/>
          </w:rPr>
          <w:fldChar w:fldCharType="begin"/>
        </w:r>
        <w:r w:rsidR="00AF4B32">
          <w:rPr>
            <w:noProof/>
            <w:webHidden/>
          </w:rPr>
          <w:instrText xml:space="preserve"> PAGEREF _Toc476057264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14:paraId="45800C71" w14:textId="77777777" w:rsidR="00AF4B32" w:rsidRPr="00BD77D1" w:rsidRDefault="00C514F9">
      <w:pPr>
        <w:pStyle w:val="TOC2"/>
        <w:rPr>
          <w:rFonts w:ascii="Calibri" w:hAnsi="Calibri"/>
          <w:noProof/>
          <w:sz w:val="22"/>
          <w:szCs w:val="22"/>
        </w:rPr>
      </w:pPr>
      <w:hyperlink w:anchor="_Toc476057265" w:history="1">
        <w:r w:rsidR="00AF4B32" w:rsidRPr="009D1FE3">
          <w:rPr>
            <w:rStyle w:val="Hyperlink"/>
            <w:noProof/>
          </w:rPr>
          <w:t>6.73</w:t>
        </w:r>
        <w:r w:rsidR="00AF4B32" w:rsidRPr="00BD77D1">
          <w:rPr>
            <w:rFonts w:ascii="Calibri" w:hAnsi="Calibri"/>
            <w:noProof/>
            <w:sz w:val="22"/>
            <w:szCs w:val="22"/>
          </w:rPr>
          <w:tab/>
        </w:r>
        <w:r w:rsidR="00AF4B32" w:rsidRPr="009D1FE3">
          <w:rPr>
            <w:rStyle w:val="Hyperlink"/>
            <w:noProof/>
          </w:rPr>
          <w:t>Element &lt;SpectraData&gt;</w:t>
        </w:r>
        <w:r w:rsidR="00AF4B32">
          <w:rPr>
            <w:noProof/>
            <w:webHidden/>
          </w:rPr>
          <w:tab/>
        </w:r>
        <w:r w:rsidR="00AF4B32">
          <w:rPr>
            <w:noProof/>
            <w:webHidden/>
          </w:rPr>
          <w:fldChar w:fldCharType="begin"/>
        </w:r>
        <w:r w:rsidR="00AF4B32">
          <w:rPr>
            <w:noProof/>
            <w:webHidden/>
          </w:rPr>
          <w:instrText xml:space="preserve"> PAGEREF _Toc476057265 \h </w:instrText>
        </w:r>
        <w:r w:rsidR="00AF4B32">
          <w:rPr>
            <w:noProof/>
            <w:webHidden/>
          </w:rPr>
        </w:r>
        <w:r w:rsidR="00AF4B32">
          <w:rPr>
            <w:noProof/>
            <w:webHidden/>
          </w:rPr>
          <w:fldChar w:fldCharType="separate"/>
        </w:r>
        <w:r w:rsidR="00005423">
          <w:rPr>
            <w:noProof/>
            <w:webHidden/>
          </w:rPr>
          <w:t>70</w:t>
        </w:r>
        <w:r w:rsidR="00AF4B32">
          <w:rPr>
            <w:noProof/>
            <w:webHidden/>
          </w:rPr>
          <w:fldChar w:fldCharType="end"/>
        </w:r>
      </w:hyperlink>
    </w:p>
    <w:p w14:paraId="5C6A33B9" w14:textId="77777777" w:rsidR="00AF4B32" w:rsidRPr="00BD77D1" w:rsidRDefault="00C514F9">
      <w:pPr>
        <w:pStyle w:val="TOC2"/>
        <w:rPr>
          <w:rFonts w:ascii="Calibri" w:hAnsi="Calibri"/>
          <w:noProof/>
          <w:sz w:val="22"/>
          <w:szCs w:val="22"/>
        </w:rPr>
      </w:pPr>
      <w:hyperlink w:anchor="_Toc476057266" w:history="1">
        <w:r w:rsidR="00AF4B32" w:rsidRPr="009D1FE3">
          <w:rPr>
            <w:rStyle w:val="Hyperlink"/>
            <w:noProof/>
          </w:rPr>
          <w:t>6.74</w:t>
        </w:r>
        <w:r w:rsidR="00AF4B32" w:rsidRPr="00BD77D1">
          <w:rPr>
            <w:rFonts w:ascii="Calibri" w:hAnsi="Calibri"/>
            <w:noProof/>
            <w:sz w:val="22"/>
            <w:szCs w:val="22"/>
          </w:rPr>
          <w:tab/>
        </w:r>
        <w:r w:rsidR="00AF4B32" w:rsidRPr="009D1FE3">
          <w:rPr>
            <w:rStyle w:val="Hyperlink"/>
            <w:noProof/>
          </w:rPr>
          <w:t>Element &lt;SpectrumIdentification&gt;</w:t>
        </w:r>
        <w:r w:rsidR="00AF4B32">
          <w:rPr>
            <w:noProof/>
            <w:webHidden/>
          </w:rPr>
          <w:tab/>
        </w:r>
        <w:r w:rsidR="00AF4B32">
          <w:rPr>
            <w:noProof/>
            <w:webHidden/>
          </w:rPr>
          <w:fldChar w:fldCharType="begin"/>
        </w:r>
        <w:r w:rsidR="00AF4B32">
          <w:rPr>
            <w:noProof/>
            <w:webHidden/>
          </w:rPr>
          <w:instrText xml:space="preserve"> PAGEREF _Toc476057266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14:paraId="714F36E4" w14:textId="77777777" w:rsidR="00AF4B32" w:rsidRPr="00BD77D1" w:rsidRDefault="00C514F9">
      <w:pPr>
        <w:pStyle w:val="TOC2"/>
        <w:rPr>
          <w:rFonts w:ascii="Calibri" w:hAnsi="Calibri"/>
          <w:noProof/>
          <w:sz w:val="22"/>
          <w:szCs w:val="22"/>
        </w:rPr>
      </w:pPr>
      <w:hyperlink w:anchor="_Toc476057267" w:history="1">
        <w:r w:rsidR="00AF4B32" w:rsidRPr="009D1FE3">
          <w:rPr>
            <w:rStyle w:val="Hyperlink"/>
            <w:noProof/>
          </w:rPr>
          <w:t>6.75</w:t>
        </w:r>
        <w:r w:rsidR="00AF4B32" w:rsidRPr="00BD77D1">
          <w:rPr>
            <w:rFonts w:ascii="Calibri" w:hAnsi="Calibri"/>
            <w:noProof/>
            <w:sz w:val="22"/>
            <w:szCs w:val="22"/>
          </w:rPr>
          <w:tab/>
        </w:r>
        <w:r w:rsidR="00AF4B32" w:rsidRPr="009D1FE3">
          <w:rPr>
            <w:rStyle w:val="Hyperlink"/>
            <w:noProof/>
          </w:rPr>
          <w:t>Element &lt;SpectrumIdentificationItem&gt;</w:t>
        </w:r>
        <w:r w:rsidR="00AF4B32">
          <w:rPr>
            <w:noProof/>
            <w:webHidden/>
          </w:rPr>
          <w:tab/>
        </w:r>
        <w:r w:rsidR="00AF4B32">
          <w:rPr>
            <w:noProof/>
            <w:webHidden/>
          </w:rPr>
          <w:fldChar w:fldCharType="begin"/>
        </w:r>
        <w:r w:rsidR="00AF4B32">
          <w:rPr>
            <w:noProof/>
            <w:webHidden/>
          </w:rPr>
          <w:instrText xml:space="preserve"> PAGEREF _Toc476057267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14:paraId="06F9BE3F" w14:textId="77777777" w:rsidR="00AF4B32" w:rsidRPr="00BD77D1" w:rsidRDefault="00C514F9">
      <w:pPr>
        <w:pStyle w:val="TOC2"/>
        <w:rPr>
          <w:rFonts w:ascii="Calibri" w:hAnsi="Calibri"/>
          <w:noProof/>
          <w:sz w:val="22"/>
          <w:szCs w:val="22"/>
        </w:rPr>
      </w:pPr>
      <w:hyperlink w:anchor="_Toc476057268" w:history="1">
        <w:r w:rsidR="00AF4B32" w:rsidRPr="009D1FE3">
          <w:rPr>
            <w:rStyle w:val="Hyperlink"/>
            <w:noProof/>
          </w:rPr>
          <w:t>6.76</w:t>
        </w:r>
        <w:r w:rsidR="00AF4B32" w:rsidRPr="00BD77D1">
          <w:rPr>
            <w:rFonts w:ascii="Calibri" w:hAnsi="Calibri"/>
            <w:noProof/>
            <w:sz w:val="22"/>
            <w:szCs w:val="22"/>
          </w:rPr>
          <w:tab/>
        </w:r>
        <w:r w:rsidR="00AF4B32" w:rsidRPr="009D1FE3">
          <w:rPr>
            <w:rStyle w:val="Hyperlink"/>
            <w:noProof/>
          </w:rPr>
          <w:t>Element &lt;SpectrumIdentificationItemRef&gt;</w:t>
        </w:r>
        <w:r w:rsidR="00AF4B32">
          <w:rPr>
            <w:noProof/>
            <w:webHidden/>
          </w:rPr>
          <w:tab/>
        </w:r>
        <w:r w:rsidR="00AF4B32">
          <w:rPr>
            <w:noProof/>
            <w:webHidden/>
          </w:rPr>
          <w:fldChar w:fldCharType="begin"/>
        </w:r>
        <w:r w:rsidR="00AF4B32">
          <w:rPr>
            <w:noProof/>
            <w:webHidden/>
          </w:rPr>
          <w:instrText xml:space="preserve"> PAGEREF _Toc476057268 \h </w:instrText>
        </w:r>
        <w:r w:rsidR="00AF4B32">
          <w:rPr>
            <w:noProof/>
            <w:webHidden/>
          </w:rPr>
        </w:r>
        <w:r w:rsidR="00AF4B32">
          <w:rPr>
            <w:noProof/>
            <w:webHidden/>
          </w:rPr>
          <w:fldChar w:fldCharType="separate"/>
        </w:r>
        <w:r w:rsidR="00005423">
          <w:rPr>
            <w:noProof/>
            <w:webHidden/>
          </w:rPr>
          <w:t>74</w:t>
        </w:r>
        <w:r w:rsidR="00AF4B32">
          <w:rPr>
            <w:noProof/>
            <w:webHidden/>
          </w:rPr>
          <w:fldChar w:fldCharType="end"/>
        </w:r>
      </w:hyperlink>
    </w:p>
    <w:p w14:paraId="36041C47" w14:textId="77777777" w:rsidR="00AF4B32" w:rsidRPr="00BD77D1" w:rsidRDefault="00C514F9">
      <w:pPr>
        <w:pStyle w:val="TOC2"/>
        <w:rPr>
          <w:rFonts w:ascii="Calibri" w:hAnsi="Calibri"/>
          <w:noProof/>
          <w:sz w:val="22"/>
          <w:szCs w:val="22"/>
        </w:rPr>
      </w:pPr>
      <w:hyperlink w:anchor="_Toc476057269" w:history="1">
        <w:r w:rsidR="00AF4B32" w:rsidRPr="009D1FE3">
          <w:rPr>
            <w:rStyle w:val="Hyperlink"/>
            <w:noProof/>
          </w:rPr>
          <w:t>6.77</w:t>
        </w:r>
        <w:r w:rsidR="00AF4B32" w:rsidRPr="00BD77D1">
          <w:rPr>
            <w:rFonts w:ascii="Calibri" w:hAnsi="Calibri"/>
            <w:noProof/>
            <w:sz w:val="22"/>
            <w:szCs w:val="22"/>
          </w:rPr>
          <w:tab/>
        </w:r>
        <w:r w:rsidR="00AF4B32" w:rsidRPr="009D1FE3">
          <w:rPr>
            <w:rStyle w:val="Hyperlink"/>
            <w:noProof/>
          </w:rPr>
          <w:t>Element &lt;SpectrumIdentificationList&gt;</w:t>
        </w:r>
        <w:r w:rsidR="00AF4B32">
          <w:rPr>
            <w:noProof/>
            <w:webHidden/>
          </w:rPr>
          <w:tab/>
        </w:r>
        <w:r w:rsidR="00AF4B32">
          <w:rPr>
            <w:noProof/>
            <w:webHidden/>
          </w:rPr>
          <w:fldChar w:fldCharType="begin"/>
        </w:r>
        <w:r w:rsidR="00AF4B32">
          <w:rPr>
            <w:noProof/>
            <w:webHidden/>
          </w:rPr>
          <w:instrText xml:space="preserve"> PAGEREF _Toc476057269 \h </w:instrText>
        </w:r>
        <w:r w:rsidR="00AF4B32">
          <w:rPr>
            <w:noProof/>
            <w:webHidden/>
          </w:rPr>
        </w:r>
        <w:r w:rsidR="00AF4B32">
          <w:rPr>
            <w:noProof/>
            <w:webHidden/>
          </w:rPr>
          <w:fldChar w:fldCharType="separate"/>
        </w:r>
        <w:r w:rsidR="00005423">
          <w:rPr>
            <w:noProof/>
            <w:webHidden/>
          </w:rPr>
          <w:t>75</w:t>
        </w:r>
        <w:r w:rsidR="00AF4B32">
          <w:rPr>
            <w:noProof/>
            <w:webHidden/>
          </w:rPr>
          <w:fldChar w:fldCharType="end"/>
        </w:r>
      </w:hyperlink>
    </w:p>
    <w:p w14:paraId="56BD9BC5" w14:textId="77777777" w:rsidR="00AF4B32" w:rsidRPr="00BD77D1" w:rsidRDefault="00C514F9">
      <w:pPr>
        <w:pStyle w:val="TOC2"/>
        <w:rPr>
          <w:rFonts w:ascii="Calibri" w:hAnsi="Calibri"/>
          <w:noProof/>
          <w:sz w:val="22"/>
          <w:szCs w:val="22"/>
        </w:rPr>
      </w:pPr>
      <w:hyperlink w:anchor="_Toc476057270" w:history="1">
        <w:r w:rsidR="00AF4B32" w:rsidRPr="009D1FE3">
          <w:rPr>
            <w:rStyle w:val="Hyperlink"/>
            <w:noProof/>
          </w:rPr>
          <w:t>6.78</w:t>
        </w:r>
        <w:r w:rsidR="00AF4B32" w:rsidRPr="00BD77D1">
          <w:rPr>
            <w:rFonts w:ascii="Calibri" w:hAnsi="Calibri"/>
            <w:noProof/>
            <w:sz w:val="22"/>
            <w:szCs w:val="22"/>
          </w:rPr>
          <w:tab/>
        </w:r>
        <w:r w:rsidR="00AF4B32" w:rsidRPr="009D1FE3">
          <w:rPr>
            <w:rStyle w:val="Hyperlink"/>
            <w:noProof/>
          </w:rPr>
          <w:t>Element &lt;SpectrumIdentificationProtocol&gt;</w:t>
        </w:r>
        <w:r w:rsidR="00AF4B32">
          <w:rPr>
            <w:noProof/>
            <w:webHidden/>
          </w:rPr>
          <w:tab/>
        </w:r>
        <w:r w:rsidR="00AF4B32">
          <w:rPr>
            <w:noProof/>
            <w:webHidden/>
          </w:rPr>
          <w:fldChar w:fldCharType="begin"/>
        </w:r>
        <w:r w:rsidR="00AF4B32">
          <w:rPr>
            <w:noProof/>
            <w:webHidden/>
          </w:rPr>
          <w:instrText xml:space="preserve"> PAGEREF _Toc476057270 \h </w:instrText>
        </w:r>
        <w:r w:rsidR="00AF4B32">
          <w:rPr>
            <w:noProof/>
            <w:webHidden/>
          </w:rPr>
        </w:r>
        <w:r w:rsidR="00AF4B32">
          <w:rPr>
            <w:noProof/>
            <w:webHidden/>
          </w:rPr>
          <w:fldChar w:fldCharType="separate"/>
        </w:r>
        <w:r w:rsidR="00005423">
          <w:rPr>
            <w:noProof/>
            <w:webHidden/>
          </w:rPr>
          <w:t>76</w:t>
        </w:r>
        <w:r w:rsidR="00AF4B32">
          <w:rPr>
            <w:noProof/>
            <w:webHidden/>
          </w:rPr>
          <w:fldChar w:fldCharType="end"/>
        </w:r>
      </w:hyperlink>
    </w:p>
    <w:p w14:paraId="430DB573" w14:textId="77777777" w:rsidR="00AF4B32" w:rsidRPr="00BD77D1" w:rsidRDefault="00C514F9">
      <w:pPr>
        <w:pStyle w:val="TOC2"/>
        <w:rPr>
          <w:rFonts w:ascii="Calibri" w:hAnsi="Calibri"/>
          <w:noProof/>
          <w:sz w:val="22"/>
          <w:szCs w:val="22"/>
        </w:rPr>
      </w:pPr>
      <w:hyperlink w:anchor="_Toc476057271" w:history="1">
        <w:r w:rsidR="00AF4B32" w:rsidRPr="009D1FE3">
          <w:rPr>
            <w:rStyle w:val="Hyperlink"/>
            <w:noProof/>
          </w:rPr>
          <w:t>6.79</w:t>
        </w:r>
        <w:r w:rsidR="00AF4B32" w:rsidRPr="00BD77D1">
          <w:rPr>
            <w:rFonts w:ascii="Calibri" w:hAnsi="Calibri"/>
            <w:noProof/>
            <w:sz w:val="22"/>
            <w:szCs w:val="22"/>
          </w:rPr>
          <w:tab/>
        </w:r>
        <w:r w:rsidR="00AF4B32" w:rsidRPr="009D1FE3">
          <w:rPr>
            <w:rStyle w:val="Hyperlink"/>
            <w:noProof/>
          </w:rPr>
          <w:t>Element &lt;SpectrumIdentificationResult&gt;</w:t>
        </w:r>
        <w:r w:rsidR="00AF4B32">
          <w:rPr>
            <w:noProof/>
            <w:webHidden/>
          </w:rPr>
          <w:tab/>
        </w:r>
        <w:r w:rsidR="00AF4B32">
          <w:rPr>
            <w:noProof/>
            <w:webHidden/>
          </w:rPr>
          <w:fldChar w:fldCharType="begin"/>
        </w:r>
        <w:r w:rsidR="00AF4B32">
          <w:rPr>
            <w:noProof/>
            <w:webHidden/>
          </w:rPr>
          <w:instrText xml:space="preserve"> PAGEREF _Toc476057271 \h </w:instrText>
        </w:r>
        <w:r w:rsidR="00AF4B32">
          <w:rPr>
            <w:noProof/>
            <w:webHidden/>
          </w:rPr>
        </w:r>
        <w:r w:rsidR="00AF4B32">
          <w:rPr>
            <w:noProof/>
            <w:webHidden/>
          </w:rPr>
          <w:fldChar w:fldCharType="separate"/>
        </w:r>
        <w:r w:rsidR="00005423">
          <w:rPr>
            <w:noProof/>
            <w:webHidden/>
          </w:rPr>
          <w:t>79</w:t>
        </w:r>
        <w:r w:rsidR="00AF4B32">
          <w:rPr>
            <w:noProof/>
            <w:webHidden/>
          </w:rPr>
          <w:fldChar w:fldCharType="end"/>
        </w:r>
      </w:hyperlink>
    </w:p>
    <w:p w14:paraId="7FF6D14B" w14:textId="77777777" w:rsidR="00AF4B32" w:rsidRPr="00BD77D1" w:rsidRDefault="00C514F9">
      <w:pPr>
        <w:pStyle w:val="TOC2"/>
        <w:rPr>
          <w:rFonts w:ascii="Calibri" w:hAnsi="Calibri"/>
          <w:noProof/>
          <w:sz w:val="22"/>
          <w:szCs w:val="22"/>
        </w:rPr>
      </w:pPr>
      <w:hyperlink w:anchor="_Toc476057272" w:history="1">
        <w:r w:rsidR="00AF4B32" w:rsidRPr="009D1FE3">
          <w:rPr>
            <w:rStyle w:val="Hyperlink"/>
            <w:noProof/>
          </w:rPr>
          <w:t>6.80</w:t>
        </w:r>
        <w:r w:rsidR="00AF4B32" w:rsidRPr="00BD77D1">
          <w:rPr>
            <w:rFonts w:ascii="Calibri" w:hAnsi="Calibri"/>
            <w:noProof/>
            <w:sz w:val="22"/>
            <w:szCs w:val="22"/>
          </w:rPr>
          <w:tab/>
        </w:r>
        <w:r w:rsidR="00AF4B32" w:rsidRPr="009D1FE3">
          <w:rPr>
            <w:rStyle w:val="Hyperlink"/>
            <w:noProof/>
          </w:rPr>
          <w:t>Element &lt;SpectrumIDFormat&gt;</w:t>
        </w:r>
        <w:r w:rsidR="00AF4B32">
          <w:rPr>
            <w:noProof/>
            <w:webHidden/>
          </w:rPr>
          <w:tab/>
        </w:r>
        <w:r w:rsidR="00AF4B32">
          <w:rPr>
            <w:noProof/>
            <w:webHidden/>
          </w:rPr>
          <w:fldChar w:fldCharType="begin"/>
        </w:r>
        <w:r w:rsidR="00AF4B32">
          <w:rPr>
            <w:noProof/>
            <w:webHidden/>
          </w:rPr>
          <w:instrText xml:space="preserve"> PAGEREF _Toc476057272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3AC82641" w14:textId="77777777" w:rsidR="00AF4B32" w:rsidRPr="00BD77D1" w:rsidRDefault="00C514F9">
      <w:pPr>
        <w:pStyle w:val="TOC2"/>
        <w:rPr>
          <w:rFonts w:ascii="Calibri" w:hAnsi="Calibri"/>
          <w:noProof/>
          <w:sz w:val="22"/>
          <w:szCs w:val="22"/>
        </w:rPr>
      </w:pPr>
      <w:hyperlink w:anchor="_Toc476057273" w:history="1">
        <w:r w:rsidR="00AF4B32" w:rsidRPr="009D1FE3">
          <w:rPr>
            <w:rStyle w:val="Hyperlink"/>
            <w:noProof/>
          </w:rPr>
          <w:t>6.81</w:t>
        </w:r>
        <w:r w:rsidR="00AF4B32" w:rsidRPr="00BD77D1">
          <w:rPr>
            <w:rFonts w:ascii="Calibri" w:hAnsi="Calibri"/>
            <w:noProof/>
            <w:sz w:val="22"/>
            <w:szCs w:val="22"/>
          </w:rPr>
          <w:tab/>
        </w:r>
        <w:r w:rsidR="00AF4B32" w:rsidRPr="009D1FE3">
          <w:rPr>
            <w:rStyle w:val="Hyperlink"/>
            <w:noProof/>
          </w:rPr>
          <w:t>Element &lt;SubSample&gt;</w:t>
        </w:r>
        <w:r w:rsidR="00AF4B32">
          <w:rPr>
            <w:noProof/>
            <w:webHidden/>
          </w:rPr>
          <w:tab/>
        </w:r>
        <w:r w:rsidR="00AF4B32">
          <w:rPr>
            <w:noProof/>
            <w:webHidden/>
          </w:rPr>
          <w:fldChar w:fldCharType="begin"/>
        </w:r>
        <w:r w:rsidR="00AF4B32">
          <w:rPr>
            <w:noProof/>
            <w:webHidden/>
          </w:rPr>
          <w:instrText xml:space="preserve"> PAGEREF _Toc476057273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2B7056C5" w14:textId="77777777" w:rsidR="00AF4B32" w:rsidRPr="00BD77D1" w:rsidRDefault="00C514F9">
      <w:pPr>
        <w:pStyle w:val="TOC2"/>
        <w:rPr>
          <w:rFonts w:ascii="Calibri" w:hAnsi="Calibri"/>
          <w:noProof/>
          <w:sz w:val="22"/>
          <w:szCs w:val="22"/>
        </w:rPr>
      </w:pPr>
      <w:hyperlink w:anchor="_Toc476057274" w:history="1">
        <w:r w:rsidR="00AF4B32" w:rsidRPr="009D1FE3">
          <w:rPr>
            <w:rStyle w:val="Hyperlink"/>
            <w:noProof/>
          </w:rPr>
          <w:t>6.82</w:t>
        </w:r>
        <w:r w:rsidR="00AF4B32" w:rsidRPr="00BD77D1">
          <w:rPr>
            <w:rFonts w:ascii="Calibri" w:hAnsi="Calibri"/>
            <w:noProof/>
            <w:sz w:val="22"/>
            <w:szCs w:val="22"/>
          </w:rPr>
          <w:tab/>
        </w:r>
        <w:r w:rsidR="00AF4B32" w:rsidRPr="009D1FE3">
          <w:rPr>
            <w:rStyle w:val="Hyperlink"/>
            <w:noProof/>
          </w:rPr>
          <w:t>Element &lt;SubstitutionModification&gt;</w:t>
        </w:r>
        <w:r w:rsidR="00AF4B32">
          <w:rPr>
            <w:noProof/>
            <w:webHidden/>
          </w:rPr>
          <w:tab/>
        </w:r>
        <w:r w:rsidR="00AF4B32">
          <w:rPr>
            <w:noProof/>
            <w:webHidden/>
          </w:rPr>
          <w:fldChar w:fldCharType="begin"/>
        </w:r>
        <w:r w:rsidR="00AF4B32">
          <w:rPr>
            <w:noProof/>
            <w:webHidden/>
          </w:rPr>
          <w:instrText xml:space="preserve"> PAGEREF _Toc476057274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0FBD7E2A" w14:textId="77777777" w:rsidR="00AF4B32" w:rsidRPr="00BD77D1" w:rsidRDefault="00C514F9">
      <w:pPr>
        <w:pStyle w:val="TOC2"/>
        <w:rPr>
          <w:rFonts w:ascii="Calibri" w:hAnsi="Calibri"/>
          <w:noProof/>
          <w:sz w:val="22"/>
          <w:szCs w:val="22"/>
        </w:rPr>
      </w:pPr>
      <w:hyperlink w:anchor="_Toc476057275" w:history="1">
        <w:r w:rsidR="00AF4B32" w:rsidRPr="009D1FE3">
          <w:rPr>
            <w:rStyle w:val="Hyperlink"/>
            <w:noProof/>
          </w:rPr>
          <w:t>6.83</w:t>
        </w:r>
        <w:r w:rsidR="00AF4B32" w:rsidRPr="00BD77D1">
          <w:rPr>
            <w:rFonts w:ascii="Calibri" w:hAnsi="Calibri"/>
            <w:noProof/>
            <w:sz w:val="22"/>
            <w:szCs w:val="22"/>
          </w:rPr>
          <w:tab/>
        </w:r>
        <w:r w:rsidR="00AF4B32" w:rsidRPr="009D1FE3">
          <w:rPr>
            <w:rStyle w:val="Hyperlink"/>
            <w:noProof/>
          </w:rPr>
          <w:t>Element &lt;Threshold&gt;</w:t>
        </w:r>
        <w:r w:rsidR="00AF4B32">
          <w:rPr>
            <w:noProof/>
            <w:webHidden/>
          </w:rPr>
          <w:tab/>
        </w:r>
        <w:r w:rsidR="00AF4B32">
          <w:rPr>
            <w:noProof/>
            <w:webHidden/>
          </w:rPr>
          <w:fldChar w:fldCharType="begin"/>
        </w:r>
        <w:r w:rsidR="00AF4B32">
          <w:rPr>
            <w:noProof/>
            <w:webHidden/>
          </w:rPr>
          <w:instrText xml:space="preserve"> PAGEREF _Toc476057275 \h </w:instrText>
        </w:r>
        <w:r w:rsidR="00AF4B32">
          <w:rPr>
            <w:noProof/>
            <w:webHidden/>
          </w:rPr>
        </w:r>
        <w:r w:rsidR="00AF4B32">
          <w:rPr>
            <w:noProof/>
            <w:webHidden/>
          </w:rPr>
          <w:fldChar w:fldCharType="separate"/>
        </w:r>
        <w:r w:rsidR="00005423">
          <w:rPr>
            <w:noProof/>
            <w:webHidden/>
          </w:rPr>
          <w:t>81</w:t>
        </w:r>
        <w:r w:rsidR="00AF4B32">
          <w:rPr>
            <w:noProof/>
            <w:webHidden/>
          </w:rPr>
          <w:fldChar w:fldCharType="end"/>
        </w:r>
      </w:hyperlink>
    </w:p>
    <w:p w14:paraId="739DC661" w14:textId="77777777" w:rsidR="00AF4B32" w:rsidRPr="00BD77D1" w:rsidRDefault="00C514F9">
      <w:pPr>
        <w:pStyle w:val="TOC2"/>
        <w:rPr>
          <w:rFonts w:ascii="Calibri" w:hAnsi="Calibri"/>
          <w:noProof/>
          <w:sz w:val="22"/>
          <w:szCs w:val="22"/>
        </w:rPr>
      </w:pPr>
      <w:hyperlink w:anchor="_Toc476057276" w:history="1">
        <w:r w:rsidR="00AF4B32" w:rsidRPr="009D1FE3">
          <w:rPr>
            <w:rStyle w:val="Hyperlink"/>
            <w:noProof/>
          </w:rPr>
          <w:t>6.84</w:t>
        </w:r>
        <w:r w:rsidR="00AF4B32" w:rsidRPr="00BD77D1">
          <w:rPr>
            <w:rFonts w:ascii="Calibri" w:hAnsi="Calibri"/>
            <w:noProof/>
            <w:sz w:val="22"/>
            <w:szCs w:val="22"/>
          </w:rPr>
          <w:tab/>
        </w:r>
        <w:r w:rsidR="00AF4B32" w:rsidRPr="009D1FE3">
          <w:rPr>
            <w:rStyle w:val="Hyperlink"/>
            <w:noProof/>
          </w:rPr>
          <w:t>Element &lt;TranslationTable&gt;</w:t>
        </w:r>
        <w:r w:rsidR="00AF4B32">
          <w:rPr>
            <w:noProof/>
            <w:webHidden/>
          </w:rPr>
          <w:tab/>
        </w:r>
        <w:r w:rsidR="00AF4B32">
          <w:rPr>
            <w:noProof/>
            <w:webHidden/>
          </w:rPr>
          <w:fldChar w:fldCharType="begin"/>
        </w:r>
        <w:r w:rsidR="00AF4B32">
          <w:rPr>
            <w:noProof/>
            <w:webHidden/>
          </w:rPr>
          <w:instrText xml:space="preserve"> PAGEREF _Toc476057276 \h </w:instrText>
        </w:r>
        <w:r w:rsidR="00AF4B32">
          <w:rPr>
            <w:noProof/>
            <w:webHidden/>
          </w:rPr>
        </w:r>
        <w:r w:rsidR="00AF4B32">
          <w:rPr>
            <w:noProof/>
            <w:webHidden/>
          </w:rPr>
          <w:fldChar w:fldCharType="separate"/>
        </w:r>
        <w:r w:rsidR="00005423">
          <w:rPr>
            <w:noProof/>
            <w:webHidden/>
          </w:rPr>
          <w:t>82</w:t>
        </w:r>
        <w:r w:rsidR="00AF4B32">
          <w:rPr>
            <w:noProof/>
            <w:webHidden/>
          </w:rPr>
          <w:fldChar w:fldCharType="end"/>
        </w:r>
      </w:hyperlink>
    </w:p>
    <w:p w14:paraId="06D06F21" w14:textId="77777777" w:rsidR="00AF4B32" w:rsidRPr="00BD77D1" w:rsidRDefault="00C514F9">
      <w:pPr>
        <w:pStyle w:val="TOC2"/>
        <w:rPr>
          <w:rFonts w:ascii="Calibri" w:hAnsi="Calibri"/>
          <w:noProof/>
          <w:sz w:val="22"/>
          <w:szCs w:val="22"/>
        </w:rPr>
      </w:pPr>
      <w:hyperlink w:anchor="_Toc476057277" w:history="1">
        <w:r w:rsidR="00AF4B32" w:rsidRPr="009D1FE3">
          <w:rPr>
            <w:rStyle w:val="Hyperlink"/>
            <w:noProof/>
          </w:rPr>
          <w:t>6.85</w:t>
        </w:r>
        <w:r w:rsidR="00AF4B32" w:rsidRPr="00BD77D1">
          <w:rPr>
            <w:rFonts w:ascii="Calibri" w:hAnsi="Calibri"/>
            <w:noProof/>
            <w:sz w:val="22"/>
            <w:szCs w:val="22"/>
          </w:rPr>
          <w:tab/>
        </w:r>
        <w:r w:rsidR="00AF4B32" w:rsidRPr="009D1FE3">
          <w:rPr>
            <w:rStyle w:val="Hyperlink"/>
            <w:noProof/>
          </w:rPr>
          <w:t>Element &lt;userParam&gt;</w:t>
        </w:r>
        <w:r w:rsidR="00AF4B32">
          <w:rPr>
            <w:noProof/>
            <w:webHidden/>
          </w:rPr>
          <w:tab/>
        </w:r>
        <w:r w:rsidR="00AF4B32">
          <w:rPr>
            <w:noProof/>
            <w:webHidden/>
          </w:rPr>
          <w:fldChar w:fldCharType="begin"/>
        </w:r>
        <w:r w:rsidR="00AF4B32">
          <w:rPr>
            <w:noProof/>
            <w:webHidden/>
          </w:rPr>
          <w:instrText xml:space="preserve"> PAGEREF _Toc476057277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0543EA15" w14:textId="77777777" w:rsidR="00AF4B32" w:rsidRPr="00BD77D1" w:rsidRDefault="00C514F9">
      <w:pPr>
        <w:pStyle w:val="TOC1"/>
        <w:tabs>
          <w:tab w:val="left" w:pos="400"/>
          <w:tab w:val="right" w:leader="dot" w:pos="9962"/>
        </w:tabs>
        <w:rPr>
          <w:rFonts w:ascii="Calibri" w:hAnsi="Calibri"/>
          <w:noProof/>
          <w:sz w:val="22"/>
          <w:szCs w:val="22"/>
        </w:rPr>
      </w:pPr>
      <w:hyperlink w:anchor="_Toc476057278" w:history="1">
        <w:r w:rsidR="00AF4B32" w:rsidRPr="009D1FE3">
          <w:rPr>
            <w:rStyle w:val="Hyperlink"/>
            <w:noProof/>
          </w:rPr>
          <w:t>7.</w:t>
        </w:r>
        <w:r w:rsidR="00AF4B32" w:rsidRPr="00BD77D1">
          <w:rPr>
            <w:rFonts w:ascii="Calibri" w:hAnsi="Calibri"/>
            <w:noProof/>
            <w:sz w:val="22"/>
            <w:szCs w:val="22"/>
          </w:rPr>
          <w:tab/>
        </w:r>
        <w:r w:rsidR="00AF4B32" w:rsidRPr="009D1FE3">
          <w:rPr>
            <w:rStyle w:val="Hyperlink"/>
            <w:noProof/>
          </w:rPr>
          <w:t>Specific Comments on schema</w:t>
        </w:r>
        <w:r w:rsidR="00AF4B32">
          <w:rPr>
            <w:noProof/>
            <w:webHidden/>
          </w:rPr>
          <w:tab/>
        </w:r>
        <w:r w:rsidR="00AF4B32">
          <w:rPr>
            <w:noProof/>
            <w:webHidden/>
          </w:rPr>
          <w:fldChar w:fldCharType="begin"/>
        </w:r>
        <w:r w:rsidR="00AF4B32">
          <w:rPr>
            <w:noProof/>
            <w:webHidden/>
          </w:rPr>
          <w:instrText xml:space="preserve"> PAGEREF _Toc476057278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1977D7BC" w14:textId="77777777" w:rsidR="00AF4B32" w:rsidRPr="00BD77D1" w:rsidRDefault="00C514F9">
      <w:pPr>
        <w:pStyle w:val="TOC2"/>
        <w:rPr>
          <w:rFonts w:ascii="Calibri" w:hAnsi="Calibri"/>
          <w:noProof/>
          <w:sz w:val="22"/>
          <w:szCs w:val="22"/>
        </w:rPr>
      </w:pPr>
      <w:hyperlink w:anchor="_Toc476057279" w:history="1">
        <w:r w:rsidR="00AF4B32" w:rsidRPr="009D1FE3">
          <w:rPr>
            <w:rStyle w:val="Hyperlink"/>
            <w:noProof/>
          </w:rPr>
          <w:t>7.1</w:t>
        </w:r>
        <w:r w:rsidR="00AF4B32" w:rsidRPr="00BD77D1">
          <w:rPr>
            <w:rFonts w:ascii="Calibri" w:hAnsi="Calibri"/>
            <w:noProof/>
            <w:sz w:val="22"/>
            <w:szCs w:val="22"/>
          </w:rPr>
          <w:tab/>
        </w:r>
        <w:r w:rsidR="00AF4B32" w:rsidRPr="009D1FE3">
          <w:rPr>
            <w:rStyle w:val="Hyperlink"/>
            <w:noProof/>
          </w:rPr>
          <w:t>File extension and compression</w:t>
        </w:r>
        <w:r w:rsidR="00AF4B32">
          <w:rPr>
            <w:noProof/>
            <w:webHidden/>
          </w:rPr>
          <w:tab/>
        </w:r>
        <w:r w:rsidR="00AF4B32">
          <w:rPr>
            <w:noProof/>
            <w:webHidden/>
          </w:rPr>
          <w:fldChar w:fldCharType="begin"/>
        </w:r>
        <w:r w:rsidR="00AF4B32">
          <w:rPr>
            <w:noProof/>
            <w:webHidden/>
          </w:rPr>
          <w:instrText xml:space="preserve"> PAGEREF _Toc476057279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259C124D" w14:textId="77777777" w:rsidR="00AF4B32" w:rsidRPr="00BD77D1" w:rsidRDefault="00C514F9">
      <w:pPr>
        <w:pStyle w:val="TOC2"/>
        <w:rPr>
          <w:rFonts w:ascii="Calibri" w:hAnsi="Calibri"/>
          <w:noProof/>
          <w:sz w:val="22"/>
          <w:szCs w:val="22"/>
        </w:rPr>
      </w:pPr>
      <w:hyperlink w:anchor="_Toc476057280" w:history="1">
        <w:r w:rsidR="00AF4B32" w:rsidRPr="009D1FE3">
          <w:rPr>
            <w:rStyle w:val="Hyperlink"/>
            <w:noProof/>
          </w:rPr>
          <w:t>7.2</w:t>
        </w:r>
        <w:r w:rsidR="00AF4B32" w:rsidRPr="00BD77D1">
          <w:rPr>
            <w:rFonts w:ascii="Calibri" w:hAnsi="Calibri"/>
            <w:noProof/>
            <w:sz w:val="22"/>
            <w:szCs w:val="22"/>
          </w:rPr>
          <w:tab/>
        </w:r>
        <w:r w:rsidR="00AF4B32" w:rsidRPr="009D1FE3">
          <w:rPr>
            <w:rStyle w:val="Hyperlink"/>
            <w:noProof/>
          </w:rPr>
          <w:t>Referencing elements within the document</w:t>
        </w:r>
        <w:r w:rsidR="00AF4B32">
          <w:rPr>
            <w:noProof/>
            <w:webHidden/>
          </w:rPr>
          <w:tab/>
        </w:r>
        <w:r w:rsidR="00AF4B32">
          <w:rPr>
            <w:noProof/>
            <w:webHidden/>
          </w:rPr>
          <w:fldChar w:fldCharType="begin"/>
        </w:r>
        <w:r w:rsidR="00AF4B32">
          <w:rPr>
            <w:noProof/>
            <w:webHidden/>
          </w:rPr>
          <w:instrText xml:space="preserve"> PAGEREF _Toc476057280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6F76E6FE" w14:textId="77777777" w:rsidR="00AF4B32" w:rsidRPr="00BD77D1" w:rsidRDefault="00C514F9">
      <w:pPr>
        <w:pStyle w:val="TOC2"/>
        <w:rPr>
          <w:rFonts w:ascii="Calibri" w:hAnsi="Calibri"/>
          <w:noProof/>
          <w:sz w:val="22"/>
          <w:szCs w:val="22"/>
        </w:rPr>
      </w:pPr>
      <w:hyperlink w:anchor="_Toc476057281" w:history="1">
        <w:r w:rsidR="00AF4B32" w:rsidRPr="009D1FE3">
          <w:rPr>
            <w:rStyle w:val="Hyperlink"/>
            <w:noProof/>
          </w:rPr>
          <w:t>7.3</w:t>
        </w:r>
        <w:r w:rsidR="00AF4B32" w:rsidRPr="00BD77D1">
          <w:rPr>
            <w:rFonts w:ascii="Calibri" w:hAnsi="Calibri"/>
            <w:noProof/>
            <w:sz w:val="22"/>
            <w:szCs w:val="22"/>
          </w:rPr>
          <w:tab/>
        </w:r>
        <w:r w:rsidR="00AF4B32" w:rsidRPr="009D1FE3">
          <w:rPr>
            <w:rStyle w:val="Hyperlink"/>
            <w:noProof/>
          </w:rPr>
          <w:t>Searches against nucleotide sequences</w:t>
        </w:r>
        <w:r w:rsidR="00AF4B32">
          <w:rPr>
            <w:noProof/>
            <w:webHidden/>
          </w:rPr>
          <w:tab/>
        </w:r>
        <w:r w:rsidR="00AF4B32">
          <w:rPr>
            <w:noProof/>
            <w:webHidden/>
          </w:rPr>
          <w:fldChar w:fldCharType="begin"/>
        </w:r>
        <w:r w:rsidR="00AF4B32">
          <w:rPr>
            <w:noProof/>
            <w:webHidden/>
          </w:rPr>
          <w:instrText xml:space="preserve"> PAGEREF _Toc476057281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14:paraId="3F888201" w14:textId="77777777" w:rsidR="00AF4B32" w:rsidRPr="00BD77D1" w:rsidRDefault="00C514F9">
      <w:pPr>
        <w:pStyle w:val="TOC2"/>
        <w:rPr>
          <w:rFonts w:ascii="Calibri" w:hAnsi="Calibri"/>
          <w:noProof/>
          <w:sz w:val="22"/>
          <w:szCs w:val="22"/>
        </w:rPr>
      </w:pPr>
      <w:hyperlink w:anchor="_Toc476057282" w:history="1">
        <w:r w:rsidR="00AF4B32" w:rsidRPr="009D1FE3">
          <w:rPr>
            <w:rStyle w:val="Hyperlink"/>
            <w:noProof/>
          </w:rPr>
          <w:t>7.4</w:t>
        </w:r>
        <w:r w:rsidR="00AF4B32" w:rsidRPr="00BD77D1">
          <w:rPr>
            <w:rFonts w:ascii="Calibri" w:hAnsi="Calibri"/>
            <w:noProof/>
            <w:sz w:val="22"/>
            <w:szCs w:val="22"/>
          </w:rPr>
          <w:tab/>
        </w:r>
        <w:r w:rsidR="00AF4B32" w:rsidRPr="009D1FE3">
          <w:rPr>
            <w:rStyle w:val="Hyperlink"/>
            <w:noProof/>
          </w:rPr>
          <w:t>Reporting peptide and protein identifications passing a significance threshold</w:t>
        </w:r>
        <w:r w:rsidR="00AF4B32">
          <w:rPr>
            <w:noProof/>
            <w:webHidden/>
          </w:rPr>
          <w:tab/>
        </w:r>
        <w:r w:rsidR="00AF4B32">
          <w:rPr>
            <w:noProof/>
            <w:webHidden/>
          </w:rPr>
          <w:fldChar w:fldCharType="begin"/>
        </w:r>
        <w:r w:rsidR="00AF4B32">
          <w:rPr>
            <w:noProof/>
            <w:webHidden/>
          </w:rPr>
          <w:instrText xml:space="preserve"> PAGEREF _Toc476057282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14:paraId="72F03135" w14:textId="77777777" w:rsidR="00AF4B32" w:rsidRPr="00BD77D1" w:rsidRDefault="00C514F9">
      <w:pPr>
        <w:pStyle w:val="TOC2"/>
        <w:rPr>
          <w:rFonts w:ascii="Calibri" w:hAnsi="Calibri"/>
          <w:noProof/>
          <w:sz w:val="22"/>
          <w:szCs w:val="22"/>
        </w:rPr>
      </w:pPr>
      <w:hyperlink w:anchor="_Toc476057283" w:history="1">
        <w:r w:rsidR="00AF4B32" w:rsidRPr="009D1FE3">
          <w:rPr>
            <w:rStyle w:val="Hyperlink"/>
            <w:noProof/>
          </w:rPr>
          <w:t>7.5</w:t>
        </w:r>
        <w:r w:rsidR="00AF4B32" w:rsidRPr="00BD77D1">
          <w:rPr>
            <w:rFonts w:ascii="Calibri" w:hAnsi="Calibri"/>
            <w:noProof/>
            <w:sz w:val="22"/>
            <w:szCs w:val="22"/>
          </w:rPr>
          <w:tab/>
        </w:r>
        <w:r w:rsidR="00AF4B32" w:rsidRPr="009D1FE3">
          <w:rPr>
            <w:rStyle w:val="Hyperlink"/>
            <w:noProof/>
          </w:rPr>
          <w:t>Using decoy databases to set different thresholds of false discovery rate</w:t>
        </w:r>
        <w:r w:rsidR="00AF4B32">
          <w:rPr>
            <w:noProof/>
            <w:webHidden/>
          </w:rPr>
          <w:tab/>
        </w:r>
        <w:r w:rsidR="00AF4B32">
          <w:rPr>
            <w:noProof/>
            <w:webHidden/>
          </w:rPr>
          <w:fldChar w:fldCharType="begin"/>
        </w:r>
        <w:r w:rsidR="00AF4B32">
          <w:rPr>
            <w:noProof/>
            <w:webHidden/>
          </w:rPr>
          <w:instrText xml:space="preserve"> PAGEREF _Toc476057283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14:paraId="039CBE16" w14:textId="77777777" w:rsidR="00AF4B32" w:rsidRPr="00BD77D1" w:rsidRDefault="00C514F9">
      <w:pPr>
        <w:pStyle w:val="TOC2"/>
        <w:rPr>
          <w:rFonts w:ascii="Calibri" w:hAnsi="Calibri"/>
          <w:noProof/>
          <w:sz w:val="22"/>
          <w:szCs w:val="22"/>
        </w:rPr>
      </w:pPr>
      <w:hyperlink w:anchor="_Toc476057284" w:history="1">
        <w:r w:rsidR="00AF4B32" w:rsidRPr="009D1FE3">
          <w:rPr>
            <w:rStyle w:val="Hyperlink"/>
            <w:noProof/>
          </w:rPr>
          <w:t>7.6</w:t>
        </w:r>
        <w:r w:rsidR="00AF4B32" w:rsidRPr="00BD77D1">
          <w:rPr>
            <w:rFonts w:ascii="Calibri" w:hAnsi="Calibri"/>
            <w:noProof/>
            <w:sz w:val="22"/>
            <w:szCs w:val="22"/>
          </w:rPr>
          <w:tab/>
        </w:r>
        <w:r w:rsidR="00AF4B32" w:rsidRPr="009D1FE3">
          <w:rPr>
            <w:rStyle w:val="Hyperlink"/>
            <w:noProof/>
          </w:rPr>
          <w:t>Database Filter</w:t>
        </w:r>
        <w:r w:rsidR="00AF4B32">
          <w:rPr>
            <w:noProof/>
            <w:webHidden/>
          </w:rPr>
          <w:tab/>
        </w:r>
        <w:r w:rsidR="00AF4B32">
          <w:rPr>
            <w:noProof/>
            <w:webHidden/>
          </w:rPr>
          <w:fldChar w:fldCharType="begin"/>
        </w:r>
        <w:r w:rsidR="00AF4B32">
          <w:rPr>
            <w:noProof/>
            <w:webHidden/>
          </w:rPr>
          <w:instrText xml:space="preserve"> PAGEREF _Toc476057284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14:paraId="2F3500F9" w14:textId="77777777" w:rsidR="00AF4B32" w:rsidRPr="00BD77D1" w:rsidRDefault="00C514F9">
      <w:pPr>
        <w:pStyle w:val="TOC2"/>
        <w:rPr>
          <w:rFonts w:ascii="Calibri" w:hAnsi="Calibri"/>
          <w:noProof/>
          <w:sz w:val="22"/>
          <w:szCs w:val="22"/>
        </w:rPr>
      </w:pPr>
      <w:hyperlink w:anchor="_Toc476057285" w:history="1">
        <w:r w:rsidR="00AF4B32" w:rsidRPr="009D1FE3">
          <w:rPr>
            <w:rStyle w:val="Hyperlink"/>
            <w:noProof/>
          </w:rPr>
          <w:t>7.7</w:t>
        </w:r>
        <w:r w:rsidR="00AF4B32" w:rsidRPr="00BD77D1">
          <w:rPr>
            <w:rFonts w:ascii="Calibri" w:hAnsi="Calibri"/>
            <w:noProof/>
            <w:sz w:val="22"/>
            <w:szCs w:val="22"/>
          </w:rPr>
          <w:tab/>
        </w:r>
        <w:r w:rsidR="00AF4B32" w:rsidRPr="009D1FE3">
          <w:rPr>
            <w:rStyle w:val="Hyperlink"/>
            <w:noProof/>
          </w:rPr>
          <w:t>Types of parameters and values</w:t>
        </w:r>
        <w:r w:rsidR="00AF4B32">
          <w:rPr>
            <w:noProof/>
            <w:webHidden/>
          </w:rPr>
          <w:tab/>
        </w:r>
        <w:r w:rsidR="00AF4B32">
          <w:rPr>
            <w:noProof/>
            <w:webHidden/>
          </w:rPr>
          <w:fldChar w:fldCharType="begin"/>
        </w:r>
        <w:r w:rsidR="00AF4B32">
          <w:rPr>
            <w:noProof/>
            <w:webHidden/>
          </w:rPr>
          <w:instrText xml:space="preserve"> PAGEREF _Toc476057285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1F732607" w14:textId="77777777" w:rsidR="00AF4B32" w:rsidRPr="00BD77D1" w:rsidRDefault="00C514F9">
      <w:pPr>
        <w:pStyle w:val="TOC2"/>
        <w:rPr>
          <w:rFonts w:ascii="Calibri" w:hAnsi="Calibri"/>
          <w:noProof/>
          <w:sz w:val="22"/>
          <w:szCs w:val="22"/>
        </w:rPr>
      </w:pPr>
      <w:hyperlink w:anchor="_Toc476057286" w:history="1">
        <w:r w:rsidR="00AF4B32" w:rsidRPr="009D1FE3">
          <w:rPr>
            <w:rStyle w:val="Hyperlink"/>
            <w:noProof/>
          </w:rPr>
          <w:t>7.8</w:t>
        </w:r>
        <w:r w:rsidR="00AF4B32" w:rsidRPr="00BD77D1">
          <w:rPr>
            <w:rFonts w:ascii="Calibri" w:hAnsi="Calibri"/>
            <w:noProof/>
            <w:sz w:val="22"/>
            <w:szCs w:val="22"/>
          </w:rPr>
          <w:tab/>
        </w:r>
        <w:r w:rsidR="00AF4B32" w:rsidRPr="009D1FE3">
          <w:rPr>
            <w:rStyle w:val="Hyperlink"/>
            <w:noProof/>
          </w:rPr>
          <w:t>Reporting fragmentation ions</w:t>
        </w:r>
        <w:r w:rsidR="00AF4B32">
          <w:rPr>
            <w:noProof/>
            <w:webHidden/>
          </w:rPr>
          <w:tab/>
        </w:r>
        <w:r w:rsidR="00AF4B32">
          <w:rPr>
            <w:noProof/>
            <w:webHidden/>
          </w:rPr>
          <w:fldChar w:fldCharType="begin"/>
        </w:r>
        <w:r w:rsidR="00AF4B32">
          <w:rPr>
            <w:noProof/>
            <w:webHidden/>
          </w:rPr>
          <w:instrText xml:space="preserve"> PAGEREF _Toc476057286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1F869EA8" w14:textId="77777777" w:rsidR="00AF4B32" w:rsidRPr="00BD77D1" w:rsidRDefault="00C514F9">
      <w:pPr>
        <w:pStyle w:val="TOC3"/>
        <w:tabs>
          <w:tab w:val="left" w:pos="1200"/>
          <w:tab w:val="right" w:leader="dot" w:pos="9962"/>
        </w:tabs>
        <w:rPr>
          <w:rFonts w:ascii="Calibri" w:hAnsi="Calibri"/>
          <w:noProof/>
          <w:sz w:val="22"/>
          <w:szCs w:val="22"/>
        </w:rPr>
      </w:pPr>
      <w:hyperlink w:anchor="_Toc476057287" w:history="1">
        <w:r w:rsidR="00AF4B32" w:rsidRPr="009D1FE3">
          <w:rPr>
            <w:rStyle w:val="Hyperlink"/>
            <w:noProof/>
          </w:rPr>
          <w:t>7.8.1</w:t>
        </w:r>
        <w:r w:rsidR="00AF4B32" w:rsidRPr="00BD77D1">
          <w:rPr>
            <w:rFonts w:ascii="Calibri" w:hAnsi="Calibri"/>
            <w:noProof/>
            <w:sz w:val="22"/>
            <w:szCs w:val="22"/>
          </w:rPr>
          <w:tab/>
        </w:r>
        <w:r w:rsidR="00AF4B32" w:rsidRPr="009D1FE3">
          <w:rPr>
            <w:rStyle w:val="Hyperlink"/>
            <w:noProof/>
          </w:rPr>
          <w:t>Internal fragments and immonium ions</w:t>
        </w:r>
        <w:r w:rsidR="00AF4B32">
          <w:rPr>
            <w:noProof/>
            <w:webHidden/>
          </w:rPr>
          <w:tab/>
        </w:r>
        <w:r w:rsidR="00AF4B32">
          <w:rPr>
            <w:noProof/>
            <w:webHidden/>
          </w:rPr>
          <w:fldChar w:fldCharType="begin"/>
        </w:r>
        <w:r w:rsidR="00AF4B32">
          <w:rPr>
            <w:noProof/>
            <w:webHidden/>
          </w:rPr>
          <w:instrText xml:space="preserve"> PAGEREF _Toc476057287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0A814AC8" w14:textId="77777777" w:rsidR="00AF4B32" w:rsidRPr="00BD77D1" w:rsidRDefault="00C514F9">
      <w:pPr>
        <w:pStyle w:val="TOC3"/>
        <w:tabs>
          <w:tab w:val="left" w:pos="1200"/>
          <w:tab w:val="right" w:leader="dot" w:pos="9962"/>
        </w:tabs>
        <w:rPr>
          <w:rFonts w:ascii="Calibri" w:hAnsi="Calibri"/>
          <w:noProof/>
          <w:sz w:val="22"/>
          <w:szCs w:val="22"/>
        </w:rPr>
      </w:pPr>
      <w:hyperlink w:anchor="_Toc476057288" w:history="1">
        <w:r w:rsidR="00AF4B32" w:rsidRPr="009D1FE3">
          <w:rPr>
            <w:rStyle w:val="Hyperlink"/>
            <w:noProof/>
          </w:rPr>
          <w:t>7.8.2</w:t>
        </w:r>
        <w:r w:rsidR="00AF4B32" w:rsidRPr="00BD77D1">
          <w:rPr>
            <w:rFonts w:ascii="Calibri" w:hAnsi="Calibri"/>
            <w:noProof/>
            <w:sz w:val="22"/>
            <w:szCs w:val="22"/>
          </w:rPr>
          <w:tab/>
        </w:r>
        <w:r w:rsidR="00AF4B32" w:rsidRPr="009D1FE3">
          <w:rPr>
            <w:rStyle w:val="Hyperlink"/>
            <w:noProof/>
          </w:rPr>
          <w:t>Encoding Neutral loss fragment ions</w:t>
        </w:r>
        <w:r w:rsidR="00AF4B32">
          <w:rPr>
            <w:noProof/>
            <w:webHidden/>
          </w:rPr>
          <w:tab/>
        </w:r>
        <w:r w:rsidR="00AF4B32">
          <w:rPr>
            <w:noProof/>
            <w:webHidden/>
          </w:rPr>
          <w:fldChar w:fldCharType="begin"/>
        </w:r>
        <w:r w:rsidR="00AF4B32">
          <w:rPr>
            <w:noProof/>
            <w:webHidden/>
          </w:rPr>
          <w:instrText xml:space="preserve"> PAGEREF _Toc476057288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14:paraId="1D1E9387" w14:textId="77777777" w:rsidR="00AF4B32" w:rsidRPr="00BD77D1" w:rsidRDefault="00C514F9">
      <w:pPr>
        <w:pStyle w:val="TOC2"/>
        <w:rPr>
          <w:rFonts w:ascii="Calibri" w:hAnsi="Calibri"/>
          <w:noProof/>
          <w:sz w:val="22"/>
          <w:szCs w:val="22"/>
        </w:rPr>
      </w:pPr>
      <w:hyperlink w:anchor="_Toc476057289" w:history="1">
        <w:r w:rsidR="00AF4B32" w:rsidRPr="009D1FE3">
          <w:rPr>
            <w:rStyle w:val="Hyperlink"/>
            <w:noProof/>
          </w:rPr>
          <w:t>7.9</w:t>
        </w:r>
        <w:r w:rsidR="00AF4B32" w:rsidRPr="00BD77D1">
          <w:rPr>
            <w:rFonts w:ascii="Calibri" w:hAnsi="Calibri"/>
            <w:noProof/>
            <w:sz w:val="22"/>
            <w:szCs w:val="22"/>
          </w:rPr>
          <w:tab/>
        </w:r>
        <w:r w:rsidR="00AF4B32" w:rsidRPr="009D1FE3">
          <w:rPr>
            <w:rStyle w:val="Hyperlink"/>
            <w:noProof/>
          </w:rPr>
          <w:t>Enzyme definition</w:t>
        </w:r>
        <w:r w:rsidR="00AF4B32">
          <w:rPr>
            <w:noProof/>
            <w:webHidden/>
          </w:rPr>
          <w:tab/>
        </w:r>
        <w:r w:rsidR="00AF4B32">
          <w:rPr>
            <w:noProof/>
            <w:webHidden/>
          </w:rPr>
          <w:fldChar w:fldCharType="begin"/>
        </w:r>
        <w:r w:rsidR="00AF4B32">
          <w:rPr>
            <w:noProof/>
            <w:webHidden/>
          </w:rPr>
          <w:instrText xml:space="preserve"> PAGEREF _Toc476057289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14:paraId="390E76B6" w14:textId="77777777" w:rsidR="00AF4B32" w:rsidRPr="00BD77D1" w:rsidRDefault="00C514F9">
      <w:pPr>
        <w:pStyle w:val="TOC2"/>
        <w:rPr>
          <w:rFonts w:ascii="Calibri" w:hAnsi="Calibri"/>
          <w:noProof/>
          <w:sz w:val="22"/>
          <w:szCs w:val="22"/>
        </w:rPr>
      </w:pPr>
      <w:hyperlink w:anchor="_Toc476057290" w:history="1">
        <w:r w:rsidR="00AF4B32" w:rsidRPr="009D1FE3">
          <w:rPr>
            <w:rStyle w:val="Hyperlink"/>
            <w:noProof/>
          </w:rPr>
          <w:t>7.10</w:t>
        </w:r>
        <w:r w:rsidR="00AF4B32" w:rsidRPr="00BD77D1">
          <w:rPr>
            <w:rFonts w:ascii="Calibri" w:hAnsi="Calibri"/>
            <w:noProof/>
            <w:sz w:val="22"/>
            <w:szCs w:val="22"/>
          </w:rPr>
          <w:tab/>
        </w:r>
        <w:r w:rsidR="00AF4B32" w:rsidRPr="009D1FE3">
          <w:rPr>
            <w:rStyle w:val="Hyperlink"/>
            <w:noProof/>
          </w:rPr>
          <w:t>Unknown modifications</w:t>
        </w:r>
        <w:r w:rsidR="00AF4B32">
          <w:rPr>
            <w:noProof/>
            <w:webHidden/>
          </w:rPr>
          <w:tab/>
        </w:r>
        <w:r w:rsidR="00AF4B32">
          <w:rPr>
            <w:noProof/>
            <w:webHidden/>
          </w:rPr>
          <w:fldChar w:fldCharType="begin"/>
        </w:r>
        <w:r w:rsidR="00AF4B32">
          <w:rPr>
            <w:noProof/>
            <w:webHidden/>
          </w:rPr>
          <w:instrText xml:space="preserve"> PAGEREF _Toc476057290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14:paraId="7AED07B2" w14:textId="77777777" w:rsidR="00AF4B32" w:rsidRPr="00BD77D1" w:rsidRDefault="00C514F9">
      <w:pPr>
        <w:pStyle w:val="TOC1"/>
        <w:tabs>
          <w:tab w:val="left" w:pos="400"/>
          <w:tab w:val="right" w:leader="dot" w:pos="9962"/>
        </w:tabs>
        <w:rPr>
          <w:rFonts w:ascii="Calibri" w:hAnsi="Calibri"/>
          <w:noProof/>
          <w:sz w:val="22"/>
          <w:szCs w:val="22"/>
        </w:rPr>
      </w:pPr>
      <w:hyperlink w:anchor="_Toc476057291" w:history="1">
        <w:r w:rsidR="00AF4B32" w:rsidRPr="009D1FE3">
          <w:rPr>
            <w:rStyle w:val="Hyperlink"/>
            <w:noProof/>
          </w:rPr>
          <w:t>8.</w:t>
        </w:r>
        <w:r w:rsidR="00AF4B32" w:rsidRPr="00BD77D1">
          <w:rPr>
            <w:rFonts w:ascii="Calibri" w:hAnsi="Calibri"/>
            <w:noProof/>
            <w:sz w:val="22"/>
            <w:szCs w:val="22"/>
          </w:rPr>
          <w:tab/>
        </w:r>
        <w:r w:rsidR="00AF4B32" w:rsidRPr="009D1FE3">
          <w:rPr>
            <w:rStyle w:val="Hyperlink"/>
            <w:noProof/>
          </w:rPr>
          <w:t>Conclusions</w:t>
        </w:r>
        <w:r w:rsidR="00AF4B32">
          <w:rPr>
            <w:noProof/>
            <w:webHidden/>
          </w:rPr>
          <w:tab/>
        </w:r>
        <w:r w:rsidR="00AF4B32">
          <w:rPr>
            <w:noProof/>
            <w:webHidden/>
          </w:rPr>
          <w:fldChar w:fldCharType="begin"/>
        </w:r>
        <w:r w:rsidR="00AF4B32">
          <w:rPr>
            <w:noProof/>
            <w:webHidden/>
          </w:rPr>
          <w:instrText xml:space="preserve"> PAGEREF _Toc476057291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14:paraId="724D20DC" w14:textId="77777777" w:rsidR="00AF4B32" w:rsidRPr="00BD77D1" w:rsidRDefault="00C514F9">
      <w:pPr>
        <w:pStyle w:val="TOC1"/>
        <w:tabs>
          <w:tab w:val="left" w:pos="400"/>
          <w:tab w:val="right" w:leader="dot" w:pos="9962"/>
        </w:tabs>
        <w:rPr>
          <w:rFonts w:ascii="Calibri" w:hAnsi="Calibri"/>
          <w:noProof/>
          <w:sz w:val="22"/>
          <w:szCs w:val="22"/>
        </w:rPr>
      </w:pPr>
      <w:hyperlink w:anchor="_Toc476057292" w:history="1">
        <w:r w:rsidR="00AF4B32" w:rsidRPr="009D1FE3">
          <w:rPr>
            <w:rStyle w:val="Hyperlink"/>
            <w:noProof/>
          </w:rPr>
          <w:t>9.</w:t>
        </w:r>
        <w:r w:rsidR="00AF4B32" w:rsidRPr="00BD77D1">
          <w:rPr>
            <w:rFonts w:ascii="Calibri" w:hAnsi="Calibri"/>
            <w:noProof/>
            <w:sz w:val="22"/>
            <w:szCs w:val="22"/>
          </w:rPr>
          <w:tab/>
        </w:r>
        <w:r w:rsidR="00AF4B32" w:rsidRPr="009D1FE3">
          <w:rPr>
            <w:rStyle w:val="Hyperlink"/>
            <w:noProof/>
          </w:rPr>
          <w:t>Authors and Contributors</w:t>
        </w:r>
        <w:r w:rsidR="00AF4B32">
          <w:rPr>
            <w:noProof/>
            <w:webHidden/>
          </w:rPr>
          <w:tab/>
        </w:r>
        <w:r w:rsidR="00AF4B32">
          <w:rPr>
            <w:noProof/>
            <w:webHidden/>
          </w:rPr>
          <w:fldChar w:fldCharType="begin"/>
        </w:r>
        <w:r w:rsidR="00AF4B32">
          <w:rPr>
            <w:noProof/>
            <w:webHidden/>
          </w:rPr>
          <w:instrText xml:space="preserve"> PAGEREF _Toc476057292 \h </w:instrText>
        </w:r>
        <w:r w:rsidR="00AF4B32">
          <w:rPr>
            <w:noProof/>
            <w:webHidden/>
          </w:rPr>
        </w:r>
        <w:r w:rsidR="00AF4B32">
          <w:rPr>
            <w:noProof/>
            <w:webHidden/>
          </w:rPr>
          <w:fldChar w:fldCharType="separate"/>
        </w:r>
        <w:r w:rsidR="00005423">
          <w:rPr>
            <w:noProof/>
            <w:webHidden/>
          </w:rPr>
          <w:t>89</w:t>
        </w:r>
        <w:r w:rsidR="00AF4B32">
          <w:rPr>
            <w:noProof/>
            <w:webHidden/>
          </w:rPr>
          <w:fldChar w:fldCharType="end"/>
        </w:r>
      </w:hyperlink>
    </w:p>
    <w:p w14:paraId="13F29907" w14:textId="77777777" w:rsidR="00AF4B32" w:rsidRPr="00BD77D1" w:rsidRDefault="00C514F9">
      <w:pPr>
        <w:pStyle w:val="TOC1"/>
        <w:tabs>
          <w:tab w:val="left" w:pos="600"/>
          <w:tab w:val="right" w:leader="dot" w:pos="9962"/>
        </w:tabs>
        <w:rPr>
          <w:rFonts w:ascii="Calibri" w:hAnsi="Calibri"/>
          <w:noProof/>
          <w:sz w:val="22"/>
          <w:szCs w:val="22"/>
        </w:rPr>
      </w:pPr>
      <w:hyperlink w:anchor="_Toc476057293" w:history="1">
        <w:r w:rsidR="00AF4B32" w:rsidRPr="009D1FE3">
          <w:rPr>
            <w:rStyle w:val="Hyperlink"/>
            <w:noProof/>
          </w:rPr>
          <w:t>10.</w:t>
        </w:r>
        <w:r w:rsidR="00AF4B32" w:rsidRPr="00BD77D1">
          <w:rPr>
            <w:rFonts w:ascii="Calibri" w:hAnsi="Calibri"/>
            <w:noProof/>
            <w:sz w:val="22"/>
            <w:szCs w:val="22"/>
          </w:rPr>
          <w:tab/>
        </w:r>
        <w:r w:rsidR="00AF4B32" w:rsidRPr="009D1FE3">
          <w:rPr>
            <w:rStyle w:val="Hyperlink"/>
            <w:noProof/>
          </w:rPr>
          <w:t>References</w:t>
        </w:r>
        <w:r w:rsidR="00AF4B32">
          <w:rPr>
            <w:noProof/>
            <w:webHidden/>
          </w:rPr>
          <w:tab/>
        </w:r>
        <w:r w:rsidR="00AF4B32">
          <w:rPr>
            <w:noProof/>
            <w:webHidden/>
          </w:rPr>
          <w:fldChar w:fldCharType="begin"/>
        </w:r>
        <w:r w:rsidR="00AF4B32">
          <w:rPr>
            <w:noProof/>
            <w:webHidden/>
          </w:rPr>
          <w:instrText xml:space="preserve"> PAGEREF _Toc476057293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5CE553D2" w14:textId="77777777" w:rsidR="00AF4B32" w:rsidRPr="00BD77D1" w:rsidRDefault="00C514F9">
      <w:pPr>
        <w:pStyle w:val="TOC1"/>
        <w:tabs>
          <w:tab w:val="left" w:pos="600"/>
          <w:tab w:val="right" w:leader="dot" w:pos="9962"/>
        </w:tabs>
        <w:rPr>
          <w:rFonts w:ascii="Calibri" w:hAnsi="Calibri"/>
          <w:noProof/>
          <w:sz w:val="22"/>
          <w:szCs w:val="22"/>
        </w:rPr>
      </w:pPr>
      <w:hyperlink w:anchor="_Toc476057294"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Intellectual Property Statement</w:t>
        </w:r>
        <w:r w:rsidR="00AF4B32">
          <w:rPr>
            <w:noProof/>
            <w:webHidden/>
          </w:rPr>
          <w:tab/>
        </w:r>
        <w:r w:rsidR="00AF4B32">
          <w:rPr>
            <w:noProof/>
            <w:webHidden/>
          </w:rPr>
          <w:fldChar w:fldCharType="begin"/>
        </w:r>
        <w:r w:rsidR="00AF4B32">
          <w:rPr>
            <w:noProof/>
            <w:webHidden/>
          </w:rPr>
          <w:instrText xml:space="preserve"> PAGEREF _Toc476057294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64CD748E" w14:textId="77777777" w:rsidR="00AF4B32" w:rsidRPr="00BD77D1" w:rsidRDefault="00C514F9">
      <w:pPr>
        <w:pStyle w:val="TOC1"/>
        <w:tabs>
          <w:tab w:val="right" w:leader="dot" w:pos="9962"/>
        </w:tabs>
        <w:rPr>
          <w:rFonts w:ascii="Calibri" w:hAnsi="Calibri"/>
          <w:noProof/>
          <w:sz w:val="22"/>
          <w:szCs w:val="22"/>
        </w:rPr>
      </w:pPr>
      <w:hyperlink w:anchor="_Toc476057295" w:history="1">
        <w:r w:rsidR="00AF4B32" w:rsidRPr="009D1FE3">
          <w:rPr>
            <w:rStyle w:val="Hyperlink"/>
            <w:noProof/>
          </w:rPr>
          <w:t>Copyright Notice</w:t>
        </w:r>
        <w:r w:rsidR="00AF4B32">
          <w:rPr>
            <w:noProof/>
            <w:webHidden/>
          </w:rPr>
          <w:tab/>
        </w:r>
        <w:r w:rsidR="00AF4B32">
          <w:rPr>
            <w:noProof/>
            <w:webHidden/>
          </w:rPr>
          <w:fldChar w:fldCharType="begin"/>
        </w:r>
        <w:r w:rsidR="00AF4B32">
          <w:rPr>
            <w:noProof/>
            <w:webHidden/>
          </w:rPr>
          <w:instrText xml:space="preserve"> PAGEREF _Toc476057295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38FD608D" w14:textId="77777777" w:rsidR="007B0DFD" w:rsidRPr="006518C9" w:rsidRDefault="003A117B" w:rsidP="00466496">
      <w:pPr>
        <w:rPr>
          <w:highlight w:val="yellow"/>
          <w:lang w:val="en-US"/>
        </w:rPr>
      </w:pPr>
      <w:r w:rsidRPr="006518C9">
        <w:rPr>
          <w:highlight w:val="yellow"/>
          <w:lang w:val="en-US"/>
        </w:rPr>
        <w:fldChar w:fldCharType="end"/>
      </w:r>
    </w:p>
    <w:p w14:paraId="6B6DC974" w14:textId="77777777" w:rsidR="008F1CA6" w:rsidRPr="006518C9" w:rsidRDefault="008F1CA6" w:rsidP="00466496">
      <w:pPr>
        <w:pStyle w:val="Heading1"/>
      </w:pPr>
      <w:bookmarkStart w:id="4" w:name="_Ref116882289"/>
      <w:bookmarkStart w:id="5" w:name="_Toc118017562"/>
      <w:bookmarkStart w:id="6" w:name="_Toc156877856"/>
      <w:bookmarkStart w:id="7" w:name="_Toc476057168"/>
      <w:r w:rsidRPr="006518C9">
        <w:t>Introduction</w:t>
      </w:r>
      <w:bookmarkEnd w:id="4"/>
      <w:bookmarkEnd w:id="5"/>
      <w:bookmarkEnd w:id="6"/>
      <w:bookmarkEnd w:id="7"/>
    </w:p>
    <w:p w14:paraId="6DD644E0" w14:textId="77777777" w:rsidR="008F1CA6" w:rsidRPr="006518C9" w:rsidRDefault="008F1CA6" w:rsidP="00466496">
      <w:pPr>
        <w:pStyle w:val="Heading2"/>
      </w:pPr>
      <w:bookmarkStart w:id="8" w:name="_Toc476057169"/>
      <w:r w:rsidRPr="006518C9">
        <w:t>Background</w:t>
      </w:r>
      <w:bookmarkEnd w:id="8"/>
    </w:p>
    <w:p w14:paraId="501D2834"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is intended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r w:rsidR="006D41B9" w:rsidRPr="006518C9">
        <w:rPr>
          <w:lang w:val="en-US"/>
        </w:rPr>
        <w:t>mzIdentML</w:t>
      </w:r>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005423">
        <w:rPr>
          <w:lang w:val="en-US"/>
        </w:rPr>
        <w:t>2</w:t>
      </w:r>
      <w:r w:rsidR="00512DAA" w:rsidRPr="006518C9">
        <w:rPr>
          <w:lang w:val="en-US"/>
        </w:rPr>
        <w:fldChar w:fldCharType="end"/>
      </w:r>
      <w:r w:rsidR="00512DAA" w:rsidRPr="006518C9">
        <w:rPr>
          <w:lang w:val="en-US"/>
        </w:rPr>
        <w:t>)</w:t>
      </w:r>
      <w:r w:rsidRPr="006518C9">
        <w:rPr>
          <w:lang w:val="en-US"/>
        </w:rPr>
        <w:t>:</w:t>
      </w:r>
    </w:p>
    <w:p w14:paraId="099C4336" w14:textId="77777777" w:rsidR="002D794A" w:rsidRPr="006518C9" w:rsidRDefault="002D794A" w:rsidP="00466496">
      <w:pPr>
        <w:rPr>
          <w:lang w:val="en-US"/>
        </w:rPr>
      </w:pPr>
    </w:p>
    <w:p w14:paraId="4ACB2CCF" w14:textId="77777777" w:rsidR="002D794A" w:rsidRPr="006518C9" w:rsidRDefault="002D794A" w:rsidP="00EC4FAF">
      <w:pPr>
        <w:numPr>
          <w:ilvl w:val="0"/>
          <w:numId w:val="12"/>
        </w:numPr>
        <w:jc w:val="both"/>
        <w:rPr>
          <w:lang w:val="en-US"/>
        </w:rPr>
      </w:pPr>
      <w:r w:rsidRPr="006518C9">
        <w:rPr>
          <w:i/>
          <w:lang w:val="en-US"/>
        </w:rPr>
        <w:lastRenderedPageBreak/>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6F82D1E5" w14:textId="77777777" w:rsidR="002D794A" w:rsidRPr="006518C9" w:rsidRDefault="002D794A" w:rsidP="00EC4FAF">
      <w:pPr>
        <w:numPr>
          <w:ilvl w:val="0"/>
          <w:numId w:val="12"/>
        </w:numPr>
        <w:jc w:val="both"/>
        <w:rPr>
          <w:lang w:val="en-US"/>
        </w:rPr>
      </w:pPr>
      <w:r w:rsidRPr="006518C9">
        <w:rPr>
          <w:i/>
          <w:lang w:val="en-US"/>
        </w:rPr>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08BB3016"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0307311"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2DBB1A0F"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7DE384D7"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for example, allowing analysis software to store intermediate results from different stages of an identification pipeline, prior to the final results being assembled in a single mzIdentML file.</w:t>
      </w:r>
    </w:p>
    <w:p w14:paraId="1C6C32AE" w14:textId="77777777" w:rsidR="002D794A" w:rsidRPr="006518C9" w:rsidRDefault="002D794A" w:rsidP="00466496">
      <w:pPr>
        <w:ind w:left="360"/>
        <w:rPr>
          <w:lang w:val="en-US"/>
        </w:rPr>
      </w:pPr>
    </w:p>
    <w:p w14:paraId="7DE0F960"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3ACBD29C" w14:textId="77777777" w:rsidR="002E0228" w:rsidRPr="006518C9" w:rsidRDefault="002E0228" w:rsidP="002A4683">
      <w:pPr>
        <w:jc w:val="both"/>
        <w:rPr>
          <w:highlight w:val="cyan"/>
          <w:lang w:val="en-US"/>
        </w:rPr>
      </w:pPr>
    </w:p>
    <w:p w14:paraId="385B7287" w14:textId="77777777" w:rsidR="00DB3ECF" w:rsidRPr="006518C9" w:rsidRDefault="00DB3ECF" w:rsidP="002A4683">
      <w:pPr>
        <w:pStyle w:val="Heading2"/>
        <w:jc w:val="both"/>
      </w:pPr>
      <w:bookmarkStart w:id="9" w:name="_Toc476057170"/>
      <w:r w:rsidRPr="006518C9">
        <w:t>Document Structure</w:t>
      </w:r>
      <w:bookmarkEnd w:id="9"/>
    </w:p>
    <w:p w14:paraId="2745864D"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005423">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005423">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005423">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005423">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005423">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005423">
        <w:rPr>
          <w:lang w:val="en-US"/>
        </w:rPr>
        <w:t>7</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005423">
        <w:rPr>
          <w:lang w:val="en-US"/>
        </w:rPr>
        <w:t>8</w:t>
      </w:r>
      <w:r w:rsidRPr="006518C9">
        <w:rPr>
          <w:lang w:val="en-US"/>
        </w:rPr>
        <w:fldChar w:fldCharType="end"/>
      </w:r>
      <w:r w:rsidRPr="006518C9">
        <w:rPr>
          <w:lang w:val="en-US"/>
        </w:rPr>
        <w:t>.</w:t>
      </w:r>
    </w:p>
    <w:p w14:paraId="313E08F9" w14:textId="77777777" w:rsidR="00970B31" w:rsidRPr="006518C9" w:rsidRDefault="00970B31" w:rsidP="00466496">
      <w:pPr>
        <w:rPr>
          <w:highlight w:val="yellow"/>
          <w:lang w:val="en-US"/>
        </w:rPr>
      </w:pPr>
    </w:p>
    <w:p w14:paraId="33EAF97F" w14:textId="77777777" w:rsidR="00970B31" w:rsidRPr="006518C9" w:rsidRDefault="00970B31" w:rsidP="00466496">
      <w:pPr>
        <w:pStyle w:val="Heading1"/>
      </w:pPr>
      <w:bookmarkStart w:id="10" w:name="_Toc170636040"/>
      <w:bookmarkStart w:id="11" w:name="_Ref211659702"/>
      <w:bookmarkStart w:id="12" w:name="_Ref216758743"/>
      <w:bookmarkStart w:id="13" w:name="_Toc476057171"/>
      <w:r w:rsidRPr="006518C9">
        <w:t xml:space="preserve">Use Cases for </w:t>
      </w:r>
      <w:r w:rsidR="006D41B9" w:rsidRPr="006518C9">
        <w:t>mzIdentML</w:t>
      </w:r>
      <w:bookmarkEnd w:id="10"/>
      <w:bookmarkEnd w:id="11"/>
      <w:bookmarkEnd w:id="12"/>
      <w:bookmarkEnd w:id="13"/>
    </w:p>
    <w:p w14:paraId="58724A16" w14:textId="77777777"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and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3911CBD" w14:textId="77777777" w:rsidR="000B7E48" w:rsidRPr="006518C9" w:rsidRDefault="000B7E48" w:rsidP="00FC5361">
      <w:pPr>
        <w:jc w:val="both"/>
        <w:rPr>
          <w:lang w:val="en-US"/>
        </w:rPr>
      </w:pPr>
    </w:p>
    <w:p w14:paraId="610843F8" w14:textId="77777777"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15245B9C"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2EDB3355"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2A4D1E8B"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manual or automated annotation of proteins/peptides in an instance document. A third party tool could be used to save annotations and validations of identified proteins/peptides to an existing instance document</w:t>
      </w:r>
      <w:r w:rsidR="00CB36C0" w:rsidRPr="006518C9">
        <w:rPr>
          <w:lang w:val="en-US"/>
        </w:rPr>
        <w:t>.</w:t>
      </w:r>
    </w:p>
    <w:p w14:paraId="6B998C1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lastRenderedPageBreak/>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7CA04723"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2BD6026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4C27DB0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300B58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3E431ACE"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2F6823DC"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49346C4A"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7B2B23A7"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4103B687"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cross-linking approaches, whereby two peptides cross-linked using chemical reagents or biologically occurring modifications have been identified (newly added in mzIdentML 1.2)</w:t>
      </w:r>
      <w:r w:rsidR="00FF75C6" w:rsidRPr="006518C9">
        <w:rPr>
          <w:lang w:val="en-US"/>
        </w:rPr>
        <w:t>.</w:t>
      </w:r>
    </w:p>
    <w:p w14:paraId="467E326F"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It should be possible to store at a basic level of detail the molecular interaction data that can be inferred from cross-linking approaches (newly added in mzIdentML 1.2).</w:t>
      </w:r>
    </w:p>
    <w:p w14:paraId="72619A8C"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values or scores associated with the positions of modifications on a peptide chain (newly added in mzIdentML 1.2).</w:t>
      </w:r>
    </w:p>
    <w:p w14:paraId="2572DEFA"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14:paraId="42E0E8DF"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14:paraId="49529ADD" w14:textId="77777777" w:rsidR="009B06C5" w:rsidRPr="006518C9" w:rsidRDefault="009B06C5" w:rsidP="00B7287D">
      <w:pPr>
        <w:jc w:val="both"/>
        <w:rPr>
          <w:lang w:val="en-US"/>
        </w:rPr>
      </w:pPr>
    </w:p>
    <w:p w14:paraId="010BE0B0" w14:textId="77777777" w:rsidR="009B06C5" w:rsidRPr="006518C9" w:rsidRDefault="009B06C5" w:rsidP="00B7287D">
      <w:pPr>
        <w:jc w:val="both"/>
        <w:rPr>
          <w:lang w:val="en-US"/>
        </w:rPr>
      </w:pPr>
      <w:r w:rsidRPr="006518C9">
        <w:rPr>
          <w:lang w:val="en-US"/>
        </w:rPr>
        <w:t>There should be limited support for:</w:t>
      </w:r>
    </w:p>
    <w:p w14:paraId="3FB76F98"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e final results from a sequence-tag-filtered search can be stored in mzIdentML, but the details of tag generation and filtering cannot</w:t>
      </w:r>
      <w:r w:rsidR="006807FB" w:rsidRPr="006518C9">
        <w:rPr>
          <w:lang w:val="en-US"/>
        </w:rPr>
        <w:t>.</w:t>
      </w:r>
    </w:p>
    <w:p w14:paraId="7B40E1C6" w14:textId="77777777" w:rsidR="00000E51" w:rsidRPr="006518C9" w:rsidRDefault="00000E51" w:rsidP="00FC5361">
      <w:pPr>
        <w:jc w:val="both"/>
        <w:rPr>
          <w:lang w:val="en-US"/>
        </w:rPr>
      </w:pPr>
    </w:p>
    <w:p w14:paraId="03226025"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14:paraId="58CF1E9E"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and also in mzTab</w:t>
      </w:r>
      <w:r w:rsidRPr="006518C9">
        <w:rPr>
          <w:lang w:val="en-US"/>
        </w:rPr>
        <w:t>.</w:t>
      </w:r>
    </w:p>
    <w:p w14:paraId="1CD66F91"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xml:space="preserve">; i.e. only “final” results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6982C1D3" w14:textId="77777777" w:rsidR="002E2D3E" w:rsidRPr="006518C9" w:rsidRDefault="002E2D3E" w:rsidP="00B7287D">
      <w:pPr>
        <w:jc w:val="both"/>
        <w:rPr>
          <w:highlight w:val="yellow"/>
          <w:lang w:val="en-US"/>
        </w:rPr>
      </w:pPr>
    </w:p>
    <w:p w14:paraId="5852A5AD" w14:textId="77777777" w:rsidR="00FC1295" w:rsidRPr="006518C9" w:rsidRDefault="00FC1295" w:rsidP="00B7287D">
      <w:pPr>
        <w:pStyle w:val="Heading1"/>
        <w:jc w:val="both"/>
      </w:pPr>
      <w:bookmarkStart w:id="14" w:name="_Toc170636041"/>
      <w:bookmarkStart w:id="15" w:name="_Ref206411919"/>
      <w:bookmarkStart w:id="16" w:name="_Toc476057172"/>
      <w:r w:rsidRPr="006518C9">
        <w:t>Concepts and Terminology</w:t>
      </w:r>
      <w:bookmarkEnd w:id="14"/>
      <w:bookmarkEnd w:id="15"/>
      <w:bookmarkEnd w:id="16"/>
    </w:p>
    <w:p w14:paraId="75AAB882"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31754B30" w14:textId="77777777" w:rsidR="00FC1295" w:rsidRPr="006518C9" w:rsidRDefault="00FC1295" w:rsidP="00B7287D">
      <w:pPr>
        <w:jc w:val="both"/>
        <w:rPr>
          <w:lang w:val="en-US"/>
        </w:rPr>
      </w:pPr>
    </w:p>
    <w:p w14:paraId="7BD242EE" w14:textId="77777777" w:rsidR="00FC1295" w:rsidRPr="006518C9" w:rsidRDefault="00FC1295" w:rsidP="00B7287D">
      <w:pPr>
        <w:pStyle w:val="Heading1"/>
        <w:jc w:val="both"/>
      </w:pPr>
      <w:bookmarkStart w:id="17" w:name="_Toc170636042"/>
      <w:bookmarkStart w:id="18" w:name="_Ref216758768"/>
      <w:bookmarkStart w:id="19" w:name="_Ref453235444"/>
      <w:bookmarkStart w:id="20" w:name="_Ref456698050"/>
      <w:bookmarkStart w:id="21" w:name="_Toc476057173"/>
      <w:r w:rsidRPr="006518C9">
        <w:t>Relationship to Other Specifications</w:t>
      </w:r>
      <w:bookmarkEnd w:id="17"/>
      <w:bookmarkEnd w:id="18"/>
      <w:bookmarkEnd w:id="19"/>
      <w:bookmarkEnd w:id="20"/>
      <w:bookmarkEnd w:id="21"/>
    </w:p>
    <w:p w14:paraId="4C5EA423"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65CBC055" w14:textId="77777777" w:rsidR="00FC1295" w:rsidRPr="006518C9" w:rsidRDefault="00FC1295" w:rsidP="00B7287D">
      <w:pPr>
        <w:jc w:val="both"/>
        <w:rPr>
          <w:lang w:val="en-US"/>
        </w:rPr>
      </w:pPr>
    </w:p>
    <w:p w14:paraId="549E731D" w14:textId="77777777" w:rsidR="00F763EA" w:rsidRPr="006518C9" w:rsidRDefault="00F763EA" w:rsidP="00B7287D">
      <w:pPr>
        <w:numPr>
          <w:ilvl w:val="0"/>
          <w:numId w:val="13"/>
        </w:numPr>
        <w:jc w:val="both"/>
        <w:rPr>
          <w:lang w:val="en-US"/>
        </w:rPr>
      </w:pPr>
      <w:r w:rsidRPr="006518C9">
        <w:rPr>
          <w:i/>
          <w:lang w:val="en-US"/>
        </w:rPr>
        <w:lastRenderedPageBreak/>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5DB31180" w14:textId="77777777" w:rsidR="00FC1295" w:rsidRPr="006518C9" w:rsidRDefault="00FC1295" w:rsidP="00B7287D">
      <w:pPr>
        <w:numPr>
          <w:ilvl w:val="0"/>
          <w:numId w:val="13"/>
        </w:numPr>
        <w:jc w:val="both"/>
        <w:rPr>
          <w:lang w:val="en-US"/>
        </w:rPr>
      </w:pPr>
      <w:r w:rsidRPr="006518C9">
        <w:rPr>
          <w:i/>
          <w:lang w:val="en-US"/>
        </w:rPr>
        <w:t xml:space="preserve">mzML </w:t>
      </w:r>
      <w:r w:rsidRPr="006518C9">
        <w:rPr>
          <w:lang w:val="en-US"/>
        </w:rPr>
        <w:t>(</w:t>
      </w:r>
      <w:hyperlink r:id="rId12" w:history="1">
        <w:r w:rsidR="00B83F5F" w:rsidRPr="006518C9">
          <w:rPr>
            <w:rStyle w:val="Hyperlink"/>
            <w:lang w:val="en-US"/>
          </w:rPr>
          <w:t>http://www.psidev.info/mzml</w:t>
        </w:r>
      </w:hyperlink>
      <w:r w:rsidRPr="006518C9">
        <w:rPr>
          <w:lang w:val="en-US"/>
        </w:rPr>
        <w:t xml:space="preserve">). mzML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39B33FE8" w14:textId="77777777" w:rsidR="00B83F5F" w:rsidRPr="006518C9" w:rsidRDefault="00B83F5F" w:rsidP="00B7287D">
      <w:pPr>
        <w:numPr>
          <w:ilvl w:val="0"/>
          <w:numId w:val="13"/>
        </w:numPr>
        <w:jc w:val="both"/>
        <w:rPr>
          <w:lang w:val="en-US"/>
        </w:rPr>
      </w:pPr>
      <w:r w:rsidRPr="006518C9">
        <w:rPr>
          <w:i/>
          <w:lang w:val="en-US"/>
        </w:rPr>
        <w:t xml:space="preserve">mzQuantML </w:t>
      </w:r>
      <w:r w:rsidRPr="006518C9">
        <w:rPr>
          <w:lang w:val="en-US"/>
        </w:rPr>
        <w:t>(</w:t>
      </w:r>
      <w:hyperlink r:id="rId13" w:history="1">
        <w:r w:rsidRPr="006518C9">
          <w:rPr>
            <w:rStyle w:val="Hyperlink"/>
            <w:lang w:val="en-US"/>
          </w:rPr>
          <w:t>http://www.psidev.info/mzquantml</w:t>
        </w:r>
      </w:hyperlink>
      <w:r w:rsidRPr="006518C9">
        <w:rPr>
          <w:lang w:val="en-US"/>
        </w:rPr>
        <w:t xml:space="preserve">). mzQuantML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14:paraId="2CA76A0B" w14:textId="77777777" w:rsidR="00F86CB5" w:rsidRPr="006518C9" w:rsidRDefault="00F86CB5" w:rsidP="00B7287D">
      <w:pPr>
        <w:numPr>
          <w:ilvl w:val="0"/>
          <w:numId w:val="13"/>
        </w:numPr>
        <w:jc w:val="both"/>
        <w:rPr>
          <w:lang w:val="en-US"/>
        </w:rPr>
      </w:pPr>
      <w:r w:rsidRPr="006518C9">
        <w:rPr>
          <w:i/>
          <w:lang w:val="en-US"/>
        </w:rPr>
        <w:t>mzTab</w:t>
      </w:r>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mzTab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mzTab results can represent a subset of all the information included in a mzidentML file. However, in mzTab 1.0 while there is support for some of the new features represented in mzidentML 1.2 (e.g.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mzTab files MAY reference mzIdentML files.</w:t>
      </w:r>
    </w:p>
    <w:p w14:paraId="2D9BFBC4" w14:textId="77777777" w:rsidR="007905D7" w:rsidRPr="006518C9" w:rsidRDefault="007905D7" w:rsidP="007905D7">
      <w:pPr>
        <w:numPr>
          <w:ilvl w:val="0"/>
          <w:numId w:val="13"/>
        </w:numPr>
        <w:jc w:val="both"/>
        <w:rPr>
          <w:lang w:val="en-US"/>
        </w:rPr>
      </w:pPr>
      <w:r w:rsidRPr="002971BD">
        <w:rPr>
          <w:i/>
          <w:lang w:val="de-DE"/>
        </w:rPr>
        <w:t xml:space="preserve">PSI-MI XML / MITAB </w:t>
      </w:r>
      <w:r w:rsidRPr="002971BD">
        <w:rPr>
          <w:lang w:val="de-DE"/>
        </w:rPr>
        <w:t>(</w:t>
      </w:r>
      <w:hyperlink r:id="rId15" w:history="1">
        <w:r w:rsidRPr="002971BD">
          <w:rPr>
            <w:rStyle w:val="Hyperlink"/>
            <w:lang w:val="de-DE"/>
          </w:rPr>
          <w:t>http://www.psidev.info/groups/molecular-interactions</w:t>
        </w:r>
      </w:hyperlink>
      <w:r w:rsidRPr="002971BD">
        <w:rPr>
          <w:lang w:val="de-DE"/>
        </w:rPr>
        <w:t>)</w:t>
      </w:r>
      <w:r w:rsidR="00512CE6" w:rsidRPr="002971BD">
        <w:rPr>
          <w:lang w:val="de-DE"/>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54166AE3" w14:textId="77777777" w:rsidR="002E0228" w:rsidRPr="006518C9" w:rsidRDefault="00250801" w:rsidP="00B7287D">
      <w:pPr>
        <w:jc w:val="both"/>
        <w:rPr>
          <w:highlight w:val="yellow"/>
          <w:lang w:val="en-US"/>
        </w:rPr>
      </w:pPr>
      <w:r w:rsidRPr="006518C9">
        <w:rPr>
          <w:highlight w:val="yellow"/>
          <w:lang w:val="en-US"/>
        </w:rPr>
        <w:t xml:space="preserve"> </w:t>
      </w:r>
    </w:p>
    <w:p w14:paraId="7B0F7AC0" w14:textId="77777777" w:rsidR="008B6BE0" w:rsidRPr="006518C9" w:rsidRDefault="008B6BE0" w:rsidP="00466496">
      <w:pPr>
        <w:rPr>
          <w:lang w:val="en-US"/>
        </w:rPr>
      </w:pPr>
    </w:p>
    <w:p w14:paraId="1BE5145C" w14:textId="77777777" w:rsidR="008B6BE0" w:rsidRPr="006518C9" w:rsidRDefault="008B6BE0" w:rsidP="00466496">
      <w:pPr>
        <w:pStyle w:val="Heading2"/>
      </w:pPr>
      <w:bookmarkStart w:id="22" w:name="_Toc476057174"/>
      <w:r w:rsidRPr="006518C9">
        <w:t xml:space="preserve">The PSI </w:t>
      </w:r>
      <w:r w:rsidR="0004488F" w:rsidRPr="006518C9">
        <w:t>Mass Spectrometry</w:t>
      </w:r>
      <w:r w:rsidRPr="006518C9">
        <w:t xml:space="preserve"> Controlled Vocabulary (CV)</w:t>
      </w:r>
      <w:bookmarkEnd w:id="22"/>
    </w:p>
    <w:p w14:paraId="3E4AC398" w14:textId="77777777"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The CV has been generated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UO:0000221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005423">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553E8492" w14:textId="77777777" w:rsidR="00583A14" w:rsidRPr="006518C9" w:rsidRDefault="00583A14" w:rsidP="006D5508">
      <w:pPr>
        <w:jc w:val="both"/>
        <w:rPr>
          <w:lang w:val="en-US"/>
        </w:rPr>
      </w:pPr>
    </w:p>
    <w:p w14:paraId="5A70B386" w14:textId="77777777"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should be dynamically maintained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30A3F765" w14:textId="77777777" w:rsidR="00071A7F" w:rsidRPr="006518C9" w:rsidRDefault="00071A7F" w:rsidP="006D5508">
      <w:pPr>
        <w:jc w:val="both"/>
        <w:rPr>
          <w:lang w:val="en-US"/>
        </w:rPr>
      </w:pPr>
    </w:p>
    <w:p w14:paraId="1D569DC2" w14:textId="77777777" w:rsidR="00071A7F" w:rsidRPr="006518C9" w:rsidRDefault="00071A7F" w:rsidP="006D5508">
      <w:pPr>
        <w:jc w:val="both"/>
        <w:rPr>
          <w:lang w:val="en-US"/>
        </w:rPr>
      </w:pPr>
      <w:r w:rsidRPr="006518C9">
        <w:rPr>
          <w:lang w:val="en-US"/>
        </w:rPr>
        <w:t>In general, modifications SHOULD be sourced from Unimod</w:t>
      </w:r>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at a later date. </w:t>
      </w:r>
    </w:p>
    <w:p w14:paraId="1EEEDA92" w14:textId="77777777" w:rsidR="0047525B" w:rsidRPr="006518C9" w:rsidRDefault="0047525B" w:rsidP="00466496">
      <w:pPr>
        <w:rPr>
          <w:lang w:val="en-US"/>
        </w:rPr>
      </w:pPr>
    </w:p>
    <w:p w14:paraId="4C43C44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5ECD4B81"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04D675CC" w14:textId="77777777" w:rsidR="00EF53DA" w:rsidRPr="002971BD" w:rsidRDefault="00EF53DA" w:rsidP="00466496">
      <w:pPr>
        <w:numPr>
          <w:ilvl w:val="0"/>
          <w:numId w:val="15"/>
        </w:numPr>
        <w:rPr>
          <w:rFonts w:cs="Arial"/>
          <w:lang w:val="de-DE"/>
        </w:rPr>
      </w:pPr>
      <w:r w:rsidRPr="002971BD">
        <w:rPr>
          <w:rFonts w:cs="Arial"/>
          <w:lang w:val="de-DE"/>
        </w:rPr>
        <w:t>ChEBI (</w:t>
      </w:r>
      <w:hyperlink r:id="rId20" w:history="1">
        <w:r w:rsidRPr="002971BD">
          <w:rPr>
            <w:rStyle w:val="Hyperlink"/>
            <w:rFonts w:cs="Arial"/>
            <w:lang w:val="de-DE"/>
          </w:rPr>
          <w:t>http://www.ebi.ac.uk/chebi/</w:t>
        </w:r>
      </w:hyperlink>
      <w:r w:rsidRPr="002971BD">
        <w:rPr>
          <w:rFonts w:cs="Arial"/>
          <w:lang w:val="de-DE"/>
        </w:rPr>
        <w:t>)</w:t>
      </w:r>
      <w:r w:rsidR="00B563A1" w:rsidRPr="002971BD">
        <w:rPr>
          <w:rFonts w:cs="Arial"/>
          <w:lang w:val="de-DE"/>
        </w:rPr>
        <w:t>.</w:t>
      </w:r>
    </w:p>
    <w:p w14:paraId="3271D619"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542F3F65" w14:textId="77777777" w:rsidR="00EF53DA" w:rsidRPr="006518C9" w:rsidRDefault="00EF53DA" w:rsidP="00466496">
      <w:pPr>
        <w:rPr>
          <w:lang w:val="en-US"/>
        </w:rPr>
      </w:pPr>
    </w:p>
    <w:p w14:paraId="339FD604"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1" w:history="1">
        <w:r w:rsidRPr="006518C9">
          <w:rPr>
            <w:rStyle w:val="Hyperlink"/>
            <w:rFonts w:cs="Arial"/>
            <w:lang w:val="en-US"/>
          </w:rPr>
          <w:t>http://psidev.cvs.sourceforge.net/viewvc/psidev/psi/mod/data/PSI-MOD.obo</w:t>
        </w:r>
      </w:hyperlink>
      <w:r w:rsidRPr="006518C9">
        <w:rPr>
          <w:rFonts w:cs="Arial"/>
          <w:lang w:val="en-US"/>
        </w:rPr>
        <w:t>) is now DEPRECATED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t is RECOMMENDED to use Unimod wherever possible.</w:t>
      </w:r>
    </w:p>
    <w:p w14:paraId="15E22681" w14:textId="77777777" w:rsidR="00145A50" w:rsidRPr="006518C9" w:rsidRDefault="00145A50" w:rsidP="00466496">
      <w:pPr>
        <w:rPr>
          <w:lang w:val="en-US"/>
        </w:rPr>
      </w:pPr>
    </w:p>
    <w:p w14:paraId="1FEBEE8B" w14:textId="77777777" w:rsidR="006D5508" w:rsidRPr="006518C9" w:rsidRDefault="006D5508" w:rsidP="00466496">
      <w:pPr>
        <w:rPr>
          <w:lang w:val="en-US"/>
        </w:rPr>
      </w:pPr>
    </w:p>
    <w:p w14:paraId="392B0F81" w14:textId="77777777" w:rsidR="0060744A" w:rsidRPr="006518C9" w:rsidRDefault="0060744A" w:rsidP="00466496">
      <w:pPr>
        <w:pStyle w:val="Heading2"/>
      </w:pPr>
      <w:bookmarkStart w:id="23" w:name="_Ref217200132"/>
      <w:bookmarkStart w:id="24" w:name="_Toc476057175"/>
      <w:r w:rsidRPr="006518C9">
        <w:t>Validation of controlled vocabulary terms</w:t>
      </w:r>
      <w:bookmarkEnd w:id="23"/>
      <w:bookmarkEnd w:id="24"/>
    </w:p>
    <w:p w14:paraId="43FEACDE" w14:textId="77777777"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r w:rsidR="0032247A">
        <w:rPr>
          <w:lang w:val="en-US"/>
        </w:rPr>
        <w:t xml:space="preserve">the </w:t>
      </w:r>
      <w:r w:rsidR="00D861D4" w:rsidRPr="006518C9">
        <w:rPr>
          <w:lang w:val="en-US"/>
        </w:rPr>
        <w:t xml:space="preserve">CV is </w:t>
      </w:r>
      <w:r w:rsidR="00D861D4" w:rsidRPr="006518C9">
        <w:rPr>
          <w:lang w:val="en-US"/>
        </w:rPr>
        <w:lastRenderedPageBreak/>
        <w:t>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hyperlink r:id="rId22" w:history="1">
        <w:r w:rsidR="00DA77B1" w:rsidRPr="006518C9">
          <w:rPr>
            <w:rStyle w:val="Hyperlink"/>
            <w:lang w:val="en-US"/>
          </w:rPr>
          <w:t>http://www.psidev.info/mzidentml</w:t>
        </w:r>
      </w:hyperlink>
      <w:r w:rsidR="00E24B95" w:rsidRPr="006518C9">
        <w:rPr>
          <w:lang w:val="en-US"/>
        </w:rPr>
        <w:t>.</w:t>
      </w:r>
    </w:p>
    <w:p w14:paraId="1C3A94CC" w14:textId="77777777" w:rsidR="00B271B4" w:rsidRPr="006518C9" w:rsidRDefault="00B271B4" w:rsidP="00466496">
      <w:pPr>
        <w:rPr>
          <w:lang w:val="en-US"/>
        </w:rPr>
      </w:pPr>
    </w:p>
    <w:p w14:paraId="0E6B08EA" w14:textId="77777777" w:rsidR="000B2162" w:rsidRPr="006518C9" w:rsidRDefault="00202BF1" w:rsidP="00071A7F">
      <w:pPr>
        <w:pStyle w:val="Heading2"/>
      </w:pPr>
      <w:bookmarkStart w:id="25" w:name="_Toc476057176"/>
      <w:r w:rsidRPr="006518C9">
        <w:t>Changes from version 1.1</w:t>
      </w:r>
      <w:r w:rsidR="00C96C4E" w:rsidRPr="006518C9">
        <w:t>.0</w:t>
      </w:r>
      <w:r w:rsidR="003C1531" w:rsidRPr="006518C9">
        <w:t xml:space="preserve"> to version 1.2.0</w:t>
      </w:r>
      <w:bookmarkEnd w:id="25"/>
    </w:p>
    <w:p w14:paraId="3B41B254"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005423">
        <w:rPr>
          <w:lang w:val="en-US"/>
        </w:rPr>
        <w:t>5.2.1</w:t>
      </w:r>
      <w:r w:rsidR="00FF5B81" w:rsidRPr="006518C9">
        <w:rPr>
          <w:lang w:val="en-US"/>
        </w:rPr>
        <w:fldChar w:fldCharType="end"/>
      </w:r>
      <w:r w:rsidR="00FF5B81" w:rsidRPr="006518C9">
        <w:rPr>
          <w:lang w:val="en-US"/>
        </w:rPr>
        <w:t xml:space="preserve">). </w:t>
      </w:r>
      <w:r w:rsidR="00F67CD1" w:rsidRPr="006518C9">
        <w:rPr>
          <w:lang w:val="en-US"/>
        </w:rPr>
        <w:t>Several examples referenced throughout the document are annotated with version 1.1.0. In these cases, it can be assumed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005423">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005423">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005423">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05423">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626318A1" w14:textId="77777777" w:rsidR="00857454" w:rsidRPr="006518C9" w:rsidRDefault="00857454" w:rsidP="00466496">
      <w:pPr>
        <w:rPr>
          <w:lang w:val="en-US"/>
        </w:rPr>
      </w:pPr>
    </w:p>
    <w:p w14:paraId="0EB4C9B5" w14:textId="77777777"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r w:rsidR="000835AD" w:rsidRPr="006518C9">
        <w:rPr>
          <w:b/>
          <w:i/>
          <w:lang w:val="en-US"/>
        </w:rPr>
        <w:t>n</w:t>
      </w:r>
      <w:r w:rsidR="000835AD" w:rsidRPr="006518C9">
        <w:rPr>
          <w:b/>
          <w:lang w:val="en-US"/>
        </w:rPr>
        <w:t xml:space="preserve">  of the following terms MUST be present:</w:t>
      </w:r>
    </w:p>
    <w:p w14:paraId="48AAE9D6"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04"/>
        <w:gridCol w:w="2368"/>
        <w:gridCol w:w="3872"/>
      </w:tblGrid>
      <w:tr w:rsidR="00301214" w:rsidRPr="006518C9" w14:paraId="73544794"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5FD9A2B6"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3B441681"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3E202C67"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64FEFCF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34AE2A5"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AE57A61"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094BC0D"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005423">
              <w:rPr>
                <w:lang w:val="en-US"/>
              </w:rPr>
              <w:t>5.2.7</w:t>
            </w:r>
            <w:r w:rsidRPr="006518C9">
              <w:rPr>
                <w:lang w:val="en-US"/>
              </w:rPr>
              <w:fldChar w:fldCharType="end"/>
            </w:r>
          </w:p>
        </w:tc>
      </w:tr>
      <w:tr w:rsidR="00301214" w:rsidRPr="006518C9" w14:paraId="7258FDBD"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53C4D94"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578F9A4"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D0DB802"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005423">
              <w:rPr>
                <w:lang w:val="en-US"/>
              </w:rPr>
              <w:t>5.2.8</w:t>
            </w:r>
            <w:r w:rsidRPr="006518C9">
              <w:rPr>
                <w:lang w:val="en-US"/>
              </w:rPr>
              <w:fldChar w:fldCharType="end"/>
            </w:r>
          </w:p>
        </w:tc>
      </w:tr>
      <w:tr w:rsidR="00301214" w:rsidRPr="006518C9" w14:paraId="2165A2E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B0B33C5"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7CDECFF"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209EA13"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005423">
              <w:rPr>
                <w:lang w:val="en-US"/>
              </w:rPr>
              <w:t>5.2.4</w:t>
            </w:r>
            <w:r w:rsidRPr="006518C9">
              <w:rPr>
                <w:lang w:val="en-US"/>
              </w:rPr>
              <w:fldChar w:fldCharType="end"/>
            </w:r>
          </w:p>
        </w:tc>
      </w:tr>
      <w:tr w:rsidR="00301214" w:rsidRPr="006518C9" w14:paraId="6D4D15F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53278D79"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F6B4A14"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4205A30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005423">
              <w:rPr>
                <w:lang w:val="en-US"/>
              </w:rPr>
              <w:t>5.2.5</w:t>
            </w:r>
            <w:r w:rsidRPr="006518C9">
              <w:rPr>
                <w:lang w:val="en-US"/>
              </w:rPr>
              <w:fldChar w:fldCharType="end"/>
            </w:r>
          </w:p>
        </w:tc>
      </w:tr>
      <w:tr w:rsidR="00301214" w:rsidRPr="006518C9" w14:paraId="71321C2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41519D2C"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3076A09"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E7BDF4A"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005423">
              <w:rPr>
                <w:lang w:val="en-US"/>
              </w:rPr>
              <w:t>5.2.9</w:t>
            </w:r>
            <w:r w:rsidRPr="006518C9">
              <w:rPr>
                <w:lang w:val="en-US"/>
              </w:rPr>
              <w:fldChar w:fldCharType="end"/>
            </w:r>
          </w:p>
        </w:tc>
      </w:tr>
      <w:tr w:rsidR="001C0CA0" w:rsidRPr="006518C9" w14:paraId="3BA4BD1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A700C1F"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278DBB09"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34CFD79"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00005423">
              <w:rPr>
                <w:lang w:val="en-US"/>
              </w:rPr>
              <w:t>5.2.2</w:t>
            </w:r>
            <w:r w:rsidRPr="006518C9">
              <w:rPr>
                <w:lang w:val="en-US"/>
              </w:rPr>
              <w:fldChar w:fldCharType="end"/>
            </w:r>
          </w:p>
        </w:tc>
      </w:tr>
      <w:tr w:rsidR="001C0CA0" w:rsidRPr="006518C9" w14:paraId="4EF4481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39F6BC54"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9A3A9FF"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26BD806B"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00005423">
              <w:rPr>
                <w:lang w:val="en-US"/>
              </w:rPr>
              <w:t>5.2.3</w:t>
            </w:r>
            <w:r w:rsidRPr="006518C9">
              <w:rPr>
                <w:lang w:val="en-US"/>
              </w:rPr>
              <w:fldChar w:fldCharType="end"/>
            </w:r>
          </w:p>
        </w:tc>
      </w:tr>
      <w:tr w:rsidR="00FF75C6" w:rsidRPr="006518C9" w14:paraId="7A45774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C7F3FB4" w14:textId="77777777"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08BB9497"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F40212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00005423">
              <w:rPr>
                <w:lang w:val="en-US"/>
              </w:rPr>
              <w:t>5.2.10</w:t>
            </w:r>
            <w:r w:rsidRPr="006518C9">
              <w:rPr>
                <w:lang w:val="en-US"/>
              </w:rPr>
              <w:fldChar w:fldCharType="end"/>
            </w:r>
          </w:p>
        </w:tc>
      </w:tr>
      <w:tr w:rsidR="00B46C67" w:rsidRPr="006518C9" w14:paraId="49C0288C" w14:textId="77777777" w:rsidTr="000510E5">
        <w:trPr>
          <w:ins w:id="26" w:author="Joshua Klein" w:date="2020-03-27T15:23:00Z"/>
        </w:trPr>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5FE37B6" w14:textId="77777777" w:rsidR="00B46C67" w:rsidRPr="006518C9" w:rsidRDefault="00B46C67" w:rsidP="00466496">
            <w:pPr>
              <w:rPr>
                <w:ins w:id="27" w:author="Joshua Klein" w:date="2020-03-27T15:23:00Z"/>
                <w:bCs/>
                <w:lang w:val="en-US"/>
              </w:rPr>
            </w:pPr>
            <w:ins w:id="28" w:author="Joshua Klein" w:date="2020-03-27T15:23:00Z">
              <w:r>
                <w:rPr>
                  <w:bCs/>
                  <w:lang w:val="en-US"/>
                </w:rPr>
                <w:t>glycoproteomics search</w:t>
              </w:r>
            </w:ins>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4AC1544" w14:textId="26000143" w:rsidR="00B46C67" w:rsidRPr="006518C9" w:rsidRDefault="00B46C67" w:rsidP="00466496">
            <w:pPr>
              <w:rPr>
                <w:ins w:id="29" w:author="Joshua Klein" w:date="2020-03-27T15:23:00Z"/>
                <w:lang w:val="en-US"/>
              </w:rPr>
            </w:pPr>
            <w:ins w:id="30" w:author="Joshua Klein" w:date="2020-03-27T15:23:00Z">
              <w:r>
                <w:rPr>
                  <w:lang w:val="en-US"/>
                </w:rPr>
                <w:t>MS:XXX</w:t>
              </w:r>
            </w:ins>
            <w:ins w:id="31" w:author="Joshua Klein" w:date="2020-03-29T18:29:00Z">
              <w:r w:rsidR="00851EC4">
                <w:rPr>
                  <w:lang w:val="en-US"/>
                </w:rPr>
                <w:t>101</w:t>
              </w:r>
            </w:ins>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28B88482" w14:textId="77777777" w:rsidR="00B46C67" w:rsidRPr="006518C9" w:rsidRDefault="00B46C67" w:rsidP="00466496">
            <w:pPr>
              <w:rPr>
                <w:ins w:id="32" w:author="Joshua Klein" w:date="2020-03-27T15:23:00Z"/>
                <w:lang w:val="en-US"/>
              </w:rPr>
            </w:pPr>
            <w:ins w:id="33" w:author="Joshua Klein" w:date="2020-03-27T15:25:00Z">
              <w:r>
                <w:rPr>
                  <w:lang w:val="en-US"/>
                </w:rPr>
                <w:t>5.2.11</w:t>
              </w:r>
            </w:ins>
          </w:p>
        </w:tc>
      </w:tr>
      <w:tr w:rsidR="00301214" w:rsidRPr="006518C9" w14:paraId="39AB8E4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BE05AF9"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90EF3AD"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DA6F901"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057F1264"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14:paraId="76F147D0" w14:textId="77777777" w:rsidR="00873DE8" w:rsidRPr="006518C9" w:rsidRDefault="00873DE8" w:rsidP="00466496">
      <w:pPr>
        <w:rPr>
          <w:lang w:val="en-US"/>
        </w:rPr>
      </w:pPr>
    </w:p>
    <w:p w14:paraId="215CED53" w14:textId="77777777" w:rsidR="00202BF1" w:rsidRPr="006518C9" w:rsidRDefault="00202BF1" w:rsidP="00466496">
      <w:pPr>
        <w:rPr>
          <w:lang w:val="en-US"/>
        </w:rPr>
      </w:pPr>
    </w:p>
    <w:p w14:paraId="05095F40" w14:textId="77777777" w:rsidR="00637045" w:rsidRPr="006518C9" w:rsidRDefault="00402E77" w:rsidP="00466496">
      <w:pPr>
        <w:pStyle w:val="Heading1"/>
      </w:pPr>
      <w:bookmarkStart w:id="34" w:name="_Toc476057177"/>
      <w:r w:rsidRPr="006518C9">
        <w:t>Format scope and specific use cases</w:t>
      </w:r>
      <w:bookmarkEnd w:id="34"/>
    </w:p>
    <w:p w14:paraId="5397C269" w14:textId="77777777" w:rsidR="002373B0" w:rsidRPr="006518C9" w:rsidRDefault="002373B0" w:rsidP="00466496">
      <w:pPr>
        <w:rPr>
          <w:lang w:val="en-US"/>
        </w:rPr>
      </w:pPr>
    </w:p>
    <w:p w14:paraId="000A1DC6" w14:textId="77777777" w:rsidR="008B6BE0" w:rsidRPr="006518C9" w:rsidRDefault="00F33978" w:rsidP="00466496">
      <w:pPr>
        <w:pStyle w:val="Heading3"/>
      </w:pPr>
      <w:bookmarkStart w:id="35" w:name="_Toc476057178"/>
      <w:r w:rsidRPr="006518C9">
        <w:t>Handling updates to the controlled vocabulary</w:t>
      </w:r>
      <w:bookmarkEnd w:id="35"/>
    </w:p>
    <w:p w14:paraId="1F24F06D"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3"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6728419D" w14:textId="77777777" w:rsidR="00E24CA1" w:rsidRPr="006518C9" w:rsidRDefault="00E24CA1" w:rsidP="00466496">
      <w:pPr>
        <w:rPr>
          <w:lang w:val="en-US"/>
        </w:rPr>
      </w:pPr>
    </w:p>
    <w:p w14:paraId="0E6A1E79" w14:textId="77777777" w:rsidR="00E24CA1" w:rsidRPr="006518C9" w:rsidRDefault="00BD1AC9" w:rsidP="00466496">
      <w:pPr>
        <w:pStyle w:val="Heading3"/>
      </w:pPr>
      <w:bookmarkStart w:id="36" w:name="_Toc476057179"/>
      <w:r>
        <w:t>Identifying the input spectrum for each result</w:t>
      </w:r>
      <w:bookmarkEnd w:id="36"/>
    </w:p>
    <w:p w14:paraId="181FB3CB"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&lt;SpectraData&gt; element to demonstrate which system for identifying input spectra is being used in the spectrumID attribute of &lt;SpectrumIdentificationResult&gt;. </w:t>
      </w:r>
    </w:p>
    <w:p w14:paraId="13413031" w14:textId="77777777" w:rsidR="002775BE" w:rsidRPr="006518C9" w:rsidRDefault="002775BE" w:rsidP="000804F9">
      <w:pPr>
        <w:jc w:val="both"/>
        <w:rPr>
          <w:lang w:val="en-US"/>
        </w:rPr>
      </w:pPr>
    </w:p>
    <w:p w14:paraId="46E2792E" w14:textId="77777777" w:rsidR="002775BE" w:rsidRPr="006518C9" w:rsidRDefault="002775BE" w:rsidP="000804F9">
      <w:pPr>
        <w:jc w:val="both"/>
        <w:rPr>
          <w:i/>
          <w:lang w:val="en-US"/>
        </w:rPr>
      </w:pPr>
      <w:r w:rsidRPr="006518C9">
        <w:rPr>
          <w:i/>
          <w:lang w:val="en-US"/>
        </w:rPr>
        <w:t>It is encouraged but not mandatory that a valid mzIdentML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14:paraId="794FA815" w14:textId="77777777" w:rsidR="00A67501" w:rsidRPr="006518C9" w:rsidRDefault="00A67501" w:rsidP="00466496">
      <w:pPr>
        <w:rPr>
          <w:i/>
          <w:lang w:val="en-US"/>
        </w:rPr>
      </w:pPr>
    </w:p>
    <w:p w14:paraId="7FF02DAE"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3C155663" w14:textId="77777777" w:rsidR="00E24CA1" w:rsidRPr="006518C9" w:rsidRDefault="00A67501" w:rsidP="00B151A4">
      <w:pPr>
        <w:jc w:val="both"/>
        <w:rPr>
          <w:lang w:val="en-US"/>
        </w:rPr>
      </w:pPr>
      <w:r w:rsidRPr="006518C9">
        <w:rPr>
          <w:lang w:val="en-US"/>
        </w:rPr>
        <w:t>Version 1.1.0 of the specification document states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199FD647" w14:textId="77777777" w:rsidR="00A67501" w:rsidRPr="006518C9" w:rsidRDefault="00A67501" w:rsidP="00466496">
      <w:pPr>
        <w:rPr>
          <w:i/>
          <w:lang w:val="en-US"/>
        </w:rPr>
      </w:pPr>
    </w:p>
    <w:p w14:paraId="23EC321E"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5A3AF0DD" w14:textId="77777777" w:rsidTr="000F55FF">
        <w:trPr>
          <w:trHeight w:val="308"/>
        </w:trPr>
        <w:tc>
          <w:tcPr>
            <w:tcW w:w="1351" w:type="dxa"/>
            <w:noWrap/>
          </w:tcPr>
          <w:p w14:paraId="374B77F3"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654570F4"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340B2C04"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2BA4541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660B4078" w14:textId="77777777" w:rsidTr="000F55FF">
        <w:trPr>
          <w:trHeight w:val="308"/>
        </w:trPr>
        <w:tc>
          <w:tcPr>
            <w:tcW w:w="1351" w:type="dxa"/>
            <w:noWrap/>
          </w:tcPr>
          <w:p w14:paraId="22372774"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38F14676" w14:textId="77777777"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14:paraId="1B28F4FC" w14:textId="77777777"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14:paraId="0D4B3267" w14:textId="77777777" w:rsidR="00535DF3" w:rsidRPr="006518C9" w:rsidRDefault="00535DF3" w:rsidP="000F55FF">
            <w:pPr>
              <w:rPr>
                <w:rFonts w:cs="Arial"/>
                <w:color w:val="000000"/>
                <w:lang w:val="en-US"/>
              </w:rPr>
            </w:pPr>
          </w:p>
        </w:tc>
        <w:tc>
          <w:tcPr>
            <w:tcW w:w="3447" w:type="dxa"/>
            <w:noWrap/>
          </w:tcPr>
          <w:p w14:paraId="18D95E81"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128AFEFC" w14:textId="77777777" w:rsidTr="000F55FF">
        <w:trPr>
          <w:trHeight w:val="308"/>
        </w:trPr>
        <w:tc>
          <w:tcPr>
            <w:tcW w:w="1351" w:type="dxa"/>
            <w:noWrap/>
          </w:tcPr>
          <w:p w14:paraId="58B531FB"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3A4B43B9" w14:textId="77777777"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14:paraId="7471EC5E" w14:textId="77777777"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14:paraId="5185BC05"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4E14B1CE" w14:textId="77777777" w:rsidTr="000F55FF">
        <w:trPr>
          <w:trHeight w:val="308"/>
        </w:trPr>
        <w:tc>
          <w:tcPr>
            <w:tcW w:w="1351" w:type="dxa"/>
            <w:noWrap/>
          </w:tcPr>
          <w:p w14:paraId="7964C3FD"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29BFB4D3" w14:textId="77777777"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14:paraId="3A88DC7E" w14:textId="77777777"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14:paraId="2F7F9F72"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03525D1" w14:textId="77777777" w:rsidTr="000F55FF">
        <w:trPr>
          <w:trHeight w:val="308"/>
        </w:trPr>
        <w:tc>
          <w:tcPr>
            <w:tcW w:w="1351" w:type="dxa"/>
            <w:noWrap/>
          </w:tcPr>
          <w:p w14:paraId="0AF5FA11"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19870391" w14:textId="77777777"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14:paraId="6BA09DA7"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0BCCF08E" w14:textId="77777777" w:rsidR="00535DF3" w:rsidRPr="006518C9" w:rsidRDefault="00535DF3" w:rsidP="000F55FF">
            <w:pPr>
              <w:rPr>
                <w:rFonts w:cs="Arial"/>
                <w:color w:val="000000"/>
                <w:lang w:val="en-US"/>
              </w:rPr>
            </w:pPr>
          </w:p>
        </w:tc>
      </w:tr>
      <w:tr w:rsidR="00535DF3" w:rsidRPr="006518C9" w14:paraId="331E475E" w14:textId="77777777" w:rsidTr="000F55FF">
        <w:trPr>
          <w:trHeight w:val="308"/>
        </w:trPr>
        <w:tc>
          <w:tcPr>
            <w:tcW w:w="1351" w:type="dxa"/>
            <w:noWrap/>
          </w:tcPr>
          <w:p w14:paraId="21F89F8A"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5A0D3817" w14:textId="77777777"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14:paraId="482DA4B8"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1A1502EF" w14:textId="77777777" w:rsidR="00535DF3" w:rsidRPr="006518C9" w:rsidRDefault="00535DF3" w:rsidP="000F55FF">
            <w:pPr>
              <w:rPr>
                <w:rFonts w:cs="Arial"/>
                <w:color w:val="000000"/>
                <w:lang w:val="en-US"/>
              </w:rPr>
            </w:pPr>
          </w:p>
        </w:tc>
      </w:tr>
      <w:tr w:rsidR="00535DF3" w:rsidRPr="006518C9" w14:paraId="03C7CDF9" w14:textId="77777777" w:rsidTr="000F55FF">
        <w:trPr>
          <w:trHeight w:val="308"/>
        </w:trPr>
        <w:tc>
          <w:tcPr>
            <w:tcW w:w="1351" w:type="dxa"/>
            <w:noWrap/>
          </w:tcPr>
          <w:p w14:paraId="2BA4B1FF"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684D5D19" w14:textId="77777777"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14:paraId="7AF983A3"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513BF235"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14:paraId="192B012A" w14:textId="77777777" w:rsidTr="000F55FF">
        <w:trPr>
          <w:trHeight w:val="308"/>
        </w:trPr>
        <w:tc>
          <w:tcPr>
            <w:tcW w:w="1351" w:type="dxa"/>
            <w:noWrap/>
          </w:tcPr>
          <w:p w14:paraId="23358075"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568DC86B" w14:textId="77777777"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14:paraId="184E8864" w14:textId="77777777"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14:paraId="17D31DCD"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7F49C7B7" w14:textId="77777777" w:rsidTr="000F55FF">
        <w:trPr>
          <w:trHeight w:val="308"/>
        </w:trPr>
        <w:tc>
          <w:tcPr>
            <w:tcW w:w="1351" w:type="dxa"/>
            <w:noWrap/>
          </w:tcPr>
          <w:p w14:paraId="21D86ADF"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688B2D9" w14:textId="77777777"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14:paraId="4541ED66"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0D3D2F3C"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14:paraId="10BE1782" w14:textId="77777777" w:rsidTr="000F55FF">
        <w:trPr>
          <w:trHeight w:val="308"/>
        </w:trPr>
        <w:tc>
          <w:tcPr>
            <w:tcW w:w="1351" w:type="dxa"/>
            <w:noWrap/>
          </w:tcPr>
          <w:p w14:paraId="4C7FBD27"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5B885CCE" w14:textId="77777777"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14:paraId="195D2A4C"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14:paraId="262C68D2" w14:textId="77777777"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14:paraId="35FD3BD5" w14:textId="77777777" w:rsidTr="000F55FF">
        <w:trPr>
          <w:trHeight w:val="308"/>
        </w:trPr>
        <w:tc>
          <w:tcPr>
            <w:tcW w:w="1351" w:type="dxa"/>
            <w:noWrap/>
          </w:tcPr>
          <w:p w14:paraId="67989A2F"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645FF39C" w14:textId="77777777"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14:paraId="50118F26" w14:textId="77777777"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14:paraId="4CAD78B9"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6BFC2A28" w14:textId="77777777" w:rsidTr="000F55FF">
        <w:trPr>
          <w:trHeight w:val="308"/>
        </w:trPr>
        <w:tc>
          <w:tcPr>
            <w:tcW w:w="1351" w:type="dxa"/>
            <w:noWrap/>
          </w:tcPr>
          <w:p w14:paraId="4EED2010"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79F3DCCD" w14:textId="77777777"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14:paraId="1B6AA042" w14:textId="77777777"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6492BA26"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01EA57C0" w14:textId="77777777" w:rsidTr="000F55FF">
        <w:trPr>
          <w:trHeight w:val="308"/>
        </w:trPr>
        <w:tc>
          <w:tcPr>
            <w:tcW w:w="1351" w:type="dxa"/>
            <w:noWrap/>
          </w:tcPr>
          <w:p w14:paraId="43EA1F04"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07B4B83E" w14:textId="77777777" w:rsidR="007B64F8" w:rsidRPr="006518C9" w:rsidRDefault="00AC3D70" w:rsidP="000F55FF">
            <w:pPr>
              <w:rPr>
                <w:rFonts w:cs="Arial"/>
                <w:color w:val="000000"/>
                <w:lang w:val="en-US"/>
              </w:rPr>
            </w:pPr>
            <w:r w:rsidRPr="006518C9">
              <w:rPr>
                <w:rFonts w:cs="Arial"/>
                <w:color w:val="000000"/>
                <w:lang w:val="en-US"/>
              </w:rPr>
              <w:t xml:space="preserve">Thermo nativeID format, </w:t>
            </w:r>
            <w:r w:rsidRPr="006518C9">
              <w:rPr>
                <w:rFonts w:cs="Arial"/>
                <w:color w:val="000000"/>
                <w:lang w:val="en-US"/>
              </w:rPr>
              <w:lastRenderedPageBreak/>
              <w:t>combined spectra</w:t>
            </w:r>
          </w:p>
        </w:tc>
        <w:tc>
          <w:tcPr>
            <w:tcW w:w="3805" w:type="dxa"/>
            <w:noWrap/>
          </w:tcPr>
          <w:p w14:paraId="3B0CE98E" w14:textId="77777777" w:rsidR="007B64F8" w:rsidRPr="006518C9" w:rsidRDefault="00C858D6" w:rsidP="00C858D6">
            <w:pPr>
              <w:rPr>
                <w:rFonts w:cs="Arial"/>
                <w:color w:val="000000"/>
                <w:lang w:val="en-US"/>
              </w:rPr>
            </w:pPr>
            <w:r w:rsidRPr="006518C9">
              <w:rPr>
                <w:rFonts w:cs="Arial"/>
                <w:color w:val="000000"/>
                <w:lang w:val="en-US"/>
              </w:rPr>
              <w:lastRenderedPageBreak/>
              <w:t xml:space="preserve">controllerType=xsd:nonNegativeInteger controllerNumber=xsd:positiveInteger scan=xsd:positiveInteger, </w:t>
            </w:r>
          </w:p>
          <w:p w14:paraId="7968CDEA" w14:textId="77777777" w:rsidR="00C858D6" w:rsidRPr="006518C9" w:rsidRDefault="00C858D6" w:rsidP="00C858D6">
            <w:pPr>
              <w:rPr>
                <w:rFonts w:cs="Arial"/>
                <w:color w:val="000000"/>
                <w:lang w:val="en-US"/>
              </w:rPr>
            </w:pPr>
            <w:r w:rsidRPr="006518C9">
              <w:rPr>
                <w:rFonts w:cs="Arial"/>
                <w:color w:val="000000"/>
                <w:lang w:val="en-US"/>
              </w:rPr>
              <w:lastRenderedPageBreak/>
              <w:t>controllerType=xsd:nonNegativeInteger controllerNumber=xsd:positiveInteger scan=xsd:positiveInteger…</w:t>
            </w:r>
          </w:p>
          <w:p w14:paraId="44B08856" w14:textId="77777777" w:rsidR="00C858D6" w:rsidRPr="006518C9" w:rsidRDefault="00C858D6" w:rsidP="00C858D6">
            <w:pPr>
              <w:rPr>
                <w:rFonts w:cs="Arial"/>
                <w:color w:val="000000"/>
                <w:lang w:val="en-US"/>
              </w:rPr>
            </w:pPr>
          </w:p>
        </w:tc>
        <w:tc>
          <w:tcPr>
            <w:tcW w:w="3447" w:type="dxa"/>
            <w:noWrap/>
          </w:tcPr>
          <w:p w14:paraId="436B2EAC"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56065789" w14:textId="77777777" w:rsidTr="000F55FF">
        <w:trPr>
          <w:trHeight w:val="308"/>
        </w:trPr>
        <w:tc>
          <w:tcPr>
            <w:tcW w:w="1351" w:type="dxa"/>
            <w:noWrap/>
          </w:tcPr>
          <w:p w14:paraId="16351D5F" w14:textId="77777777" w:rsidR="00AC3D70" w:rsidRPr="006518C9" w:rsidRDefault="00AC3D70" w:rsidP="000F55FF">
            <w:pPr>
              <w:rPr>
                <w:rFonts w:cs="Arial"/>
                <w:color w:val="000000"/>
                <w:lang w:val="en-US"/>
              </w:rPr>
            </w:pPr>
            <w:r w:rsidRPr="006518C9">
              <w:rPr>
                <w:rFonts w:cs="Arial"/>
                <w:color w:val="000000"/>
                <w:lang w:val="en-US"/>
              </w:rPr>
              <w:t>MS:1002648</w:t>
            </w:r>
          </w:p>
        </w:tc>
        <w:tc>
          <w:tcPr>
            <w:tcW w:w="1473" w:type="dxa"/>
            <w:noWrap/>
          </w:tcPr>
          <w:p w14:paraId="0EB476F8" w14:textId="77777777"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14:paraId="3C44CE14" w14:textId="77777777"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14:paraId="36A2A1C5" w14:textId="77777777" w:rsidR="00C858D6" w:rsidRPr="006518C9" w:rsidRDefault="00C858D6"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noWrap/>
          </w:tcPr>
          <w:p w14:paraId="1824C781" w14:textId="77777777"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42E7C443" w14:textId="77777777" w:rsidTr="000F55FF">
        <w:trPr>
          <w:trHeight w:val="308"/>
        </w:trPr>
        <w:tc>
          <w:tcPr>
            <w:tcW w:w="1351" w:type="dxa"/>
            <w:noWrap/>
          </w:tcPr>
          <w:p w14:paraId="4C58FB09"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0CA36110" w14:textId="77777777"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14:paraId="72CF5FA7" w14:textId="77777777"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14:paraId="18957664" w14:textId="77777777"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14:paraId="38EBA362" w14:textId="77777777"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0F548C1" w14:textId="77777777" w:rsidTr="000F55FF">
        <w:trPr>
          <w:trHeight w:val="308"/>
        </w:trPr>
        <w:tc>
          <w:tcPr>
            <w:tcW w:w="1351" w:type="dxa"/>
            <w:noWrap/>
          </w:tcPr>
          <w:p w14:paraId="50611A20"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38342B05" w14:textId="77777777"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14:paraId="44634026"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2EA0C9C6"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69696DD8"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0CA7EB29"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D7996BB" w14:textId="77777777" w:rsidTr="000F55FF">
        <w:trPr>
          <w:trHeight w:val="308"/>
        </w:trPr>
        <w:tc>
          <w:tcPr>
            <w:tcW w:w="1351" w:type="dxa"/>
            <w:noWrap/>
          </w:tcPr>
          <w:p w14:paraId="7CF4EB2D"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5AEF2019" w14:textId="77777777"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14:paraId="22AF3793"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36F3C9BC"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418F0824"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2738149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24FC99C0" w14:textId="77777777" w:rsidTr="000F55FF">
        <w:trPr>
          <w:trHeight w:val="308"/>
        </w:trPr>
        <w:tc>
          <w:tcPr>
            <w:tcW w:w="1351" w:type="dxa"/>
            <w:noWrap/>
          </w:tcPr>
          <w:p w14:paraId="2C98432D"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6855D483" w14:textId="77777777"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14:paraId="3FC68426" w14:textId="77777777" w:rsidR="00AC3D70" w:rsidRPr="006518C9" w:rsidRDefault="00B9228D" w:rsidP="000F55FF">
            <w:pPr>
              <w:rPr>
                <w:rFonts w:cs="Arial"/>
                <w:color w:val="000000"/>
                <w:lang w:val="en-US"/>
              </w:rPr>
            </w:pPr>
            <w:r w:rsidRPr="006518C9">
              <w:rPr>
                <w:rFonts w:cs="Arial"/>
                <w:color w:val="000000"/>
                <w:lang w:val="en-US"/>
              </w:rPr>
              <w:t xml:space="preserve">file=xsd:IDREF, </w:t>
            </w:r>
          </w:p>
          <w:p w14:paraId="3DC8887C" w14:textId="77777777" w:rsidR="00B9228D" w:rsidRPr="006518C9" w:rsidRDefault="00B9228D" w:rsidP="000F55FF">
            <w:pPr>
              <w:rPr>
                <w:rFonts w:cs="Arial"/>
                <w:color w:val="000000"/>
                <w:lang w:val="en-US"/>
              </w:rPr>
            </w:pPr>
            <w:r w:rsidRPr="006518C9">
              <w:rPr>
                <w:rFonts w:cs="Arial"/>
                <w:color w:val="000000"/>
                <w:lang w:val="en-US"/>
              </w:rPr>
              <w:t xml:space="preserve">file=xsd:IDREF, </w:t>
            </w:r>
          </w:p>
          <w:p w14:paraId="5128DF5A" w14:textId="77777777" w:rsidR="00B9228D" w:rsidRPr="006518C9" w:rsidRDefault="00B9228D" w:rsidP="000F55FF">
            <w:pPr>
              <w:rPr>
                <w:rFonts w:cs="Arial"/>
                <w:color w:val="000000"/>
                <w:lang w:val="en-US"/>
              </w:rPr>
            </w:pPr>
            <w:r w:rsidRPr="006518C9">
              <w:rPr>
                <w:rFonts w:cs="Arial"/>
                <w:color w:val="000000"/>
                <w:lang w:val="en-US"/>
              </w:rPr>
              <w:t>file=xsd:IDREF…</w:t>
            </w:r>
          </w:p>
        </w:tc>
        <w:tc>
          <w:tcPr>
            <w:tcW w:w="3447" w:type="dxa"/>
            <w:noWrap/>
          </w:tcPr>
          <w:p w14:paraId="280D6586"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53AC4B3C" w14:textId="77777777" w:rsidTr="000F55FF">
        <w:trPr>
          <w:trHeight w:val="308"/>
        </w:trPr>
        <w:tc>
          <w:tcPr>
            <w:tcW w:w="1351" w:type="dxa"/>
            <w:noWrap/>
          </w:tcPr>
          <w:p w14:paraId="09A32CF3"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540023B8" w14:textId="77777777"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14:paraId="24672196" w14:textId="77777777" w:rsidR="00AC3D70" w:rsidRPr="006518C9" w:rsidRDefault="00FD6E46" w:rsidP="000F55FF">
            <w:pPr>
              <w:rPr>
                <w:rFonts w:cs="Arial"/>
                <w:color w:val="000000"/>
                <w:lang w:val="en-US"/>
              </w:rPr>
            </w:pPr>
            <w:r w:rsidRPr="006518C9">
              <w:rPr>
                <w:rFonts w:cs="Arial"/>
                <w:color w:val="000000"/>
                <w:lang w:val="en-US"/>
              </w:rPr>
              <w:t xml:space="preserve">index=xsd:nonNegativeInteger, </w:t>
            </w:r>
          </w:p>
          <w:p w14:paraId="238045DF" w14:textId="77777777" w:rsidR="00FD6E46" w:rsidRPr="006518C9" w:rsidRDefault="00FD6E46" w:rsidP="000F55FF">
            <w:pPr>
              <w:rPr>
                <w:rFonts w:cs="Arial"/>
                <w:color w:val="000000"/>
                <w:lang w:val="en-US"/>
              </w:rPr>
            </w:pPr>
            <w:r w:rsidRPr="006518C9">
              <w:rPr>
                <w:rFonts w:cs="Arial"/>
                <w:color w:val="000000"/>
                <w:lang w:val="en-US"/>
              </w:rPr>
              <w:t xml:space="preserve">index=xsd:nonNegativeInteger, </w:t>
            </w:r>
          </w:p>
          <w:p w14:paraId="0B052F57" w14:textId="77777777" w:rsidR="00FD6E46" w:rsidRPr="006518C9" w:rsidRDefault="00FD6E46" w:rsidP="000F55FF">
            <w:pPr>
              <w:rPr>
                <w:rFonts w:cs="Arial"/>
                <w:color w:val="000000"/>
                <w:lang w:val="en-US"/>
              </w:rPr>
            </w:pPr>
            <w:r w:rsidRPr="006518C9">
              <w:rPr>
                <w:rFonts w:cs="Arial"/>
                <w:color w:val="000000"/>
                <w:lang w:val="en-US"/>
              </w:rPr>
              <w:t>index=xsd:nonNegativeInteger…</w:t>
            </w:r>
          </w:p>
        </w:tc>
        <w:tc>
          <w:tcPr>
            <w:tcW w:w="3447" w:type="dxa"/>
            <w:noWrap/>
          </w:tcPr>
          <w:p w14:paraId="60F5E057" w14:textId="77777777" w:rsidR="00AC3D70" w:rsidRPr="006518C9" w:rsidRDefault="008A2AC3" w:rsidP="000F55FF">
            <w:pPr>
              <w:rPr>
                <w:rFonts w:cs="Arial"/>
                <w:color w:val="000000"/>
                <w:lang w:val="en-US"/>
              </w:rPr>
            </w:pPr>
            <w:r w:rsidRPr="006518C9">
              <w:rPr>
                <w:rFonts w:cs="Arial"/>
                <w:color w:val="000000"/>
                <w:lang w:val="en-US"/>
              </w:rPr>
              <w:t>Multiple peak list nativeID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594023C2" w14:textId="77777777" w:rsidTr="000F55FF">
        <w:trPr>
          <w:trHeight w:val="308"/>
        </w:trPr>
        <w:tc>
          <w:tcPr>
            <w:tcW w:w="1351" w:type="dxa"/>
            <w:noWrap/>
          </w:tcPr>
          <w:p w14:paraId="13CF30A4"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0E89B004" w14:textId="77777777"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14:paraId="533231EA" w14:textId="77777777" w:rsidR="00AC3D70" w:rsidRPr="006518C9" w:rsidRDefault="00FD6E46" w:rsidP="000F55FF">
            <w:pPr>
              <w:rPr>
                <w:rFonts w:cs="Arial"/>
                <w:color w:val="000000"/>
                <w:lang w:val="en-US"/>
              </w:rPr>
            </w:pPr>
            <w:r w:rsidRPr="006518C9">
              <w:rPr>
                <w:rFonts w:cs="Arial"/>
                <w:color w:val="000000"/>
                <w:lang w:val="en-US"/>
              </w:rPr>
              <w:t xml:space="preserve">file=xsd:IDREF, </w:t>
            </w:r>
          </w:p>
          <w:p w14:paraId="47B1BB25" w14:textId="77777777" w:rsidR="00FD6E46" w:rsidRPr="006518C9" w:rsidRDefault="00FD6E46" w:rsidP="000F55FF">
            <w:pPr>
              <w:rPr>
                <w:rFonts w:cs="Arial"/>
                <w:color w:val="000000"/>
                <w:lang w:val="en-US"/>
              </w:rPr>
            </w:pPr>
            <w:r w:rsidRPr="006518C9">
              <w:rPr>
                <w:rFonts w:cs="Arial"/>
                <w:color w:val="000000"/>
                <w:lang w:val="en-US"/>
              </w:rPr>
              <w:t xml:space="preserve">file=xsd:IDREF, </w:t>
            </w:r>
          </w:p>
          <w:p w14:paraId="08654BD1" w14:textId="77777777" w:rsidR="00FD6E46" w:rsidRPr="006518C9" w:rsidRDefault="00FD6E46" w:rsidP="000F55FF">
            <w:pPr>
              <w:rPr>
                <w:rFonts w:cs="Arial"/>
                <w:color w:val="000000"/>
                <w:lang w:val="en-US"/>
              </w:rPr>
            </w:pPr>
            <w:r w:rsidRPr="006518C9">
              <w:rPr>
                <w:rFonts w:cs="Arial"/>
                <w:color w:val="000000"/>
                <w:lang w:val="en-US"/>
              </w:rPr>
              <w:t>file=xsd:IDREF…</w:t>
            </w:r>
          </w:p>
        </w:tc>
        <w:tc>
          <w:tcPr>
            <w:tcW w:w="3447" w:type="dxa"/>
            <w:noWrap/>
          </w:tcPr>
          <w:p w14:paraId="311A4E71" w14:textId="77777777" w:rsidR="00AC3D70" w:rsidRPr="006518C9" w:rsidRDefault="008A2AC3" w:rsidP="000F55FF">
            <w:pPr>
              <w:rPr>
                <w:rFonts w:cs="Arial"/>
                <w:color w:val="000000"/>
                <w:lang w:val="en-US"/>
              </w:rPr>
            </w:pPr>
            <w:r w:rsidRPr="006518C9">
              <w:rPr>
                <w:rFonts w:cs="Arial"/>
                <w:color w:val="000000"/>
                <w:lang w:val="en-US"/>
              </w:rPr>
              <w:t>Single peak list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AB5FA1C" w14:textId="77777777" w:rsidTr="000F55FF">
        <w:trPr>
          <w:trHeight w:val="308"/>
        </w:trPr>
        <w:tc>
          <w:tcPr>
            <w:tcW w:w="1351" w:type="dxa"/>
            <w:noWrap/>
          </w:tcPr>
          <w:p w14:paraId="0CA8BA19"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3FF804C8" w14:textId="77777777"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14:paraId="28DC533C" w14:textId="77777777" w:rsidR="00AC3D70" w:rsidRPr="006518C9" w:rsidRDefault="007259F2" w:rsidP="000F55FF">
            <w:pPr>
              <w:rPr>
                <w:rFonts w:cs="Arial"/>
                <w:color w:val="000000"/>
                <w:lang w:val="en-US"/>
              </w:rPr>
            </w:pPr>
            <w:r w:rsidRPr="006518C9">
              <w:rPr>
                <w:rFonts w:cs="Arial"/>
                <w:color w:val="000000"/>
                <w:lang w:val="en-US"/>
              </w:rPr>
              <w:t xml:space="preserve">scan=xsd:nonNegativeInteger, </w:t>
            </w:r>
          </w:p>
          <w:p w14:paraId="2771F1D3" w14:textId="77777777" w:rsidR="007259F2" w:rsidRPr="006518C9" w:rsidRDefault="007259F2" w:rsidP="000F55FF">
            <w:pPr>
              <w:rPr>
                <w:rFonts w:cs="Arial"/>
                <w:color w:val="000000"/>
                <w:lang w:val="en-US"/>
              </w:rPr>
            </w:pPr>
            <w:r w:rsidRPr="006518C9">
              <w:rPr>
                <w:rFonts w:cs="Arial"/>
                <w:color w:val="000000"/>
                <w:lang w:val="en-US"/>
              </w:rPr>
              <w:t xml:space="preserve">scan=xsd:nonNegativeInteger, </w:t>
            </w:r>
          </w:p>
          <w:p w14:paraId="5956FB00" w14:textId="77777777" w:rsidR="007259F2" w:rsidRPr="006518C9" w:rsidRDefault="007259F2" w:rsidP="000F55FF">
            <w:pPr>
              <w:rPr>
                <w:rFonts w:cs="Arial"/>
                <w:color w:val="000000"/>
                <w:lang w:val="en-US"/>
              </w:rPr>
            </w:pPr>
            <w:r w:rsidRPr="006518C9">
              <w:rPr>
                <w:rFonts w:cs="Arial"/>
                <w:color w:val="000000"/>
                <w:lang w:val="en-US"/>
              </w:rPr>
              <w:t>scan=xsd:nonNegativeInteger…</w:t>
            </w:r>
          </w:p>
        </w:tc>
        <w:tc>
          <w:tcPr>
            <w:tcW w:w="3447" w:type="dxa"/>
            <w:noWrap/>
          </w:tcPr>
          <w:p w14:paraId="78E8168C" w14:textId="77777777"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0915C386" w14:textId="77777777" w:rsidTr="000F55FF">
        <w:trPr>
          <w:trHeight w:val="308"/>
        </w:trPr>
        <w:tc>
          <w:tcPr>
            <w:tcW w:w="1351" w:type="dxa"/>
            <w:noWrap/>
          </w:tcPr>
          <w:p w14:paraId="3248EAC0"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326294DA" w14:textId="77777777"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14:paraId="0AF54584" w14:textId="77777777"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14:paraId="7E789604" w14:textId="77777777"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14:paraId="73201914" w14:textId="77777777" w:rsidR="007259F2" w:rsidRPr="006518C9" w:rsidRDefault="007259F2" w:rsidP="000F55FF">
            <w:pPr>
              <w:rPr>
                <w:rFonts w:cs="Arial"/>
                <w:color w:val="000000"/>
                <w:lang w:val="en-US"/>
              </w:rPr>
            </w:pPr>
            <w:r w:rsidRPr="006518C9">
              <w:rPr>
                <w:rFonts w:cs="Arial"/>
                <w:color w:val="000000"/>
                <w:lang w:val="en-US"/>
              </w:rPr>
              <w:t>spectrum=xsd:nonNegativeInteger…</w:t>
            </w:r>
          </w:p>
        </w:tc>
        <w:tc>
          <w:tcPr>
            <w:tcW w:w="3447" w:type="dxa"/>
            <w:noWrap/>
          </w:tcPr>
          <w:p w14:paraId="316EF766" w14:textId="77777777" w:rsidR="00AC3D70" w:rsidRPr="006518C9" w:rsidRDefault="008A2AC3" w:rsidP="008A2AC3">
            <w:pPr>
              <w:rPr>
                <w:rFonts w:cs="Arial"/>
                <w:color w:val="000000"/>
                <w:lang w:val="en-US"/>
              </w:rPr>
            </w:pPr>
            <w:r w:rsidRPr="006518C9">
              <w:rPr>
                <w:rFonts w:cs="Arial"/>
                <w:color w:val="000000"/>
                <w:lang w:val="en-US"/>
              </w:rPr>
              <w:t>Spectrum identifier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009843B2" w14:textId="77777777" w:rsidTr="000F55FF">
        <w:trPr>
          <w:trHeight w:val="308"/>
        </w:trPr>
        <w:tc>
          <w:tcPr>
            <w:tcW w:w="1351" w:type="dxa"/>
            <w:noWrap/>
          </w:tcPr>
          <w:p w14:paraId="22FA9963"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2DB3D2A" w14:textId="77777777"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14:paraId="2FC631B3"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616D77C5"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3F98A5F2" w14:textId="77777777" w:rsidR="00AC3D70"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5E23058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6C69BEDB" w14:textId="77777777" w:rsidR="002151B4" w:rsidRPr="006518C9" w:rsidRDefault="0075640E" w:rsidP="0075640E">
      <w:pPr>
        <w:pStyle w:val="Caption"/>
        <w:rPr>
          <w:lang w:val="en-US"/>
        </w:rPr>
      </w:pPr>
      <w:bookmarkStart w:id="37" w:name="_Ref450133236"/>
      <w:r w:rsidRPr="006518C9">
        <w:rPr>
          <w:lang w:val="en-US"/>
        </w:rPr>
        <w:lastRenderedPageBreak/>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2</w:t>
      </w:r>
      <w:r w:rsidR="00251338" w:rsidRPr="006518C9">
        <w:rPr>
          <w:noProof/>
          <w:lang w:val="en-US"/>
        </w:rPr>
        <w:fldChar w:fldCharType="end"/>
      </w:r>
      <w:bookmarkEnd w:id="37"/>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14:paraId="2FCBC46F" w14:textId="77777777" w:rsidR="00635072" w:rsidRPr="006518C9" w:rsidRDefault="00C018F9" w:rsidP="00466496">
      <w:pPr>
        <w:rPr>
          <w:lang w:val="en-US"/>
        </w:rPr>
      </w:pPr>
      <w:r w:rsidRPr="006518C9">
        <w:rPr>
          <w:lang w:val="en-US"/>
        </w:rPr>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005423" w:rsidRPr="006518C9">
        <w:rPr>
          <w:lang w:val="en-US"/>
        </w:rPr>
        <w:t xml:space="preserve">Table </w:t>
      </w:r>
      <w:r w:rsidR="00005423">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373B927E" w14:textId="77777777" w:rsidR="00712422" w:rsidRPr="006518C9" w:rsidRDefault="00712422" w:rsidP="00466496">
      <w:pPr>
        <w:rPr>
          <w:rFonts w:ascii="Courier New" w:hAnsi="Courier New" w:cs="Courier New"/>
          <w:sz w:val="16"/>
          <w:szCs w:val="16"/>
          <w:lang w:val="en-US"/>
        </w:rPr>
      </w:pPr>
    </w:p>
    <w:p w14:paraId="036FC026"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14:paraId="712B1325" w14:textId="77777777" w:rsidR="00C018F9" w:rsidRPr="006518C9" w:rsidRDefault="00C018F9" w:rsidP="00466496">
      <w:pPr>
        <w:rPr>
          <w:lang w:val="en-US"/>
        </w:rPr>
      </w:pPr>
    </w:p>
    <w:p w14:paraId="1C8A6C21" w14:textId="77777777" w:rsidR="006C5C9F" w:rsidRPr="006518C9" w:rsidRDefault="006C5C9F" w:rsidP="00466496">
      <w:pPr>
        <w:rPr>
          <w:lang w:val="en-US"/>
        </w:rPr>
      </w:pPr>
      <w:r w:rsidRPr="006518C9">
        <w:rPr>
          <w:lang w:val="en-US"/>
        </w:rPr>
        <w:t>...</w:t>
      </w:r>
    </w:p>
    <w:p w14:paraId="0562E0DE" w14:textId="77777777" w:rsidR="006C5C9F" w:rsidRPr="006518C9" w:rsidRDefault="006C5C9F" w:rsidP="00466496">
      <w:pPr>
        <w:rPr>
          <w:lang w:val="en-US"/>
        </w:rPr>
      </w:pPr>
    </w:p>
    <w:p w14:paraId="3D5964F0"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14:paraId="29821F2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FF3194C"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accession="MS:1001062" name="Mascot MGF file" cvRef="PSI-MS" /&gt;</w:t>
      </w:r>
    </w:p>
    <w:p w14:paraId="2C1E86E6"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2A29FCF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27DB9B81"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accession="MS:1000774" name="multiple peak list nativeID format" cvRef="PSI-MS" /&gt;</w:t>
      </w:r>
    </w:p>
    <w:p w14:paraId="2EE967A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4B3B1A1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14:paraId="35648759" w14:textId="77777777" w:rsidR="006C5C9F" w:rsidRPr="006518C9" w:rsidRDefault="006C5C9F" w:rsidP="00466496">
      <w:pPr>
        <w:rPr>
          <w:lang w:val="en-US"/>
        </w:rPr>
      </w:pPr>
    </w:p>
    <w:p w14:paraId="6CA93480" w14:textId="77777777" w:rsidR="00402E77" w:rsidRPr="006518C9" w:rsidRDefault="00402E77" w:rsidP="00466496">
      <w:pPr>
        <w:rPr>
          <w:lang w:val="en-US"/>
        </w:rPr>
      </w:pPr>
    </w:p>
    <w:p w14:paraId="3250042B" w14:textId="77777777" w:rsidR="00402E77" w:rsidRPr="006518C9" w:rsidRDefault="00402E77" w:rsidP="00402E77">
      <w:pPr>
        <w:pStyle w:val="Heading2"/>
        <w:tabs>
          <w:tab w:val="num" w:pos="709"/>
        </w:tabs>
        <w:ind w:left="709" w:hanging="709"/>
      </w:pPr>
      <w:bookmarkStart w:id="38" w:name="_Toc476057180"/>
      <w:r w:rsidRPr="006518C9">
        <w:t xml:space="preserve">Comments on Specific </w:t>
      </w:r>
      <w:r w:rsidR="008A3963">
        <w:t>u</w:t>
      </w:r>
      <w:r w:rsidR="008A3963" w:rsidRPr="006518C9">
        <w:t xml:space="preserve">se </w:t>
      </w:r>
      <w:r w:rsidR="008A3963">
        <w:t>c</w:t>
      </w:r>
      <w:r w:rsidR="008A3963" w:rsidRPr="006518C9">
        <w:t>ases</w:t>
      </w:r>
      <w:bookmarkEnd w:id="38"/>
    </w:p>
    <w:p w14:paraId="42BCAE3A" w14:textId="77777777" w:rsidR="00402E77" w:rsidRPr="006518C9" w:rsidRDefault="00402E77" w:rsidP="00FB60E2">
      <w:pPr>
        <w:jc w:val="both"/>
        <w:rPr>
          <w:lang w:val="en-US"/>
        </w:rPr>
      </w:pPr>
      <w:r w:rsidRPr="006518C9">
        <w:rPr>
          <w:lang w:val="en-US"/>
        </w:rPr>
        <w:t>Many special use cases for mzIdentML were considered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in particular those newly added in mzIdentML 1.2.</w:t>
      </w:r>
    </w:p>
    <w:p w14:paraId="5B74C148" w14:textId="77777777" w:rsidR="00402E77" w:rsidRPr="006518C9" w:rsidRDefault="00402E77" w:rsidP="00466496">
      <w:pPr>
        <w:rPr>
          <w:lang w:val="en-US"/>
        </w:rPr>
      </w:pPr>
    </w:p>
    <w:p w14:paraId="2927DBAC" w14:textId="77777777" w:rsidR="00873DE8" w:rsidRPr="006518C9" w:rsidRDefault="00873DE8" w:rsidP="00466496">
      <w:pPr>
        <w:rPr>
          <w:lang w:val="en-US"/>
        </w:rPr>
      </w:pPr>
    </w:p>
    <w:p w14:paraId="79231A44" w14:textId="77777777" w:rsidR="00873DE8" w:rsidRPr="006518C9" w:rsidRDefault="00873DE8" w:rsidP="00071A7F">
      <w:pPr>
        <w:pStyle w:val="Heading3"/>
      </w:pPr>
      <w:bookmarkStart w:id="39" w:name="_Ref374439841"/>
      <w:bookmarkStart w:id="40" w:name="_Toc476057181"/>
      <w:r w:rsidRPr="006518C9">
        <w:t>Protein grouping encoding</w:t>
      </w:r>
      <w:bookmarkEnd w:id="39"/>
      <w:bookmarkEnd w:id="40"/>
    </w:p>
    <w:p w14:paraId="52B3992A" w14:textId="77777777" w:rsidR="00873DE8" w:rsidRPr="006518C9" w:rsidRDefault="00873DE8" w:rsidP="00827934">
      <w:pPr>
        <w:pStyle w:val="nobreak"/>
        <w:jc w:val="both"/>
        <w:rPr>
          <w:lang w:val="en-US"/>
        </w:rPr>
      </w:pPr>
      <w:r w:rsidRPr="006518C9">
        <w:rPr>
          <w:lang w:val="en-US"/>
        </w:rPr>
        <w:t>This section is newly inserted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4F07C0D7" w14:textId="77777777" w:rsidR="00873DE8" w:rsidRPr="006518C9" w:rsidRDefault="00873DE8" w:rsidP="00466496">
      <w:pPr>
        <w:rPr>
          <w:lang w:val="en-US"/>
        </w:rPr>
      </w:pPr>
    </w:p>
    <w:p w14:paraId="777DD71D"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31B259AA"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2226986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3DB1E330"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6C65899E"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0E5D62CB"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2FA3CA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39ABF2DC"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1490ADD4"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lastRenderedPageBreak/>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14:paraId="0D695192"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1C6B0052"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4FF7F8B2"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770C934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7A5FEF"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49BF318F"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46DD1DB4"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2BC96BAB"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69343A76"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13B3BBAD"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310FC816" w14:textId="77777777" w:rsidTr="00200237">
        <w:tc>
          <w:tcPr>
            <w:tcW w:w="1525" w:type="dxa"/>
            <w:shd w:val="clear" w:color="auto" w:fill="4F81BD"/>
            <w:tcMar>
              <w:left w:w="107" w:type="dxa"/>
            </w:tcMar>
          </w:tcPr>
          <w:p w14:paraId="7133AA85" w14:textId="77777777"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14:paraId="6621A5E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33E5826E"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C979B3"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14:paraId="7A4E834B"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327E3CE" w14:textId="77777777" w:rsidTr="00200237">
        <w:tc>
          <w:tcPr>
            <w:tcW w:w="1525" w:type="dxa"/>
            <w:shd w:val="clear" w:color="auto" w:fill="auto"/>
            <w:tcMar>
              <w:left w:w="107" w:type="dxa"/>
            </w:tcMar>
          </w:tcPr>
          <w:p w14:paraId="457BC6F0"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388BC1F3"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649C5C2B"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5D88D61B"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58AA6A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1A42D8F3" w14:textId="77777777" w:rsidTr="00200237">
        <w:tc>
          <w:tcPr>
            <w:tcW w:w="1525" w:type="dxa"/>
            <w:shd w:val="clear" w:color="auto" w:fill="auto"/>
            <w:tcMar>
              <w:left w:w="107" w:type="dxa"/>
            </w:tcMar>
          </w:tcPr>
          <w:p w14:paraId="7C5B23D5"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4F7AA5F4"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2F3D59FC"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5FB1D1F1"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3CFE9A3" w14:textId="77777777" w:rsidR="00510B4F" w:rsidRPr="006518C9" w:rsidRDefault="00510B4F" w:rsidP="00200237">
            <w:pPr>
              <w:pStyle w:val="DefaultStyle"/>
              <w:spacing w:after="0" w:line="100" w:lineRule="atLeast"/>
              <w:jc w:val="both"/>
              <w:rPr>
                <w:lang w:val="en-US"/>
              </w:rPr>
            </w:pPr>
            <w:r w:rsidRPr="006518C9">
              <w:rPr>
                <w:sz w:val="16"/>
                <w:szCs w:val="16"/>
                <w:lang w:val="en-US"/>
              </w:rPr>
              <w:t>If protein clusters have been reported in the file, the exporter may choose to annotate the ProteinDetectionList with the number identified above threshold.</w:t>
            </w:r>
          </w:p>
        </w:tc>
      </w:tr>
      <w:tr w:rsidR="00510B4F" w:rsidRPr="006518C9" w14:paraId="4DC20E3A" w14:textId="77777777" w:rsidTr="00200237">
        <w:tc>
          <w:tcPr>
            <w:tcW w:w="1525" w:type="dxa"/>
            <w:shd w:val="clear" w:color="auto" w:fill="auto"/>
            <w:tcMar>
              <w:left w:w="107" w:type="dxa"/>
            </w:tcMar>
          </w:tcPr>
          <w:p w14:paraId="1189A7BD" w14:textId="77777777"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14:paraId="68F4BFBF"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106CE42C"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3C7A2109"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345220D3" w14:textId="77777777" w:rsidR="00510B4F" w:rsidRPr="006518C9" w:rsidRDefault="00510B4F" w:rsidP="00200237">
            <w:pPr>
              <w:pStyle w:val="DefaultStyle"/>
              <w:spacing w:after="0" w:line="100" w:lineRule="atLeast"/>
              <w:rPr>
                <w:lang w:val="en-US"/>
              </w:rPr>
            </w:pPr>
            <w:r w:rsidRPr="006518C9">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6518C9" w14:paraId="3B08F764" w14:textId="77777777" w:rsidTr="00200237">
        <w:tc>
          <w:tcPr>
            <w:tcW w:w="1525" w:type="dxa"/>
            <w:shd w:val="clear" w:color="auto" w:fill="auto"/>
            <w:tcMar>
              <w:left w:w="107" w:type="dxa"/>
            </w:tcMar>
          </w:tcPr>
          <w:p w14:paraId="28A89D2A"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67A222C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521D3A4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14:paraId="4651BE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48F35B7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0DE539DD" w14:textId="77777777" w:rsidTr="00200237">
        <w:tc>
          <w:tcPr>
            <w:tcW w:w="1525" w:type="dxa"/>
            <w:shd w:val="clear" w:color="auto" w:fill="auto"/>
            <w:tcMar>
              <w:left w:w="107" w:type="dxa"/>
            </w:tcMar>
          </w:tcPr>
          <w:p w14:paraId="62078746"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55DD815D"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DB8AD12" w14:textId="77777777" w:rsidR="00510B4F" w:rsidRPr="006518C9" w:rsidRDefault="00510B4F" w:rsidP="00200237">
            <w:pPr>
              <w:pStyle w:val="DefaultStyle"/>
              <w:spacing w:after="0" w:line="100" w:lineRule="atLeast"/>
              <w:rPr>
                <w:lang w:val="en-US"/>
              </w:rPr>
            </w:pPr>
          </w:p>
          <w:p w14:paraId="20D44EAD"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0BDB1319" w14:textId="77777777" w:rsidR="00510B4F" w:rsidRPr="006518C9" w:rsidRDefault="00510B4F" w:rsidP="00200237">
            <w:pPr>
              <w:pStyle w:val="DefaultStyle"/>
              <w:spacing w:after="0" w:line="100" w:lineRule="atLeast"/>
              <w:rPr>
                <w:lang w:val="en-US"/>
              </w:rPr>
            </w:pPr>
          </w:p>
          <w:p w14:paraId="6E786E29"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1D27110F"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7EC63128"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1458BB07" w14:textId="77777777" w:rsidR="00510B4F" w:rsidRPr="006518C9" w:rsidRDefault="00510B4F" w:rsidP="00200237">
            <w:pPr>
              <w:pStyle w:val="DefaultStyle"/>
              <w:spacing w:after="0" w:line="100" w:lineRule="atLeast"/>
              <w:rPr>
                <w:lang w:val="en-US"/>
              </w:rPr>
            </w:pPr>
          </w:p>
          <w:p w14:paraId="2B0BB9C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7BE411DD" w14:textId="77777777" w:rsidR="00510B4F" w:rsidRPr="006518C9" w:rsidRDefault="00510B4F" w:rsidP="00200237">
            <w:pPr>
              <w:pStyle w:val="DefaultStyle"/>
              <w:spacing w:after="0" w:line="100" w:lineRule="atLeast"/>
              <w:rPr>
                <w:lang w:val="en-US"/>
              </w:rPr>
            </w:pPr>
          </w:p>
          <w:p w14:paraId="778E390D"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262FABF9"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6518C9" w14:paraId="491B24A1" w14:textId="77777777" w:rsidTr="00200237">
        <w:tc>
          <w:tcPr>
            <w:tcW w:w="1525" w:type="dxa"/>
            <w:shd w:val="clear" w:color="auto" w:fill="auto"/>
            <w:tcMar>
              <w:left w:w="107" w:type="dxa"/>
            </w:tcMar>
          </w:tcPr>
          <w:p w14:paraId="2DE994EC"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14:paraId="7503001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0F26805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53156BE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7D8896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4D19EE13" w14:textId="77777777" w:rsidTr="00200237">
        <w:tc>
          <w:tcPr>
            <w:tcW w:w="1525" w:type="dxa"/>
            <w:shd w:val="clear" w:color="auto" w:fill="auto"/>
            <w:tcMar>
              <w:left w:w="107" w:type="dxa"/>
            </w:tcMar>
          </w:tcPr>
          <w:p w14:paraId="31591EF6" w14:textId="77777777" w:rsidR="00A67C97" w:rsidRPr="006518C9" w:rsidRDefault="0033545C"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4305A17A"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A10A48E"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14:paraId="7B85B040"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52C79131"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Each PAG MUST be annotated with a Boolean CV term indicating whether the PAG has passed the threshold reported in the ProteinDetectionProtocol.</w:t>
            </w:r>
          </w:p>
        </w:tc>
      </w:tr>
      <w:tr w:rsidR="003D3720" w:rsidRPr="006518C9" w14:paraId="2171F649" w14:textId="77777777" w:rsidTr="00200237">
        <w:tc>
          <w:tcPr>
            <w:tcW w:w="1525" w:type="dxa"/>
            <w:shd w:val="clear" w:color="auto" w:fill="auto"/>
            <w:tcMar>
              <w:left w:w="107" w:type="dxa"/>
            </w:tcMar>
          </w:tcPr>
          <w:p w14:paraId="76CF309B" w14:textId="77777777" w:rsidR="003D3720" w:rsidRPr="006518C9" w:rsidRDefault="003D3720" w:rsidP="00200237">
            <w:pPr>
              <w:pStyle w:val="DefaultStyle"/>
              <w:spacing w:after="0" w:line="100" w:lineRule="atLeast"/>
              <w:rPr>
                <w:lang w:val="en-US"/>
              </w:rPr>
            </w:pPr>
            <w:r w:rsidRPr="006518C9">
              <w:rPr>
                <w:bCs/>
                <w:sz w:val="16"/>
                <w:szCs w:val="16"/>
                <w:lang w:val="en-US"/>
              </w:rPr>
              <w:lastRenderedPageBreak/>
              <w:t>ProteinDetection-Hypothesis</w:t>
            </w:r>
          </w:p>
        </w:tc>
        <w:tc>
          <w:tcPr>
            <w:tcW w:w="1559" w:type="dxa"/>
            <w:shd w:val="clear" w:color="auto" w:fill="auto"/>
          </w:tcPr>
          <w:p w14:paraId="0588A51F" w14:textId="77777777" w:rsidR="003D3720" w:rsidRPr="006518C9" w:rsidRDefault="003D3720" w:rsidP="00200237">
            <w:pPr>
              <w:pStyle w:val="DefaultStyle"/>
              <w:spacing w:after="0" w:line="100" w:lineRule="atLeast"/>
              <w:rPr>
                <w:lang w:val="en-US"/>
              </w:rPr>
            </w:pPr>
            <w:r w:rsidRPr="006518C9">
              <w:rPr>
                <w:sz w:val="16"/>
                <w:szCs w:val="16"/>
                <w:lang w:val="en-US"/>
              </w:rPr>
              <w:t>sequence same-set protein</w:t>
            </w:r>
          </w:p>
        </w:tc>
        <w:tc>
          <w:tcPr>
            <w:tcW w:w="1134" w:type="dxa"/>
            <w:shd w:val="clear" w:color="auto" w:fill="auto"/>
          </w:tcPr>
          <w:p w14:paraId="66333EA5"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56F73C79"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65D7C373"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matches to an identical set of peptide sequences.</w:t>
            </w:r>
          </w:p>
        </w:tc>
      </w:tr>
      <w:tr w:rsidR="003D3720" w:rsidRPr="006518C9" w14:paraId="4213AFB6" w14:textId="77777777" w:rsidTr="00200237">
        <w:tc>
          <w:tcPr>
            <w:tcW w:w="1525" w:type="dxa"/>
            <w:shd w:val="clear" w:color="auto" w:fill="auto"/>
            <w:tcMar>
              <w:left w:w="107" w:type="dxa"/>
            </w:tcMar>
          </w:tcPr>
          <w:p w14:paraId="2C020A64"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655556D2"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15F0B4D9" w14:textId="77777777" w:rsidR="003D3720" w:rsidRPr="006518C9" w:rsidRDefault="003D3720" w:rsidP="00C640ED">
            <w:pPr>
              <w:pStyle w:val="DefaultStyle"/>
              <w:spacing w:after="0" w:line="100" w:lineRule="atLeast"/>
              <w:rPr>
                <w:lang w:val="en-US"/>
              </w:rPr>
            </w:pPr>
          </w:p>
          <w:p w14:paraId="4E56944A"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A83C235"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5BBE5799"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30337B73"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2E26A876" w14:textId="77777777" w:rsidTr="00200237">
        <w:tc>
          <w:tcPr>
            <w:tcW w:w="1525" w:type="dxa"/>
            <w:shd w:val="clear" w:color="auto" w:fill="auto"/>
            <w:tcMar>
              <w:left w:w="107" w:type="dxa"/>
            </w:tcMar>
          </w:tcPr>
          <w:p w14:paraId="0848B728"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68A72B6E"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703A1A1D"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008ADBF"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67FE1861"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9FA3096"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4E72FBBA" w14:textId="77777777" w:rsidTr="00200237">
        <w:tc>
          <w:tcPr>
            <w:tcW w:w="1525" w:type="dxa"/>
            <w:shd w:val="clear" w:color="auto" w:fill="auto"/>
            <w:tcMar>
              <w:left w:w="107" w:type="dxa"/>
            </w:tcMar>
          </w:tcPr>
          <w:p w14:paraId="1C1972AA"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1750954A"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097BEDD6"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725FD5D3"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619AEA80"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F230B3E"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073D11A0" w14:textId="77777777" w:rsidTr="00200237">
        <w:tc>
          <w:tcPr>
            <w:tcW w:w="1525" w:type="dxa"/>
            <w:shd w:val="clear" w:color="auto" w:fill="auto"/>
            <w:tcMar>
              <w:left w:w="107" w:type="dxa"/>
            </w:tcMar>
          </w:tcPr>
          <w:p w14:paraId="2C2FDCDF"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433929BC"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0302D928"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1F518E6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6D1BC9A"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1DBE89F5" w14:textId="77777777" w:rsidTr="00200237">
        <w:tc>
          <w:tcPr>
            <w:tcW w:w="1525" w:type="dxa"/>
            <w:shd w:val="clear" w:color="auto" w:fill="auto"/>
            <w:tcMar>
              <w:left w:w="107" w:type="dxa"/>
            </w:tcMar>
          </w:tcPr>
          <w:p w14:paraId="4CD9EB02"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5F199B4B"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46777D7"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406D6D0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0FBFA4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40363704" w14:textId="77777777" w:rsidTr="00200237">
        <w:tc>
          <w:tcPr>
            <w:tcW w:w="1525" w:type="dxa"/>
            <w:shd w:val="clear" w:color="auto" w:fill="auto"/>
            <w:tcMar>
              <w:left w:w="107" w:type="dxa"/>
            </w:tcMar>
          </w:tcPr>
          <w:p w14:paraId="31BF4D01"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12F9E067"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7229C5F"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25D5B0E5"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1F00681"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7AE9581C" w14:textId="77777777" w:rsidR="00510B4F" w:rsidRPr="006518C9" w:rsidRDefault="00510B4F" w:rsidP="00510B4F">
      <w:pPr>
        <w:pStyle w:val="Caption"/>
        <w:jc w:val="both"/>
        <w:rPr>
          <w:b w:val="0"/>
          <w:lang w:val="en-US"/>
        </w:rPr>
      </w:pPr>
      <w:bookmarkStart w:id="41" w:name="_Ref329181175"/>
      <w:r w:rsidRPr="006518C9">
        <w:rPr>
          <w:lang w:val="en-US"/>
        </w:rPr>
        <w:t xml:space="preserve">Table </w:t>
      </w:r>
      <w:bookmarkEnd w:id="41"/>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64E62B32"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2538"/>
        <w:gridCol w:w="4921"/>
      </w:tblGrid>
      <w:tr w:rsidR="00510B4F" w:rsidRPr="006518C9" w14:paraId="66D12847" w14:textId="77777777" w:rsidTr="00200237">
        <w:tc>
          <w:tcPr>
            <w:tcW w:w="2518" w:type="dxa"/>
            <w:shd w:val="clear" w:color="auto" w:fill="4F81BD"/>
          </w:tcPr>
          <w:p w14:paraId="6D141546"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3680FECA"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0DBB55A4"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00042D06" w14:textId="77777777" w:rsidTr="00200237">
        <w:tc>
          <w:tcPr>
            <w:tcW w:w="2518" w:type="dxa"/>
            <w:tcBorders>
              <w:bottom w:val="single" w:sz="4" w:space="0" w:color="auto"/>
            </w:tcBorders>
            <w:shd w:val="clear" w:color="auto" w:fill="auto"/>
          </w:tcPr>
          <w:p w14:paraId="0103126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6DE4938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74FCE47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D635D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48DCA6B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53F48F0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681EC8A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1BE75E3A" w14:textId="77777777" w:rsidTr="00200237">
        <w:tc>
          <w:tcPr>
            <w:tcW w:w="2518" w:type="dxa"/>
            <w:tcBorders>
              <w:bottom w:val="double" w:sz="4" w:space="0" w:color="auto"/>
            </w:tcBorders>
            <w:shd w:val="clear" w:color="auto" w:fill="auto"/>
          </w:tcPr>
          <w:p w14:paraId="3B3FF2CE"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1F52A87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4114FC6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24A15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614F365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36E575D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70E81799" w14:textId="77777777" w:rsidTr="00200237">
        <w:tc>
          <w:tcPr>
            <w:tcW w:w="2518" w:type="dxa"/>
            <w:tcBorders>
              <w:top w:val="double" w:sz="4" w:space="0" w:color="auto"/>
              <w:bottom w:val="double" w:sz="4" w:space="0" w:color="auto"/>
            </w:tcBorders>
            <w:shd w:val="clear" w:color="auto" w:fill="auto"/>
          </w:tcPr>
          <w:p w14:paraId="1616A0B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7D20C83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6DAF206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727C0C6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1BF5A42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39A7AEC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255081A" w14:textId="77777777" w:rsidTr="00200237">
        <w:tc>
          <w:tcPr>
            <w:tcW w:w="2518" w:type="dxa"/>
            <w:tcBorders>
              <w:top w:val="double" w:sz="4" w:space="0" w:color="auto"/>
              <w:bottom w:val="single" w:sz="4" w:space="0" w:color="auto"/>
            </w:tcBorders>
            <w:shd w:val="clear" w:color="auto" w:fill="auto"/>
          </w:tcPr>
          <w:p w14:paraId="12DE4198"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7387252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22AA420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78B5061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53B7E65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510B875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594D48DA" w14:textId="77777777" w:rsidTr="00200237">
        <w:tc>
          <w:tcPr>
            <w:tcW w:w="2518" w:type="dxa"/>
            <w:tcBorders>
              <w:bottom w:val="double" w:sz="4" w:space="0" w:color="auto"/>
            </w:tcBorders>
            <w:shd w:val="clear" w:color="auto" w:fill="auto"/>
          </w:tcPr>
          <w:p w14:paraId="532496F3"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As above</w:t>
            </w:r>
          </w:p>
        </w:tc>
        <w:tc>
          <w:tcPr>
            <w:tcW w:w="2552" w:type="dxa"/>
            <w:tcBorders>
              <w:bottom w:val="double" w:sz="4" w:space="0" w:color="auto"/>
            </w:tcBorders>
            <w:shd w:val="clear" w:color="auto" w:fill="auto"/>
          </w:tcPr>
          <w:p w14:paraId="3DBFC96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019D9E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16C43B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137D9D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56AD81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49AECAB" w14:textId="77777777" w:rsidTr="00200237">
        <w:tc>
          <w:tcPr>
            <w:tcW w:w="2518" w:type="dxa"/>
            <w:tcBorders>
              <w:top w:val="double" w:sz="4" w:space="0" w:color="auto"/>
            </w:tcBorders>
            <w:shd w:val="clear" w:color="auto" w:fill="auto"/>
          </w:tcPr>
          <w:p w14:paraId="04F0B5E1"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217E34A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01B7DD0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5A79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0A33779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737FB04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58D75360" w14:textId="77777777" w:rsidTr="00200237">
        <w:tc>
          <w:tcPr>
            <w:tcW w:w="2518" w:type="dxa"/>
            <w:tcBorders>
              <w:bottom w:val="single" w:sz="4" w:space="0" w:color="auto"/>
            </w:tcBorders>
            <w:shd w:val="clear" w:color="auto" w:fill="auto"/>
          </w:tcPr>
          <w:p w14:paraId="46760A5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3977FB4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AF0CCA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12E8236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6EA2B5C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7324763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1D77481" w14:textId="77777777" w:rsidTr="00200237">
        <w:trPr>
          <w:trHeight w:val="62"/>
        </w:trPr>
        <w:tc>
          <w:tcPr>
            <w:tcW w:w="2518" w:type="dxa"/>
            <w:tcBorders>
              <w:bottom w:val="double" w:sz="4" w:space="0" w:color="auto"/>
            </w:tcBorders>
            <w:shd w:val="clear" w:color="auto" w:fill="auto"/>
          </w:tcPr>
          <w:p w14:paraId="57A6636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2540B5A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3E864AF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0F7E55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126FAA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F699DC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19D2C30"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5B51789" w14:textId="77777777" w:rsidR="00FD06C5" w:rsidRPr="006518C9" w:rsidRDefault="00FD06C5" w:rsidP="00466496">
      <w:pPr>
        <w:rPr>
          <w:lang w:val="en-US"/>
        </w:rPr>
      </w:pPr>
    </w:p>
    <w:p w14:paraId="6F54C466" w14:textId="77777777" w:rsidR="00974779" w:rsidRPr="006518C9" w:rsidRDefault="00974779" w:rsidP="00974779">
      <w:pPr>
        <w:pStyle w:val="Heading3"/>
      </w:pPr>
      <w:bookmarkStart w:id="42" w:name="_Ref381196471"/>
      <w:bookmarkStart w:id="43" w:name="_Toc476057182"/>
      <w:r w:rsidRPr="006518C9">
        <w:t xml:space="preserve">Support for </w:t>
      </w:r>
      <w:r w:rsidRPr="006518C9">
        <w:rPr>
          <w:i/>
        </w:rPr>
        <w:t xml:space="preserve">de novo </w:t>
      </w:r>
      <w:r w:rsidRPr="006518C9">
        <w:t>sequencing approaches</w:t>
      </w:r>
      <w:bookmarkEnd w:id="42"/>
      <w:bookmarkEnd w:id="43"/>
      <w:r w:rsidRPr="006518C9">
        <w:t xml:space="preserve"> </w:t>
      </w:r>
    </w:p>
    <w:p w14:paraId="21FF70E5" w14:textId="77777777"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&lt;PeptideEvidenceRef&gt;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14:paraId="5F9AD423" w14:textId="77777777" w:rsidR="00AD29F7" w:rsidRPr="006518C9" w:rsidRDefault="00AD29F7" w:rsidP="005E3444">
      <w:pPr>
        <w:jc w:val="both"/>
        <w:rPr>
          <w:lang w:val="en-US"/>
        </w:rPr>
      </w:pPr>
    </w:p>
    <w:p w14:paraId="51C91F7A" w14:textId="77777777" w:rsidR="00E45B11" w:rsidRPr="006518C9" w:rsidRDefault="00E45B11" w:rsidP="005E3444">
      <w:pPr>
        <w:jc w:val="both"/>
        <w:rPr>
          <w:lang w:val="en-US"/>
        </w:rPr>
      </w:pPr>
    </w:p>
    <w:p w14:paraId="2BC96037" w14:textId="77777777" w:rsidR="00AD29F7" w:rsidRPr="006518C9" w:rsidRDefault="00AD29F7" w:rsidP="005E3444">
      <w:pPr>
        <w:pStyle w:val="Heading3"/>
        <w:jc w:val="both"/>
      </w:pPr>
      <w:bookmarkStart w:id="44" w:name="_Ref450046411"/>
      <w:bookmarkStart w:id="45" w:name="_Toc476057183"/>
      <w:r w:rsidRPr="006518C9">
        <w:t>Spectral library searches</w:t>
      </w:r>
      <w:bookmarkEnd w:id="44"/>
      <w:bookmarkEnd w:id="45"/>
    </w:p>
    <w:p w14:paraId="677CF01A"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These spectral library searches are supported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14:paraId="3F13F248" w14:textId="77777777" w:rsidR="00D04B75" w:rsidRPr="006518C9" w:rsidRDefault="00D04B75" w:rsidP="005E3444">
      <w:pPr>
        <w:jc w:val="both"/>
        <w:rPr>
          <w:lang w:val="en-US"/>
        </w:rPr>
      </w:pPr>
    </w:p>
    <w:p w14:paraId="7B429004" w14:textId="77777777"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The mzIdentML 1.1. specifications stated that spectral library entries should be encoded within &lt;DBSequence&gt;, which does not well model the data produced. </w:t>
      </w:r>
    </w:p>
    <w:p w14:paraId="439BDDD1" w14:textId="77777777" w:rsidR="00FA2A88" w:rsidRPr="006518C9" w:rsidRDefault="00FA2A88" w:rsidP="00466496">
      <w:pPr>
        <w:rPr>
          <w:highlight w:val="yellow"/>
          <w:lang w:val="en-US"/>
        </w:rPr>
      </w:pPr>
    </w:p>
    <w:p w14:paraId="4D997836" w14:textId="77777777" w:rsidR="00D77D22" w:rsidRPr="006518C9" w:rsidRDefault="00D77D22" w:rsidP="00466496">
      <w:pPr>
        <w:rPr>
          <w:lang w:val="en-US"/>
        </w:rPr>
      </w:pPr>
    </w:p>
    <w:p w14:paraId="13A58EEE" w14:textId="77777777" w:rsidR="009075AB" w:rsidRPr="006518C9" w:rsidRDefault="00AD1C0F" w:rsidP="00466496">
      <w:pPr>
        <w:pStyle w:val="Heading3"/>
      </w:pPr>
      <w:bookmarkStart w:id="46" w:name="_Ref359851738"/>
      <w:bookmarkStart w:id="47" w:name="_Toc476057184"/>
      <w:r w:rsidRPr="006518C9">
        <w:t>Multiple database search engines</w:t>
      </w:r>
      <w:bookmarkEnd w:id="46"/>
      <w:bookmarkEnd w:id="47"/>
    </w:p>
    <w:p w14:paraId="5168F5BC"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Note that the RECOMMENDED encoding has changed since the version 1.1.0 specification as a result of community feedback.</w:t>
      </w:r>
      <w:r w:rsidR="00A03B72" w:rsidRPr="006518C9">
        <w:rPr>
          <w:lang w:val="en-US"/>
        </w:rPr>
        <w:t xml:space="preserve"> It has been decided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 xml:space="preserve">If exporters wish to maintain the original search engine results, these MAY be encoded using &lt;cvParam&gt; elements within </w:t>
      </w:r>
      <w:r w:rsidR="007E7DF3" w:rsidRPr="006518C9">
        <w:rPr>
          <w:lang w:val="en-US"/>
        </w:rPr>
        <w:lastRenderedPageBreak/>
        <w:t>&lt;SpectrumIdentificationItem&gt; containing additional scores, statistics and indicating the original rankings from the source search engine.</w:t>
      </w:r>
    </w:p>
    <w:p w14:paraId="42A80CC1" w14:textId="77777777" w:rsidR="007E7DF3" w:rsidRPr="006518C9" w:rsidRDefault="007E7DF3" w:rsidP="005E3444">
      <w:pPr>
        <w:jc w:val="both"/>
        <w:rPr>
          <w:lang w:val="en-US"/>
        </w:rPr>
      </w:pPr>
    </w:p>
    <w:p w14:paraId="43FE31B0" w14:textId="77777777" w:rsidR="005C70C5" w:rsidRPr="006518C9" w:rsidRDefault="007E7DF3" w:rsidP="005E3444">
      <w:pPr>
        <w:jc w:val="both"/>
        <w:rPr>
          <w:lang w:val="en-US"/>
        </w:rPr>
      </w:pPr>
      <w:r w:rsidRPr="006518C9">
        <w:rPr>
          <w:lang w:val="en-US"/>
        </w:rP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00637178">
        <w:rPr>
          <w:lang w:val="en-US"/>
        </w:rPr>
        <w:t xml:space="preserve"> The &lt;AnalysisSoftwareList&gt; SHOULD also record the software used to combine results.</w:t>
      </w:r>
      <w:r w:rsidRPr="006518C9">
        <w:rPr>
          <w:lang w:val="en-US"/>
        </w:rPr>
        <w:t xml:space="preserve"> It must also be highlighted that mzIdentML cannot be used to model the order in which the software was used (it does not support workflows).</w:t>
      </w:r>
    </w:p>
    <w:p w14:paraId="09C50428" w14:textId="77777777" w:rsidR="003276A1" w:rsidRPr="006518C9" w:rsidRDefault="003276A1" w:rsidP="005E3444">
      <w:pPr>
        <w:jc w:val="both"/>
        <w:rPr>
          <w:lang w:val="en-US"/>
        </w:rPr>
      </w:pPr>
    </w:p>
    <w:p w14:paraId="663D367D" w14:textId="77777777" w:rsidR="003276A1" w:rsidRPr="006518C9" w:rsidRDefault="003276A1" w:rsidP="005E3444">
      <w:pPr>
        <w:jc w:val="both"/>
        <w:rPr>
          <w:lang w:val="en-US"/>
        </w:rPr>
      </w:pPr>
      <w:r w:rsidRPr="006518C9">
        <w:rPr>
          <w:lang w:val="en-US"/>
        </w:rPr>
        <w:t>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55604FF2" w14:textId="77777777" w:rsidR="003276A1" w:rsidRPr="006518C9" w:rsidRDefault="003276A1" w:rsidP="00071A7F">
      <w:pPr>
        <w:rPr>
          <w:lang w:val="en-US"/>
        </w:rPr>
      </w:pPr>
    </w:p>
    <w:p w14:paraId="6AE7DE63" w14:textId="77777777" w:rsidR="00FC7751" w:rsidRPr="006518C9" w:rsidRDefault="00FC7751" w:rsidP="00FC7751">
      <w:pPr>
        <w:pStyle w:val="Heading3"/>
      </w:pPr>
      <w:bookmarkStart w:id="48" w:name="_Ref473024772"/>
      <w:bookmarkStart w:id="49" w:name="_Toc476057185"/>
      <w:bookmarkStart w:id="50" w:name="_Ref381192388"/>
      <w:bookmarkStart w:id="51" w:name="_Ref409017323"/>
      <w:r w:rsidRPr="006518C9">
        <w:t>Pre-fractionation of samples</w:t>
      </w:r>
      <w:r w:rsidR="009F4705" w:rsidRPr="006518C9">
        <w:t xml:space="preserve"> prior to </w:t>
      </w:r>
      <w:bookmarkStart w:id="52" w:name="_Ref359851724"/>
      <w:r w:rsidR="009F4705" w:rsidRPr="006518C9">
        <w:t>MS</w:t>
      </w:r>
      <w:bookmarkEnd w:id="52"/>
      <w:r w:rsidR="009F4705" w:rsidRPr="006518C9">
        <w:t xml:space="preserve"> and splitting of searches</w:t>
      </w:r>
      <w:bookmarkEnd w:id="48"/>
      <w:bookmarkEnd w:id="49"/>
      <w:r w:rsidRPr="006518C9">
        <w:t xml:space="preserve"> </w:t>
      </w:r>
      <w:bookmarkEnd w:id="50"/>
      <w:bookmarkEnd w:id="51"/>
    </w:p>
    <w:p w14:paraId="5C4B763F" w14:textId="77777777" w:rsidR="00FC7751" w:rsidRPr="006518C9" w:rsidRDefault="00FC7751" w:rsidP="00F07F9F">
      <w:pPr>
        <w:rPr>
          <w:lang w:val="en-US"/>
        </w:rPr>
      </w:pPr>
      <w:bookmarkStart w:id="53" w:name="_Toc359851822"/>
      <w:bookmarkStart w:id="54" w:name="_Toc359851823"/>
      <w:bookmarkEnd w:id="53"/>
      <w:bookmarkEnd w:id="54"/>
    </w:p>
    <w:p w14:paraId="56043982"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7B1F1C45" w14:textId="77777777" w:rsidR="00E55BDD" w:rsidRPr="006518C9" w:rsidRDefault="00E55BDD" w:rsidP="00F07F9F">
      <w:pPr>
        <w:rPr>
          <w:lang w:val="en-US"/>
        </w:rPr>
      </w:pPr>
    </w:p>
    <w:p w14:paraId="738C806B"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4936"/>
        <w:gridCol w:w="5016"/>
      </w:tblGrid>
      <w:tr w:rsidR="00D45707" w:rsidRPr="006518C9" w14:paraId="3D4E1614" w14:textId="77777777" w:rsidTr="00206C3D">
        <w:tc>
          <w:tcPr>
            <w:tcW w:w="5094" w:type="dxa"/>
            <w:tcBorders>
              <w:bottom w:val="single" w:sz="4" w:space="0" w:color="auto"/>
            </w:tcBorders>
            <w:shd w:val="clear" w:color="auto" w:fill="4F81BD"/>
          </w:tcPr>
          <w:p w14:paraId="702784BA"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371BB727"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79D61844"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7B1DEF8"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7DC3CAE6" w14:textId="77777777" w:rsidR="00D45707" w:rsidRPr="006518C9" w:rsidRDefault="00D45707" w:rsidP="00206C3D">
            <w:pPr>
              <w:rPr>
                <w:lang w:val="en-US"/>
              </w:rPr>
            </w:pPr>
            <w:r w:rsidRPr="006518C9">
              <w:rPr>
                <w:i/>
                <w:lang w:val="en-US"/>
              </w:rPr>
              <w:t xml:space="preserve">n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14:paraId="5B4BCEAB" w14:textId="77777777" w:rsidR="00596B1E" w:rsidRPr="006518C9" w:rsidRDefault="00596B1E" w:rsidP="00206C3D">
            <w:pPr>
              <w:rPr>
                <w:lang w:val="en-US"/>
              </w:rPr>
            </w:pPr>
          </w:p>
          <w:p w14:paraId="06444C5E" w14:textId="77777777" w:rsidR="00596B1E" w:rsidRPr="006518C9" w:rsidRDefault="00596B1E" w:rsidP="00206C3D">
            <w:pPr>
              <w:rPr>
                <w:lang w:val="en-US"/>
              </w:rPr>
            </w:pPr>
          </w:p>
          <w:p w14:paraId="05326840" w14:textId="77777777" w:rsidR="00596B1E" w:rsidRPr="006518C9" w:rsidRDefault="00596B1E" w:rsidP="00206C3D">
            <w:pPr>
              <w:rPr>
                <w:lang w:val="en-US"/>
              </w:rPr>
            </w:pPr>
          </w:p>
        </w:tc>
      </w:tr>
      <w:tr w:rsidR="00D45707" w:rsidRPr="006518C9" w14:paraId="40473A47"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256DF1AD" w14:textId="77777777" w:rsidR="00D45707" w:rsidRPr="006518C9" w:rsidRDefault="009D37D5" w:rsidP="009D37D5">
            <w:pPr>
              <w:rPr>
                <w:bCs/>
                <w:lang w:val="en-US"/>
              </w:rPr>
            </w:pPr>
            <w:r w:rsidRPr="006518C9">
              <w:rPr>
                <w:b/>
                <w:bCs/>
                <w:lang w:val="en-US"/>
              </w:rPr>
              <w:t>Scenario 2.</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05DD2ED3" w14:textId="77777777" w:rsidR="00D45707" w:rsidRPr="006518C9" w:rsidRDefault="0000336C" w:rsidP="00206C3D">
            <w:pPr>
              <w:rPr>
                <w:lang w:val="en-US"/>
              </w:rPr>
            </w:pPr>
            <w:r>
              <w:rPr>
                <w:lang w:val="en-US"/>
              </w:rPr>
              <w:t>One single mzIdentML file</w:t>
            </w:r>
            <w:r w:rsidR="00D45707" w:rsidRPr="006518C9">
              <w:rPr>
                <w:lang w:val="en-US"/>
              </w:rPr>
              <w:t xml:space="preserve"> SHOULD contain </w:t>
            </w:r>
            <w:r w:rsidR="00D45707" w:rsidRPr="006518C9">
              <w:rPr>
                <w:i/>
                <w:lang w:val="en-US"/>
              </w:rPr>
              <w:t xml:space="preserve">n </w:t>
            </w:r>
            <w:r w:rsidR="00D45707" w:rsidRPr="006518C9">
              <w:rPr>
                <w:lang w:val="en-US"/>
              </w:rPr>
              <w:t xml:space="preserve">&lt;SpectrumIdentificationList&gt;s, </w:t>
            </w:r>
            <w:r w:rsidR="00D45707" w:rsidRPr="006518C9">
              <w:rPr>
                <w:i/>
                <w:lang w:val="en-US"/>
              </w:rPr>
              <w:t xml:space="preserve">n </w:t>
            </w:r>
            <w:r w:rsidR="00D45707" w:rsidRPr="006518C9">
              <w:rPr>
                <w:lang w:val="en-US"/>
              </w:rPr>
              <w:t xml:space="preserve">&lt;SpectrumIdentificationProtocol&gt;s, </w:t>
            </w:r>
            <w:r w:rsidR="00D45707" w:rsidRPr="006518C9">
              <w:rPr>
                <w:i/>
                <w:lang w:val="en-US"/>
              </w:rPr>
              <w:t xml:space="preserve">n </w:t>
            </w:r>
            <w:r w:rsidR="00D45707" w:rsidRPr="006518C9">
              <w:rPr>
                <w:lang w:val="en-US"/>
              </w:rPr>
              <w:t>&lt;SpectrumIdentification&gt;s, 1 &lt;ProteinDetection&gt;, 1 &lt;ProteinDetectionList&gt;.</w:t>
            </w:r>
          </w:p>
          <w:p w14:paraId="115A183E" w14:textId="77777777" w:rsidR="00596B1E" w:rsidRPr="006518C9" w:rsidRDefault="00596B1E" w:rsidP="00206C3D">
            <w:pPr>
              <w:rPr>
                <w:lang w:val="en-US"/>
              </w:rPr>
            </w:pPr>
          </w:p>
          <w:p w14:paraId="4860AFDB" w14:textId="77777777"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40FDE871"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9387D8" w14:textId="77777777" w:rsidR="00D45707" w:rsidRPr="006518C9" w:rsidRDefault="009D37D5" w:rsidP="009146F3">
            <w:pPr>
              <w:rPr>
                <w:bCs/>
                <w:lang w:val="en-US"/>
              </w:rPr>
            </w:pPr>
            <w:r w:rsidRPr="006518C9">
              <w:rPr>
                <w:b/>
                <w:bCs/>
                <w:lang w:val="en-US"/>
              </w:rPr>
              <w:t>Scenario 3.</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1CF18F9"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1703B7B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67CB04AD" w14:textId="77777777" w:rsidR="00876C8C" w:rsidRPr="006518C9" w:rsidRDefault="00876C8C" w:rsidP="009146F3">
            <w:pPr>
              <w:rPr>
                <w:bCs/>
                <w:lang w:val="en-US"/>
              </w:rPr>
            </w:pPr>
            <w:r w:rsidRPr="006518C9">
              <w:rPr>
                <w:b/>
                <w:bCs/>
                <w:lang w:val="en-US"/>
              </w:rPr>
              <w:t>Scenario 4.</w:t>
            </w:r>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727F4194" w14:textId="77777777" w:rsidR="00876C8C" w:rsidRPr="006518C9" w:rsidRDefault="0000336C" w:rsidP="00AF1566">
            <w:pPr>
              <w:rPr>
                <w:i/>
                <w:lang w:val="en-US"/>
              </w:rPr>
            </w:pPr>
            <w:r>
              <w:rPr>
                <w:lang w:val="en-US"/>
              </w:rPr>
              <w:t>One single mzIdentML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&lt;SpectrumIdentificationList&gt;, 1</w:t>
            </w:r>
            <w:r w:rsidR="00DB6045" w:rsidRPr="006518C9">
              <w:rPr>
                <w:i/>
                <w:lang w:val="en-US"/>
              </w:rPr>
              <w:t xml:space="preserve"> </w:t>
            </w:r>
            <w:r w:rsidR="00DB6045" w:rsidRPr="006518C9">
              <w:rPr>
                <w:lang w:val="en-US"/>
              </w:rPr>
              <w:t xml:space="preserve">&lt;SpectrumIdentificationProtocol&gt;, 1 &lt;SpectrumIdentification&gt; referencing </w:t>
            </w:r>
            <w:r w:rsidR="00DB6045" w:rsidRPr="006518C9">
              <w:rPr>
                <w:i/>
                <w:lang w:val="en-US"/>
              </w:rPr>
              <w:t>n</w:t>
            </w:r>
            <w:r w:rsidR="00DB6045" w:rsidRPr="006518C9">
              <w:rPr>
                <w:lang w:val="en-US"/>
              </w:rPr>
              <w:t xml:space="preserve"> &lt;InputSpectra&gt; sub-elements, 1 &lt;ProteinDetection&gt;, 1 &lt;ProteinDetectionList&gt;.</w:t>
            </w:r>
          </w:p>
        </w:tc>
      </w:tr>
    </w:tbl>
    <w:p w14:paraId="04AB9F28"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A description of RECOMMENDED encodings in mzIdentML, where sample pre-fractionation has taken place.</w:t>
      </w:r>
    </w:p>
    <w:p w14:paraId="4705736F" w14:textId="77777777" w:rsidR="00550D67" w:rsidRDefault="00550D67" w:rsidP="00466496">
      <w:pPr>
        <w:rPr>
          <w:lang w:val="en-US"/>
        </w:rPr>
      </w:pPr>
    </w:p>
    <w:p w14:paraId="372A421D" w14:textId="77777777" w:rsidR="003814F2" w:rsidRPr="006518C9" w:rsidRDefault="003814F2" w:rsidP="00864C46">
      <w:pPr>
        <w:pStyle w:val="Heading3"/>
      </w:pPr>
      <w:bookmarkStart w:id="55" w:name="_Toc476057186"/>
      <w:r>
        <w:t>Encoding replicate samples</w:t>
      </w:r>
      <w:bookmarkEnd w:id="55"/>
    </w:p>
    <w:p w14:paraId="6B3735BD" w14:textId="77777777" w:rsidR="00873DE8" w:rsidRDefault="003814F2" w:rsidP="00466496">
      <w:pPr>
        <w:rPr>
          <w:lang w:val="en-US"/>
        </w:rPr>
      </w:pPr>
      <w:r>
        <w:rPr>
          <w:lang w:val="en-US"/>
        </w:rPr>
        <w:t xml:space="preserve">One mzIdentML file is intended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sidR="00005423">
        <w:rPr>
          <w:lang w:val="en-US"/>
        </w:rPr>
        <w:t>5.2.5</w:t>
      </w:r>
      <w:r>
        <w:rPr>
          <w:lang w:val="en-US"/>
        </w:rPr>
        <w:fldChar w:fldCharType="end"/>
      </w:r>
      <w:r>
        <w:rPr>
          <w:lang w:val="en-US"/>
        </w:rPr>
        <w:t>. For encoding replicate samples (biological or technical), separate mzIdentML files SHOULD be used. A naming convention using suffixes MAY be adopted but the specifications of such are beyond the scope of this document.</w:t>
      </w:r>
    </w:p>
    <w:p w14:paraId="40158062" w14:textId="77777777" w:rsidR="003814F2" w:rsidRDefault="003814F2" w:rsidP="00466496">
      <w:pPr>
        <w:rPr>
          <w:lang w:val="en-US"/>
        </w:rPr>
      </w:pPr>
    </w:p>
    <w:p w14:paraId="13EAF8A9" w14:textId="77777777" w:rsidR="003814F2" w:rsidRPr="006518C9" w:rsidRDefault="003814F2" w:rsidP="00466496">
      <w:pPr>
        <w:rPr>
          <w:lang w:val="en-US"/>
        </w:rPr>
      </w:pPr>
    </w:p>
    <w:p w14:paraId="385222B1" w14:textId="77777777" w:rsidR="00873DE8" w:rsidRPr="006518C9" w:rsidRDefault="00162660" w:rsidP="00071A7F">
      <w:pPr>
        <w:pStyle w:val="Heading3"/>
      </w:pPr>
      <w:bookmarkStart w:id="56" w:name="_Ref409017290"/>
      <w:bookmarkStart w:id="57" w:name="_Toc476057187"/>
      <w:r w:rsidRPr="006518C9">
        <w:t>Peptide-level scores and statistical measures</w:t>
      </w:r>
      <w:bookmarkEnd w:id="56"/>
      <w:bookmarkEnd w:id="57"/>
    </w:p>
    <w:p w14:paraId="4209BC17" w14:textId="77777777"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A818564" w14:textId="77777777"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14:paraId="25E7084C"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2B362394"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56FFA1AE"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27EA83E7" w14:textId="77777777" w:rsidR="00724362" w:rsidRPr="006518C9" w:rsidRDefault="00724362" w:rsidP="005E3444">
      <w:pPr>
        <w:ind w:left="720"/>
        <w:jc w:val="both"/>
        <w:rPr>
          <w:lang w:val="en-US"/>
        </w:rPr>
      </w:pPr>
    </w:p>
    <w:p w14:paraId="6AD2F9C6"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005423" w:rsidRPr="006518C9">
        <w:rPr>
          <w:lang w:val="en-US"/>
        </w:rPr>
        <w:t xml:space="preserve">Figure </w:t>
      </w:r>
      <w:r w:rsidR="00005423">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3AC51E5C" w14:textId="77777777" w:rsidR="005E3444" w:rsidRPr="006518C9" w:rsidRDefault="005E3444" w:rsidP="005E3444">
      <w:pPr>
        <w:jc w:val="both"/>
        <w:rPr>
          <w:lang w:val="en-US"/>
        </w:rPr>
      </w:pPr>
    </w:p>
    <w:p w14:paraId="372A8BF6" w14:textId="77777777"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through the use of appropriate CV terms. </w:t>
      </w:r>
    </w:p>
    <w:p w14:paraId="76481C5A" w14:textId="77777777" w:rsidR="008C43FE" w:rsidRPr="006518C9" w:rsidRDefault="008C43FE" w:rsidP="005E3444">
      <w:pPr>
        <w:jc w:val="both"/>
        <w:rPr>
          <w:lang w:val="en-US"/>
        </w:rPr>
      </w:pPr>
    </w:p>
    <w:p w14:paraId="4774AD8B" w14:textId="77777777"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62328948" w14:textId="77777777" w:rsidR="00E42E66" w:rsidRPr="006518C9" w:rsidRDefault="00E42E66" w:rsidP="005E3444">
      <w:pPr>
        <w:jc w:val="both"/>
        <w:rPr>
          <w:lang w:val="en-US"/>
        </w:rPr>
      </w:pPr>
    </w:p>
    <w:p w14:paraId="47C97C8D" w14:textId="77777777"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r w:rsidR="008A3963">
        <w:rPr>
          <w:lang w:val="en-US"/>
        </w:rPr>
        <w:t>F</w:t>
      </w:r>
      <w:r w:rsidR="008C43FE" w:rsidRPr="006518C9">
        <w:rPr>
          <w:lang w:val="en-US"/>
        </w:rPr>
        <w:t>.</w:t>
      </w:r>
    </w:p>
    <w:p w14:paraId="17BC0E8F" w14:textId="77777777" w:rsidR="006F4DC0" w:rsidRPr="006518C9" w:rsidRDefault="006F4DC0" w:rsidP="00071A7F">
      <w:pPr>
        <w:rPr>
          <w:lang w:val="en-US"/>
        </w:rPr>
      </w:pPr>
    </w:p>
    <w:p w14:paraId="2487358E" w14:textId="77777777" w:rsidR="001B2241" w:rsidRPr="006518C9" w:rsidRDefault="001B2241" w:rsidP="00071A7F">
      <w:pPr>
        <w:rPr>
          <w:lang w:val="en-US"/>
        </w:rPr>
      </w:pPr>
    </w:p>
    <w:p w14:paraId="721E4580" w14:textId="77777777" w:rsidR="004336D8" w:rsidRPr="006518C9" w:rsidRDefault="00AD4E91" w:rsidP="00071A7F">
      <w:pPr>
        <w:keepNext/>
        <w:rPr>
          <w:lang w:val="en-US"/>
        </w:rPr>
      </w:pPr>
      <w:r>
        <w:rPr>
          <w:noProof/>
          <w:lang w:val="en-US" w:eastAsia="en-US"/>
        </w:rPr>
        <w:lastRenderedPageBreak/>
        <w:drawing>
          <wp:inline distT="0" distB="0" distL="0" distR="0" wp14:anchorId="70CFB1CB" wp14:editId="6AE49BE0">
            <wp:extent cx="6313170" cy="8412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3170" cy="8412480"/>
                    </a:xfrm>
                    <a:prstGeom prst="rect">
                      <a:avLst/>
                    </a:prstGeom>
                    <a:noFill/>
                    <a:ln>
                      <a:noFill/>
                    </a:ln>
                  </pic:spPr>
                </pic:pic>
              </a:graphicData>
            </a:graphic>
          </wp:inline>
        </w:drawing>
      </w:r>
    </w:p>
    <w:p w14:paraId="0E5D3331" w14:textId="77777777" w:rsidR="001B2241" w:rsidRPr="006518C9" w:rsidRDefault="004336D8" w:rsidP="00071A7F">
      <w:pPr>
        <w:pStyle w:val="Caption"/>
        <w:rPr>
          <w:lang w:val="en-US"/>
        </w:rPr>
      </w:pPr>
      <w:bookmarkStart w:id="58"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1</w:t>
      </w:r>
      <w:r w:rsidR="00251338" w:rsidRPr="006518C9">
        <w:rPr>
          <w:noProof/>
          <w:lang w:val="en-US"/>
        </w:rPr>
        <w:fldChar w:fldCharType="end"/>
      </w:r>
      <w:bookmarkEnd w:id="58"/>
      <w:r w:rsidR="00CE6DC1" w:rsidRPr="006518C9">
        <w:rPr>
          <w:lang w:val="en-US"/>
        </w:rPr>
        <w:t>.</w:t>
      </w:r>
      <w:r w:rsidRPr="006518C9">
        <w:rPr>
          <w:lang w:val="en-US"/>
        </w:rPr>
        <w:t xml:space="preserve"> </w:t>
      </w:r>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
    <w:p w14:paraId="2881A3A9" w14:textId="77777777" w:rsidR="006F4DC0" w:rsidRPr="006518C9" w:rsidRDefault="006F4DC0" w:rsidP="00071A7F">
      <w:pPr>
        <w:rPr>
          <w:lang w:val="en-US"/>
        </w:rPr>
      </w:pPr>
    </w:p>
    <w:p w14:paraId="10706177" w14:textId="77777777" w:rsidR="00873DE8" w:rsidRPr="006518C9" w:rsidRDefault="00873DE8" w:rsidP="00466496">
      <w:pPr>
        <w:rPr>
          <w:lang w:val="en-US"/>
        </w:rPr>
      </w:pPr>
    </w:p>
    <w:p w14:paraId="4257C841" w14:textId="77777777" w:rsidR="0001161E" w:rsidRPr="006518C9" w:rsidRDefault="0001161E" w:rsidP="00071A7F">
      <w:pPr>
        <w:pStyle w:val="Heading3"/>
      </w:pPr>
      <w:bookmarkStart w:id="59" w:name="_Ref409017297"/>
      <w:bookmarkStart w:id="60" w:name="_Ref449348756"/>
      <w:bookmarkStart w:id="61" w:name="_Toc476057188"/>
      <w:r w:rsidRPr="006518C9">
        <w:t>Encoding modification localisation scores</w:t>
      </w:r>
      <w:bookmarkEnd w:id="59"/>
      <w:bookmarkEnd w:id="60"/>
      <w:bookmarkEnd w:id="61"/>
    </w:p>
    <w:p w14:paraId="3CAA3E07" w14:textId="77777777" w:rsidR="00C81DB9" w:rsidRPr="006518C9" w:rsidRDefault="00C81DB9" w:rsidP="00071A7F">
      <w:pPr>
        <w:pStyle w:val="nobreak"/>
        <w:rPr>
          <w:lang w:val="en-US" w:eastAsia="en-US"/>
        </w:rPr>
      </w:pPr>
    </w:p>
    <w:p w14:paraId="6A1A7944" w14:textId="77777777"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4AB2708" w14:textId="77777777" w:rsidR="00C81DB9" w:rsidRPr="006518C9" w:rsidRDefault="00C81DB9" w:rsidP="00322152">
      <w:pPr>
        <w:jc w:val="both"/>
        <w:rPr>
          <w:lang w:val="en-US" w:eastAsia="en-US"/>
        </w:rPr>
      </w:pPr>
    </w:p>
    <w:p w14:paraId="05052504"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 xml:space="preserve">(Figure 2). </w:t>
      </w:r>
    </w:p>
    <w:p w14:paraId="3169CC64" w14:textId="77777777" w:rsidR="00E42E66" w:rsidRPr="006518C9" w:rsidRDefault="00E42E66" w:rsidP="00322152">
      <w:pPr>
        <w:pStyle w:val="nobreak"/>
        <w:jc w:val="both"/>
        <w:rPr>
          <w:lang w:val="en-US"/>
        </w:rPr>
      </w:pPr>
    </w:p>
    <w:p w14:paraId="42D2EC2C" w14:textId="77777777"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(MS:1002491),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mzIdentML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14:paraId="30BB37A4" w14:textId="77777777" w:rsidR="00E42E66" w:rsidRPr="006518C9" w:rsidRDefault="00E42E66" w:rsidP="00322152">
      <w:pPr>
        <w:pStyle w:val="nobreak"/>
        <w:jc w:val="both"/>
        <w:rPr>
          <w:lang w:val="en-US"/>
        </w:rPr>
      </w:pPr>
    </w:p>
    <w:p w14:paraId="19525863" w14:textId="77777777"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07157E39" w14:textId="77777777" w:rsidR="00E42E66" w:rsidRPr="006518C9" w:rsidRDefault="00E42E66" w:rsidP="00322152">
      <w:pPr>
        <w:jc w:val="both"/>
        <w:rPr>
          <w:lang w:val="en-US"/>
        </w:rPr>
      </w:pPr>
    </w:p>
    <w:p w14:paraId="5E980348"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 xml:space="preserve">&lt;cvParam accession="MS:1002380"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14:paraId="08C2D24D" w14:textId="77777777" w:rsidR="00AD3527" w:rsidRPr="006518C9" w:rsidRDefault="00AD3527" w:rsidP="00322152">
      <w:pPr>
        <w:jc w:val="both"/>
        <w:rPr>
          <w:rFonts w:ascii="Courier" w:hAnsi="Courier"/>
          <w:bCs/>
          <w:sz w:val="16"/>
          <w:szCs w:val="16"/>
          <w:lang w:val="en-US"/>
        </w:rPr>
      </w:pPr>
    </w:p>
    <w:p w14:paraId="350A9217"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71934615" w14:textId="77777777" w:rsidR="00ED6818" w:rsidRPr="006518C9" w:rsidRDefault="00AD4E91" w:rsidP="00ED6818">
      <w:pPr>
        <w:pStyle w:val="nobreak"/>
        <w:rPr>
          <w:lang w:val="en-US"/>
        </w:rPr>
      </w:pPr>
      <w:r>
        <w:rPr>
          <w:noProof/>
          <w:lang w:val="en-US" w:eastAsia="en-US"/>
        </w:rPr>
        <w:lastRenderedPageBreak/>
        <w:drawing>
          <wp:inline distT="0" distB="0" distL="0" distR="0" wp14:anchorId="5F3CC633" wp14:editId="398C8D09">
            <wp:extent cx="4476750" cy="858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750" cy="8587740"/>
                    </a:xfrm>
                    <a:prstGeom prst="rect">
                      <a:avLst/>
                    </a:prstGeom>
                    <a:noFill/>
                    <a:ln>
                      <a:noFill/>
                    </a:ln>
                  </pic:spPr>
                </pic:pic>
              </a:graphicData>
            </a:graphic>
          </wp:inline>
        </w:drawing>
      </w:r>
    </w:p>
    <w:p w14:paraId="39F489A4"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755135B6" w14:textId="77777777" w:rsidR="0001161E" w:rsidRPr="006518C9" w:rsidRDefault="0001161E" w:rsidP="00466496">
      <w:pPr>
        <w:rPr>
          <w:lang w:val="en-US"/>
        </w:rPr>
      </w:pPr>
    </w:p>
    <w:p w14:paraId="47867EDA" w14:textId="77777777" w:rsidR="00A84328" w:rsidRPr="006518C9" w:rsidRDefault="007A0315" w:rsidP="00071A7F">
      <w:pPr>
        <w:pStyle w:val="Heading3"/>
      </w:pPr>
      <w:bookmarkStart w:id="62" w:name="_Ref409017331"/>
      <w:bookmarkStart w:id="63" w:name="_Toc476057189"/>
      <w:r w:rsidRPr="006518C9">
        <w:t>Encoding results of cross</w:t>
      </w:r>
      <w:r w:rsidR="0025798A" w:rsidRPr="006518C9">
        <w:t>-</w:t>
      </w:r>
      <w:r w:rsidRPr="006518C9">
        <w:t>linking searches</w:t>
      </w:r>
      <w:bookmarkEnd w:id="62"/>
      <w:bookmarkEnd w:id="63"/>
    </w:p>
    <w:p w14:paraId="0DBD553A" w14:textId="77777777" w:rsidR="00DD507B" w:rsidRPr="006518C9" w:rsidRDefault="009813A2" w:rsidP="00DA66B3">
      <w:pPr>
        <w:pStyle w:val="nobreak"/>
        <w:jc w:val="both"/>
        <w:rPr>
          <w:lang w:val="en-US"/>
        </w:rPr>
      </w:pPr>
      <w:r w:rsidRPr="006518C9">
        <w:rPr>
          <w:lang w:val="en-US" w:eastAsia="en-US"/>
        </w:rPr>
        <w:t xml:space="preserve">A new mechanism has been added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linked peptides. This presents a new challenge for mzIdentML,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005423" w:rsidRPr="006518C9">
        <w:rPr>
          <w:lang w:val="en-US"/>
        </w:rPr>
        <w:t xml:space="preserve">Figure </w:t>
      </w:r>
      <w:r w:rsidR="00005423">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337B585B" w14:textId="77777777" w:rsidR="00DD507B" w:rsidRPr="006518C9" w:rsidRDefault="00DD507B" w:rsidP="00071A7F">
      <w:pPr>
        <w:pStyle w:val="nobreak"/>
        <w:rPr>
          <w:lang w:val="en-US"/>
        </w:rPr>
      </w:pPr>
    </w:p>
    <w:p w14:paraId="1DF95D13" w14:textId="77777777" w:rsidR="0003720A" w:rsidRPr="006518C9" w:rsidRDefault="0003720A" w:rsidP="00071A7F">
      <w:pPr>
        <w:pStyle w:val="nobreak"/>
        <w:rPr>
          <w:b/>
          <w:i/>
          <w:lang w:val="en-US"/>
        </w:rPr>
      </w:pPr>
      <w:r w:rsidRPr="006518C9">
        <w:rPr>
          <w:b/>
          <w:i/>
          <w:lang w:val="en-US"/>
        </w:rPr>
        <w:t>Encoding a cross-linked peptide pair identification</w:t>
      </w:r>
    </w:p>
    <w:p w14:paraId="0274565B" w14:textId="77777777"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r w:rsidR="00DD5C31" w:rsidRPr="006518C9">
        <w:rPr>
          <w:i/>
          <w:lang w:val="en-US"/>
        </w:rPr>
        <w:t>monoisotopicMassDelta</w:t>
      </w:r>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w:t>
      </w:r>
      <w:r w:rsidR="00F71519">
        <w:rPr>
          <w:lang w:val="en-US"/>
        </w:rPr>
        <w:t>, followed by alphabetical order for equal length peptides</w:t>
      </w:r>
      <w:r w:rsidR="0003720A" w:rsidRPr="006518C9">
        <w:rPr>
          <w:lang w:val="en-US"/>
        </w:rPr>
        <w:t>.</w:t>
      </w:r>
    </w:p>
    <w:p w14:paraId="44219A3B" w14:textId="77777777" w:rsidR="004E1EA7" w:rsidRPr="006518C9" w:rsidRDefault="004E1EA7" w:rsidP="00071A7F">
      <w:pPr>
        <w:pStyle w:val="nobreak"/>
        <w:rPr>
          <w:lang w:val="en-US"/>
        </w:rPr>
      </w:pPr>
    </w:p>
    <w:p w14:paraId="5826939D" w14:textId="77777777"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&lt;SpectrumIdentificationItem&gt; MUST also share the same value for the rank attribute. </w:t>
      </w:r>
    </w:p>
    <w:p w14:paraId="5AF9D822" w14:textId="77777777" w:rsidR="00AE6598" w:rsidRPr="006518C9" w:rsidRDefault="00AE6598" w:rsidP="00071A7F">
      <w:pPr>
        <w:pStyle w:val="nobreak"/>
        <w:rPr>
          <w:lang w:val="en-US"/>
        </w:rPr>
      </w:pPr>
    </w:p>
    <w:p w14:paraId="3DE571FC" w14:textId="77777777"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26529E06" w14:textId="77777777" w:rsidR="00302E1A" w:rsidRPr="006518C9" w:rsidRDefault="00302E1A" w:rsidP="00B151A4">
      <w:pPr>
        <w:jc w:val="both"/>
        <w:rPr>
          <w:lang w:val="en-US" w:eastAsia="en-US"/>
        </w:rPr>
      </w:pPr>
    </w:p>
    <w:p w14:paraId="4A851EFA"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14:paraId="70022BA4" w14:textId="77777777" w:rsidR="0079619C" w:rsidRPr="006518C9" w:rsidRDefault="0079619C" w:rsidP="00B151A4">
      <w:pPr>
        <w:jc w:val="both"/>
        <w:rPr>
          <w:lang w:val="en-US" w:eastAsia="en-US"/>
        </w:rPr>
      </w:pPr>
    </w:p>
    <w:p w14:paraId="1E513614" w14:textId="77777777" w:rsidR="00302E1A" w:rsidRPr="006518C9" w:rsidRDefault="00302E1A" w:rsidP="00B151A4">
      <w:pPr>
        <w:jc w:val="both"/>
        <w:rPr>
          <w:lang w:val="en-US" w:eastAsia="en-US"/>
        </w:rPr>
      </w:pPr>
    </w:p>
    <w:p w14:paraId="2C946EB7"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556826F7"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17ABAC52" w14:textId="77777777" w:rsidR="001B3FEE" w:rsidRPr="006518C9" w:rsidRDefault="001B3FEE" w:rsidP="001B3FEE">
      <w:pPr>
        <w:jc w:val="both"/>
        <w:rPr>
          <w:lang w:val="en-US"/>
        </w:rPr>
      </w:pPr>
    </w:p>
    <w:p w14:paraId="2FFE906B"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14:paraId="53F72F6A" w14:textId="77777777" w:rsidR="001B3FEE" w:rsidRPr="006518C9" w:rsidRDefault="001B3FEE" w:rsidP="001B3FEE">
      <w:pPr>
        <w:jc w:val="both"/>
        <w:rPr>
          <w:lang w:val="en-US"/>
        </w:rPr>
      </w:pPr>
    </w:p>
    <w:p w14:paraId="4CE2C77B" w14:textId="77777777" w:rsidR="001B3FEE" w:rsidRPr="006518C9" w:rsidRDefault="001B3FEE" w:rsidP="001B3FEE">
      <w:pPr>
        <w:jc w:val="both"/>
        <w:rPr>
          <w:lang w:val="en-US"/>
        </w:rPr>
      </w:pPr>
    </w:p>
    <w:p w14:paraId="330B8896" w14:textId="77777777" w:rsidR="008A6B4B" w:rsidRPr="006518C9" w:rsidRDefault="008A6B4B" w:rsidP="008A6B4B">
      <w:pPr>
        <w:rPr>
          <w:lang w:val="en-US"/>
        </w:rPr>
      </w:pPr>
    </w:p>
    <w:p w14:paraId="5C83A03B" w14:textId="77777777" w:rsidR="00D70137" w:rsidRPr="006518C9" w:rsidRDefault="00D70137" w:rsidP="00D70137">
      <w:pPr>
        <w:rPr>
          <w:b/>
          <w:i/>
          <w:lang w:val="en-US" w:eastAsia="en-US"/>
        </w:rPr>
      </w:pPr>
    </w:p>
    <w:p w14:paraId="40A6EB0C" w14:textId="77777777" w:rsidR="004C0029" w:rsidRPr="006518C9" w:rsidRDefault="00AD4E91" w:rsidP="00071A7F">
      <w:pPr>
        <w:keepNext/>
        <w:rPr>
          <w:lang w:val="en-US"/>
        </w:rPr>
      </w:pPr>
      <w:r>
        <w:rPr>
          <w:noProof/>
          <w:lang w:val="en-US" w:eastAsia="en-US"/>
        </w:rPr>
        <w:lastRenderedPageBreak/>
        <w:drawing>
          <wp:inline distT="0" distB="0" distL="0" distR="0" wp14:anchorId="600B6B6F" wp14:editId="31256102">
            <wp:extent cx="6217920" cy="860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7920" cy="8602980"/>
                    </a:xfrm>
                    <a:prstGeom prst="rect">
                      <a:avLst/>
                    </a:prstGeom>
                    <a:noFill/>
                    <a:ln>
                      <a:noFill/>
                    </a:ln>
                  </pic:spPr>
                </pic:pic>
              </a:graphicData>
            </a:graphic>
          </wp:inline>
        </w:drawing>
      </w:r>
    </w:p>
    <w:p w14:paraId="5E940F9D" w14:textId="77777777" w:rsidR="00A84328" w:rsidRPr="006518C9" w:rsidRDefault="004C0029" w:rsidP="00B151A4">
      <w:pPr>
        <w:pStyle w:val="Caption"/>
        <w:jc w:val="both"/>
        <w:rPr>
          <w:b w:val="0"/>
          <w:lang w:val="en-US"/>
        </w:rPr>
      </w:pPr>
      <w:bookmarkStart w:id="64"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3</w:t>
      </w:r>
      <w:r w:rsidR="00251338" w:rsidRPr="006518C9">
        <w:rPr>
          <w:noProof/>
          <w:lang w:val="en-US"/>
        </w:rPr>
        <w:fldChar w:fldCharType="end"/>
      </w:r>
      <w:bookmarkEnd w:id="64"/>
      <w:r w:rsidR="00CE6DC1" w:rsidRPr="006518C9">
        <w:rPr>
          <w:lang w:val="en-US"/>
        </w:rPr>
        <w:t>.</w:t>
      </w:r>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27D538" w14:textId="77777777" w:rsidR="004C0029" w:rsidRPr="006518C9" w:rsidRDefault="004C0029" w:rsidP="00466496">
      <w:pPr>
        <w:rPr>
          <w:lang w:val="en-US"/>
        </w:rPr>
      </w:pPr>
    </w:p>
    <w:p w14:paraId="202BC7B9" w14:textId="77777777" w:rsidR="007C6533" w:rsidRPr="006518C9" w:rsidRDefault="007C6533" w:rsidP="007C6533">
      <w:pPr>
        <w:rPr>
          <w:b/>
          <w:i/>
          <w:lang w:val="en-US"/>
        </w:rPr>
      </w:pPr>
      <w:r w:rsidRPr="006518C9">
        <w:rPr>
          <w:b/>
          <w:i/>
          <w:lang w:val="en-US"/>
        </w:rPr>
        <w:t>Encoding evidence associated with cross-linked position</w:t>
      </w:r>
    </w:p>
    <w:p w14:paraId="4A99B9C8" w14:textId="77777777"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5.2.8</w:t>
      </w:r>
      <w:r w:rsidR="00850ED8" w:rsidRPr="006518C9">
        <w:rPr>
          <w:lang w:val="en-US"/>
        </w:rPr>
        <w:fldChar w:fldCharType="end"/>
      </w:r>
      <w:r w:rsidR="00850ED8" w:rsidRPr="006518C9">
        <w:rPr>
          <w:lang w:val="en-US"/>
        </w:rPr>
        <w:t>)</w:t>
      </w:r>
      <w:r w:rsidRPr="006518C9">
        <w:rPr>
          <w:lang w:val="en-US"/>
        </w:rPr>
        <w:t xml:space="preserve">. </w:t>
      </w:r>
    </w:p>
    <w:p w14:paraId="067902A1" w14:textId="77777777" w:rsidR="001E31F2" w:rsidRPr="006518C9" w:rsidRDefault="001E31F2" w:rsidP="001B3FEE">
      <w:pPr>
        <w:jc w:val="both"/>
        <w:rPr>
          <w:lang w:val="en-US"/>
        </w:rPr>
      </w:pPr>
    </w:p>
    <w:p w14:paraId="6B668D36" w14:textId="77777777" w:rsidR="001E31F2" w:rsidRPr="006518C9" w:rsidRDefault="001E31F2" w:rsidP="001B3FEE">
      <w:pPr>
        <w:jc w:val="both"/>
        <w:rPr>
          <w:b/>
          <w:i/>
          <w:lang w:val="en-US"/>
        </w:rPr>
      </w:pPr>
      <w:r w:rsidRPr="006518C9">
        <w:rPr>
          <w:b/>
          <w:i/>
          <w:lang w:val="en-US"/>
        </w:rPr>
        <w:t>Encoding peptide-level rescoring of cross-linking data</w:t>
      </w:r>
    </w:p>
    <w:p w14:paraId="58444FB2"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005423">
        <w:rPr>
          <w:lang w:val="en-US"/>
        </w:rPr>
        <w:t>5.2.7</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4FB23BE6" w14:textId="77777777" w:rsidR="001E31F2" w:rsidRPr="006518C9" w:rsidRDefault="001E31F2" w:rsidP="001B3FEE">
      <w:pPr>
        <w:jc w:val="both"/>
        <w:rPr>
          <w:lang w:val="en-US"/>
        </w:rPr>
      </w:pPr>
    </w:p>
    <w:p w14:paraId="03B0D767" w14:textId="77777777" w:rsidR="001E31F2" w:rsidRPr="006518C9" w:rsidRDefault="001E31F2" w:rsidP="001B3FEE">
      <w:pPr>
        <w:jc w:val="both"/>
        <w:rPr>
          <w:b/>
          <w:i/>
          <w:lang w:val="en-US"/>
        </w:rPr>
      </w:pPr>
      <w:r w:rsidRPr="006518C9">
        <w:rPr>
          <w:b/>
          <w:i/>
          <w:lang w:val="en-US"/>
        </w:rPr>
        <w:t>Encoding protein-level interaction evidence</w:t>
      </w:r>
    </w:p>
    <w:p w14:paraId="32442CA9"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005423" w:rsidRPr="006518C9">
        <w:rPr>
          <w:lang w:val="en-US"/>
        </w:rPr>
        <w:t xml:space="preserve">Figure </w:t>
      </w:r>
      <w:r w:rsidR="00005423">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005423" w:rsidRPr="006518C9">
        <w:rPr>
          <w:lang w:val="en-US"/>
        </w:rPr>
        <w:t xml:space="preserve">Figure </w:t>
      </w:r>
      <w:r w:rsidR="00005423">
        <w:rPr>
          <w:noProof/>
          <w:lang w:val="en-US"/>
        </w:rPr>
        <w:t>4</w:t>
      </w:r>
      <w:r w:rsidR="00F55126" w:rsidRPr="006518C9">
        <w:rPr>
          <w:lang w:val="en-US"/>
        </w:rPr>
        <w:fldChar w:fldCharType="end"/>
      </w:r>
      <w:r w:rsidR="00F55126" w:rsidRPr="006518C9">
        <w:rPr>
          <w:lang w:val="en-US"/>
        </w:rPr>
        <w:t xml:space="preserve">. </w:t>
      </w:r>
    </w:p>
    <w:p w14:paraId="7C72299B" w14:textId="77777777" w:rsidR="00C765EB" w:rsidRPr="006518C9" w:rsidRDefault="00C765EB" w:rsidP="001B3FEE">
      <w:pPr>
        <w:jc w:val="both"/>
        <w:rPr>
          <w:lang w:val="en-US"/>
        </w:rPr>
      </w:pPr>
    </w:p>
    <w:p w14:paraId="42B313D2"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B0C4A82" w14:textId="77777777" w:rsidR="00C62AFB" w:rsidRPr="006518C9" w:rsidRDefault="00C62AFB" w:rsidP="001B3FEE">
      <w:pPr>
        <w:jc w:val="both"/>
        <w:rPr>
          <w:lang w:val="en-US"/>
        </w:rPr>
      </w:pPr>
    </w:p>
    <w:p w14:paraId="51935AA8"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005423">
        <w:rPr>
          <w:lang w:val="en-US"/>
        </w:rPr>
        <w:t>4</w:t>
      </w:r>
      <w:r w:rsidR="00B151A4" w:rsidRPr="006518C9">
        <w:rPr>
          <w:lang w:val="en-US"/>
        </w:rPr>
        <w:fldChar w:fldCharType="end"/>
      </w:r>
      <w:r w:rsidR="00B151A4" w:rsidRPr="006518C9">
        <w:rPr>
          <w:lang w:val="en-US"/>
        </w:rPr>
        <w:t>)</w:t>
      </w:r>
      <w:r w:rsidRPr="006518C9">
        <w:rPr>
          <w:lang w:val="en-US"/>
        </w:rPr>
        <w:t>.</w:t>
      </w:r>
    </w:p>
    <w:p w14:paraId="1D09BB92" w14:textId="77777777" w:rsidR="004C4F18" w:rsidRPr="006518C9" w:rsidRDefault="004C4F18" w:rsidP="001B3FEE">
      <w:pPr>
        <w:jc w:val="both"/>
        <w:rPr>
          <w:lang w:val="en-US"/>
        </w:rPr>
      </w:pPr>
    </w:p>
    <w:p w14:paraId="196D9008" w14:textId="77777777" w:rsidR="00F83452" w:rsidRPr="006518C9" w:rsidRDefault="004C4F18" w:rsidP="001B3FEE">
      <w:pPr>
        <w:jc w:val="both"/>
        <w:rPr>
          <w:b/>
          <w:lang w:val="en-US"/>
        </w:rPr>
      </w:pPr>
      <w:r w:rsidRPr="006518C9">
        <w:rPr>
          <w:b/>
          <w:lang w:val="en-US"/>
        </w:rPr>
        <w:t>Encoding modifications searched</w:t>
      </w:r>
    </w:p>
    <w:p w14:paraId="1B3B3B08" w14:textId="77777777"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were searched for. </w:t>
      </w:r>
      <w:r w:rsidR="00771C60" w:rsidRPr="006518C9">
        <w:rPr>
          <w:lang w:val="en-US"/>
        </w:rPr>
        <w:t xml:space="preserve">When encoding cross-linking modifications, </w:t>
      </w:r>
      <w:r w:rsidR="000317BC" w:rsidRPr="006518C9">
        <w:rPr>
          <w:lang w:val="en-US"/>
        </w:rPr>
        <w:t xml:space="preserve">it is expected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terms, is interpreted as a local unique identifier for the pair.</w:t>
      </w:r>
    </w:p>
    <w:p w14:paraId="4A545741" w14:textId="77777777" w:rsidR="00F83452" w:rsidRPr="006518C9" w:rsidRDefault="00F83452" w:rsidP="001B3FEE">
      <w:pPr>
        <w:jc w:val="both"/>
        <w:rPr>
          <w:b/>
          <w:lang w:val="en-US"/>
        </w:rPr>
      </w:pPr>
    </w:p>
    <w:p w14:paraId="20A43F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14:paraId="58134816"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76C14B9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accession="MS:1002509" name="cross-link donor" value="0"/&gt;</w:t>
      </w:r>
    </w:p>
    <w:p w14:paraId="707D79EE"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18BB816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14:paraId="6C5FC2C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0BF2F6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accession="MS:1002510" name="cross-link acceptor" value="0"/&gt;</w:t>
      </w:r>
    </w:p>
    <w:p w14:paraId="318A020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167D3D5C"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5DA7B256" w14:textId="77777777" w:rsidR="004C4F18" w:rsidRPr="006518C9" w:rsidRDefault="004C4F18" w:rsidP="001B3FEE">
      <w:pPr>
        <w:jc w:val="both"/>
        <w:rPr>
          <w:b/>
          <w:lang w:val="en-US"/>
        </w:rPr>
      </w:pPr>
    </w:p>
    <w:p w14:paraId="057164C3" w14:textId="77777777" w:rsidR="004B7D23" w:rsidRPr="006518C9" w:rsidRDefault="004B7D23" w:rsidP="00805C85">
      <w:pPr>
        <w:ind w:left="1440"/>
        <w:rPr>
          <w:lang w:val="en-US"/>
        </w:rPr>
      </w:pPr>
    </w:p>
    <w:p w14:paraId="6A33464F" w14:textId="77777777" w:rsidR="00EB0E86" w:rsidRPr="006518C9" w:rsidRDefault="00EB0E86" w:rsidP="00805C85">
      <w:pPr>
        <w:ind w:left="1440"/>
        <w:rPr>
          <w:lang w:val="en-US"/>
        </w:rPr>
      </w:pPr>
    </w:p>
    <w:p w14:paraId="4C1D2AC0" w14:textId="77777777" w:rsidR="002E7437" w:rsidRPr="006518C9" w:rsidRDefault="00AD4E91" w:rsidP="002E7437">
      <w:pPr>
        <w:keepNext/>
        <w:rPr>
          <w:lang w:val="en-US"/>
        </w:rPr>
      </w:pPr>
      <w:r>
        <w:rPr>
          <w:noProof/>
          <w:lang w:val="en-US" w:eastAsia="en-US"/>
        </w:rPr>
        <w:lastRenderedPageBreak/>
        <w:drawing>
          <wp:inline distT="0" distB="0" distL="0" distR="0" wp14:anchorId="020761D9" wp14:editId="70416652">
            <wp:extent cx="6305550" cy="859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5550" cy="8595360"/>
                    </a:xfrm>
                    <a:prstGeom prst="rect">
                      <a:avLst/>
                    </a:prstGeom>
                    <a:noFill/>
                    <a:ln>
                      <a:noFill/>
                    </a:ln>
                  </pic:spPr>
                </pic:pic>
              </a:graphicData>
            </a:graphic>
          </wp:inline>
        </w:drawing>
      </w:r>
    </w:p>
    <w:p w14:paraId="15FDF0BA" w14:textId="77777777" w:rsidR="00085536" w:rsidRPr="006518C9" w:rsidRDefault="002E7437" w:rsidP="00B151A4">
      <w:pPr>
        <w:pStyle w:val="Caption"/>
        <w:jc w:val="both"/>
        <w:rPr>
          <w:lang w:val="en-US"/>
        </w:rPr>
      </w:pPr>
      <w:bookmarkStart w:id="65"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4</w:t>
      </w:r>
      <w:r w:rsidR="00251338" w:rsidRPr="006518C9">
        <w:rPr>
          <w:noProof/>
          <w:lang w:val="en-US"/>
        </w:rPr>
        <w:fldChar w:fldCharType="end"/>
      </w:r>
      <w:bookmarkEnd w:id="65"/>
      <w:r w:rsidR="00C62AFB" w:rsidRPr="006518C9">
        <w:rPr>
          <w:noProof/>
          <w:lang w:val="en-US"/>
        </w:rPr>
        <w:t>.</w:t>
      </w:r>
      <w:r w:rsidRPr="006518C9">
        <w:rPr>
          <w:lang w:val="en-US"/>
        </w:rPr>
        <w:t xml:space="preserve"> </w:t>
      </w:r>
      <w:r w:rsidRPr="006518C9">
        <w:rPr>
          <w:b w:val="0"/>
          <w:lang w:val="en-US"/>
        </w:rPr>
        <w:t>Encoding of protein interaction scores or statistics from cross-linking in mzIdentML.</w:t>
      </w:r>
    </w:p>
    <w:p w14:paraId="4A08D567" w14:textId="77777777" w:rsidR="00085536" w:rsidRPr="006518C9" w:rsidRDefault="00085536" w:rsidP="00466496">
      <w:pPr>
        <w:rPr>
          <w:lang w:val="en-US"/>
        </w:rPr>
      </w:pPr>
    </w:p>
    <w:p w14:paraId="4FEFB559" w14:textId="77777777" w:rsidR="002F05C3" w:rsidRPr="006518C9" w:rsidRDefault="002F05C3" w:rsidP="00466496">
      <w:pPr>
        <w:rPr>
          <w:lang w:val="en-US"/>
        </w:rPr>
      </w:pPr>
    </w:p>
    <w:p w14:paraId="3A0CE482" w14:textId="77777777" w:rsidR="002F05C3" w:rsidRPr="006518C9" w:rsidRDefault="002F05C3" w:rsidP="00466496">
      <w:pPr>
        <w:rPr>
          <w:lang w:val="en-US"/>
        </w:rPr>
      </w:pPr>
    </w:p>
    <w:p w14:paraId="1BA72C84" w14:textId="77777777" w:rsidR="00FB6357" w:rsidRPr="006518C9" w:rsidRDefault="00FB6357" w:rsidP="00071A7F">
      <w:pPr>
        <w:pStyle w:val="Heading3"/>
      </w:pPr>
      <w:bookmarkStart w:id="66" w:name="_Ref450046417"/>
      <w:bookmarkStart w:id="67" w:name="_Toc476057190"/>
      <w:r w:rsidRPr="006518C9">
        <w:t xml:space="preserve">Encoding </w:t>
      </w:r>
      <w:r w:rsidR="005E3B0D" w:rsidRPr="006518C9">
        <w:t xml:space="preserve">proteogenomics </w:t>
      </w:r>
      <w:r w:rsidRPr="006518C9">
        <w:t>annotation data</w:t>
      </w:r>
      <w:bookmarkEnd w:id="66"/>
      <w:bookmarkEnd w:id="67"/>
    </w:p>
    <w:p w14:paraId="77637CE5" w14:textId="77777777" w:rsidR="00FB6357" w:rsidRPr="006518C9" w:rsidRDefault="00FB6357" w:rsidP="00466496">
      <w:pPr>
        <w:rPr>
          <w:lang w:val="en-US"/>
        </w:rPr>
      </w:pPr>
    </w:p>
    <w:p w14:paraId="3EBB5F31" w14:textId="77777777"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005423" w:rsidRPr="006518C9">
        <w:rPr>
          <w:lang w:val="en-US"/>
        </w:rPr>
        <w:t xml:space="preserve">Figure </w:t>
      </w:r>
      <w:r w:rsidR="00005423">
        <w:rPr>
          <w:noProof/>
          <w:lang w:val="en-US"/>
        </w:rPr>
        <w:t>5</w:t>
      </w:r>
      <w:r w:rsidR="002E781E" w:rsidRPr="006518C9">
        <w:rPr>
          <w:lang w:val="en-US"/>
        </w:rPr>
        <w:fldChar w:fldCharType="end"/>
      </w:r>
      <w:r w:rsidR="002E781E" w:rsidRPr="006518C9">
        <w:rPr>
          <w:lang w:val="en-US"/>
        </w:rPr>
        <w:t>.</w:t>
      </w:r>
    </w:p>
    <w:p w14:paraId="353FBA56" w14:textId="77777777" w:rsidR="00E450A0" w:rsidRPr="006518C9" w:rsidRDefault="00AD4E91" w:rsidP="00E450A0">
      <w:pPr>
        <w:keepNext/>
        <w:rPr>
          <w:lang w:val="en-US"/>
        </w:rPr>
      </w:pPr>
      <w:r>
        <w:rPr>
          <w:noProof/>
          <w:lang w:val="en-US" w:eastAsia="en-US"/>
        </w:rPr>
        <w:lastRenderedPageBreak/>
        <w:drawing>
          <wp:inline distT="0" distB="0" distL="0" distR="0" wp14:anchorId="17FF433E" wp14:editId="36C357D9">
            <wp:extent cx="6327775"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7775" cy="7315200"/>
                    </a:xfrm>
                    <a:prstGeom prst="rect">
                      <a:avLst/>
                    </a:prstGeom>
                    <a:noFill/>
                    <a:ln>
                      <a:noFill/>
                    </a:ln>
                  </pic:spPr>
                </pic:pic>
              </a:graphicData>
            </a:graphic>
          </wp:inline>
        </w:drawing>
      </w:r>
    </w:p>
    <w:p w14:paraId="68DC3F6B" w14:textId="77777777" w:rsidR="00E450A0" w:rsidRPr="006518C9" w:rsidRDefault="00E450A0" w:rsidP="00E450A0">
      <w:pPr>
        <w:pStyle w:val="Caption"/>
        <w:rPr>
          <w:lang w:val="en-US"/>
        </w:rPr>
      </w:pPr>
      <w:bookmarkStart w:id="68" w:name="_Ref449365743"/>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5</w:t>
      </w:r>
      <w:r w:rsidR="00251338" w:rsidRPr="006518C9">
        <w:rPr>
          <w:noProof/>
          <w:lang w:val="en-US"/>
        </w:rPr>
        <w:fldChar w:fldCharType="end"/>
      </w:r>
      <w:bookmarkEnd w:id="68"/>
      <w:r w:rsidR="00E5141B" w:rsidRPr="006518C9">
        <w:rPr>
          <w:noProof/>
          <w:lang w:val="en-US"/>
        </w:rPr>
        <w:t>.</w:t>
      </w:r>
      <w:r w:rsidRPr="006518C9">
        <w:rPr>
          <w:lang w:val="en-US"/>
        </w:rPr>
        <w:t xml:space="preserve"> </w:t>
      </w:r>
      <w:r w:rsidRPr="006518C9">
        <w:rPr>
          <w:b w:val="0"/>
          <w:lang w:val="en-US"/>
        </w:rPr>
        <w:t>The encoding for chromosomal coordinates in mzIdentML in support of proteogenomics approaches.</w:t>
      </w:r>
    </w:p>
    <w:p w14:paraId="6479E554" w14:textId="77777777" w:rsidR="00FB6357" w:rsidRPr="006518C9" w:rsidRDefault="00FB6357" w:rsidP="00466496">
      <w:pPr>
        <w:rPr>
          <w:lang w:val="en-US"/>
        </w:rPr>
      </w:pPr>
    </w:p>
    <w:p w14:paraId="335FB237" w14:textId="77777777" w:rsidR="00FB6357" w:rsidRDefault="00B46C67" w:rsidP="00B46C67">
      <w:pPr>
        <w:pStyle w:val="Heading3"/>
        <w:rPr>
          <w:ins w:id="69" w:author="Joshua Klein" w:date="2020-03-27T15:26:00Z"/>
        </w:rPr>
      </w:pPr>
      <w:ins w:id="70" w:author="Joshua Klein" w:date="2020-03-27T15:25:00Z">
        <w:r>
          <w:t xml:space="preserve">Encoding results of glycopeptide </w:t>
        </w:r>
      </w:ins>
      <w:ins w:id="71" w:author="Joshua Klein" w:date="2020-03-27T15:26:00Z">
        <w:r>
          <w:t>searches</w:t>
        </w:r>
      </w:ins>
    </w:p>
    <w:p w14:paraId="7944B4A1" w14:textId="77777777" w:rsidR="0053683A" w:rsidRDefault="00B46C67" w:rsidP="0053683A">
      <w:pPr>
        <w:pStyle w:val="nobreak"/>
        <w:rPr>
          <w:ins w:id="72" w:author="Joshua Klein" w:date="2020-03-27T15:53:00Z"/>
          <w:lang w:val="en-US" w:eastAsia="en-US"/>
        </w:rPr>
      </w:pPr>
      <w:ins w:id="73" w:author="Joshua Klein" w:date="2020-03-27T15:26:00Z">
        <w:r>
          <w:rPr>
            <w:lang w:val="en-US" w:eastAsia="en-US"/>
          </w:rPr>
          <w:t xml:space="preserve">In </w:t>
        </w:r>
      </w:ins>
      <w:ins w:id="74" w:author="Joshua Klein" w:date="2020-03-27T15:34:00Z">
        <w:r w:rsidR="002742E3">
          <w:rPr>
            <w:lang w:val="en-US" w:eastAsia="en-US"/>
          </w:rPr>
          <w:t>version 1.2.1, a mechanism</w:t>
        </w:r>
      </w:ins>
      <w:ins w:id="75" w:author="Joshua Klein" w:date="2020-03-27T15:35:00Z">
        <w:r w:rsidR="002742E3">
          <w:rPr>
            <w:lang w:val="en-US" w:eastAsia="en-US"/>
          </w:rPr>
          <w:t xml:space="preserve"> for encoding identification of glycopeptides was added. </w:t>
        </w:r>
      </w:ins>
      <w:ins w:id="76" w:author="Joshua Klein" w:date="2020-03-27T15:40:00Z">
        <w:r w:rsidR="002742E3">
          <w:rPr>
            <w:lang w:val="en-US" w:eastAsia="en-US"/>
          </w:rPr>
          <w:t>Because g</w:t>
        </w:r>
      </w:ins>
      <w:ins w:id="77" w:author="Joshua Klein" w:date="2020-03-27T15:43:00Z">
        <w:r w:rsidR="002742E3">
          <w:rPr>
            <w:lang w:val="en-US" w:eastAsia="en-US"/>
          </w:rPr>
          <w:t xml:space="preserve">lycopeptide identification involves </w:t>
        </w:r>
      </w:ins>
      <w:ins w:id="78" w:author="Joshua Klein" w:date="2020-03-27T15:46:00Z">
        <w:r w:rsidR="0053683A">
          <w:rPr>
            <w:lang w:val="en-US" w:eastAsia="en-US"/>
          </w:rPr>
          <w:t>identifying a peptide along with one or more glycans and where they are attached to the peptide</w:t>
        </w:r>
      </w:ins>
      <w:ins w:id="79" w:author="Joshua Klein" w:date="2020-03-27T15:47:00Z">
        <w:r w:rsidR="0053683A">
          <w:rPr>
            <w:lang w:val="en-US" w:eastAsia="en-US"/>
          </w:rPr>
          <w:t xml:space="preserve">, additional information must be encoded to accurately describe what was searched for and </w:t>
        </w:r>
        <w:commentRangeStart w:id="80"/>
        <w:r w:rsidR="0053683A">
          <w:rPr>
            <w:lang w:val="en-US" w:eastAsia="en-US"/>
          </w:rPr>
          <w:t>what was identified</w:t>
        </w:r>
      </w:ins>
      <w:commentRangeEnd w:id="80"/>
      <w:ins w:id="81" w:author="Joshua Klein" w:date="2020-03-27T15:48:00Z">
        <w:r w:rsidR="0053683A">
          <w:rPr>
            <w:rStyle w:val="CommentReference"/>
            <w:lang w:val="x-none" w:eastAsia="x-none"/>
          </w:rPr>
          <w:commentReference w:id="80"/>
        </w:r>
        <w:r w:rsidR="0053683A">
          <w:rPr>
            <w:lang w:val="en-US" w:eastAsia="en-US"/>
          </w:rPr>
          <w:t xml:space="preserve">. </w:t>
        </w:r>
      </w:ins>
      <w:ins w:id="82" w:author="Joshua Klein" w:date="2020-03-27T15:49:00Z">
        <w:r w:rsidR="0053683A">
          <w:rPr>
            <w:lang w:val="en-US" w:eastAsia="en-US"/>
          </w:rPr>
          <w:t>Additionally,</w:t>
        </w:r>
      </w:ins>
      <w:ins w:id="83" w:author="Joshua Klein" w:date="2020-03-27T15:50:00Z">
        <w:r w:rsidR="0053683A">
          <w:rPr>
            <w:lang w:val="en-US" w:eastAsia="en-US"/>
          </w:rPr>
          <w:t xml:space="preserve"> because experimental methods for glycopeptide identification are diverse, </w:t>
        </w:r>
      </w:ins>
      <w:ins w:id="84" w:author="Joshua Klein" w:date="2020-03-27T15:51:00Z">
        <w:r w:rsidR="0053683A">
          <w:rPr>
            <w:lang w:val="en-US" w:eastAsia="en-US"/>
          </w:rPr>
          <w:t xml:space="preserve">what kinds of </w:t>
        </w:r>
        <w:r w:rsidR="0053683A">
          <w:rPr>
            <w:lang w:val="en-US" w:eastAsia="en-US"/>
          </w:rPr>
          <w:lastRenderedPageBreak/>
          <w:t xml:space="preserve">expectations the identification software was told to make </w:t>
        </w:r>
      </w:ins>
      <w:ins w:id="85" w:author="Joshua Klein" w:date="2020-03-27T15:52:00Z">
        <w:r w:rsidR="0053683A">
          <w:rPr>
            <w:lang w:val="en-US" w:eastAsia="en-US"/>
          </w:rPr>
          <w:t>must also be recorded. To address these needs</w:t>
        </w:r>
      </w:ins>
      <w:ins w:id="86" w:author="Joshua Klein" w:date="2020-03-27T15:53:00Z">
        <w:r w:rsidR="0053683A">
          <w:rPr>
            <w:lang w:val="en-US" w:eastAsia="en-US"/>
          </w:rPr>
          <w:t>, mzIdentML 1.2.1 adds the following amendments.</w:t>
        </w:r>
      </w:ins>
    </w:p>
    <w:p w14:paraId="5BD27DB9" w14:textId="77777777" w:rsidR="0053683A" w:rsidRDefault="0053683A" w:rsidP="0053683A">
      <w:pPr>
        <w:rPr>
          <w:ins w:id="87" w:author="Joshua Klein" w:date="2020-03-27T15:53:00Z"/>
          <w:lang w:val="en-US" w:eastAsia="en-US"/>
        </w:rPr>
      </w:pPr>
    </w:p>
    <w:p w14:paraId="352DF827" w14:textId="77777777" w:rsidR="0053683A" w:rsidRPr="00960C94" w:rsidRDefault="0053683A" w:rsidP="0053683A">
      <w:pPr>
        <w:rPr>
          <w:ins w:id="88" w:author="Joshua Klein" w:date="2020-03-27T15:54:00Z"/>
          <w:b/>
          <w:bCs/>
          <w:i/>
          <w:iCs/>
          <w:lang w:val="en-US" w:eastAsia="en-US"/>
          <w:rPrChange w:id="89" w:author="Joshua Klein" w:date="2020-03-28T16:47:00Z">
            <w:rPr>
              <w:ins w:id="90" w:author="Joshua Klein" w:date="2020-03-27T15:54:00Z"/>
              <w:lang w:val="en-US" w:eastAsia="en-US"/>
            </w:rPr>
          </w:rPrChange>
        </w:rPr>
      </w:pPr>
      <w:ins w:id="91" w:author="Joshua Klein" w:date="2020-03-27T15:53:00Z">
        <w:r w:rsidRPr="00960C94">
          <w:rPr>
            <w:b/>
            <w:bCs/>
            <w:i/>
            <w:iCs/>
            <w:lang w:val="en-US" w:eastAsia="en-US"/>
            <w:rPrChange w:id="92" w:author="Joshua Klein" w:date="2020-03-28T16:47:00Z">
              <w:rPr>
                <w:lang w:val="en-US" w:eastAsia="en-US"/>
              </w:rPr>
            </w:rPrChange>
          </w:rPr>
          <w:t xml:space="preserve">Encoding a </w:t>
        </w:r>
        <w:commentRangeStart w:id="93"/>
        <w:r w:rsidRPr="00960C94">
          <w:rPr>
            <w:b/>
            <w:bCs/>
            <w:i/>
            <w:iCs/>
            <w:lang w:val="en-US" w:eastAsia="en-US"/>
            <w:rPrChange w:id="94" w:author="Joshua Klein" w:date="2020-03-28T16:47:00Z">
              <w:rPr>
                <w:lang w:val="en-US" w:eastAsia="en-US"/>
              </w:rPr>
            </w:rPrChange>
          </w:rPr>
          <w:t>glycosylation modification</w:t>
        </w:r>
      </w:ins>
      <w:commentRangeEnd w:id="93"/>
      <w:ins w:id="95" w:author="Joshua Klein" w:date="2020-03-29T14:12:00Z">
        <w:r w:rsidR="002F6360">
          <w:rPr>
            <w:rStyle w:val="CommentReference"/>
            <w:lang w:val="x-none" w:eastAsia="x-none"/>
          </w:rPr>
          <w:commentReference w:id="93"/>
        </w:r>
      </w:ins>
    </w:p>
    <w:p w14:paraId="7F7F55C6" w14:textId="791E1AAB" w:rsidR="00960C94" w:rsidRDefault="00E063F1" w:rsidP="0053683A">
      <w:pPr>
        <w:rPr>
          <w:ins w:id="96" w:author="Joshua Klein" w:date="2020-03-28T16:47:00Z"/>
          <w:lang w:val="en-US" w:eastAsia="en-US"/>
        </w:rPr>
      </w:pPr>
      <w:ins w:id="97" w:author="Joshua Klein" w:date="2020-03-28T16:56:00Z">
        <w:r>
          <w:rPr>
            <w:lang w:val="en-US" w:eastAsia="en-US"/>
          </w:rPr>
          <w:t>A &lt;Modification&gt; representing a glycosylation event may be declared by</w:t>
        </w:r>
      </w:ins>
      <w:ins w:id="98" w:author="Joshua Klein" w:date="2020-03-28T16:57:00Z">
        <w:r>
          <w:rPr>
            <w:lang w:val="en-US" w:eastAsia="en-US"/>
          </w:rPr>
          <w:t xml:space="preserve"> </w:t>
        </w:r>
      </w:ins>
      <w:ins w:id="99" w:author="Joshua Klein" w:date="2020-03-28T16:58:00Z">
        <w:r>
          <w:rPr>
            <w:lang w:val="en-US" w:eastAsia="en-US"/>
          </w:rPr>
          <w:t>using the CV term “glycosylation modification” (MS:XXXXX1)</w:t>
        </w:r>
      </w:ins>
      <w:ins w:id="100" w:author="Joshua Klein" w:date="2020-03-28T16:59:00Z">
        <w:r>
          <w:rPr>
            <w:lang w:val="en-US" w:eastAsia="en-US"/>
          </w:rPr>
          <w:t xml:space="preserve"> and</w:t>
        </w:r>
      </w:ins>
      <w:ins w:id="101" w:author="Joshua Klein" w:date="2020-03-28T17:00:00Z">
        <w:r>
          <w:rPr>
            <w:lang w:val="en-US" w:eastAsia="en-US"/>
          </w:rPr>
          <w:t xml:space="preserve"> by including either a CV term referencing an externally defined glycan</w:t>
        </w:r>
      </w:ins>
      <w:ins w:id="102" w:author="Joshua Klein" w:date="2020-03-30T21:33:00Z">
        <w:r w:rsidR="00316B5C">
          <w:rPr>
            <w:lang w:val="en-US" w:eastAsia="en-US"/>
          </w:rPr>
          <w:t xml:space="preserve">, such as those in the </w:t>
        </w:r>
        <w:commentRangeStart w:id="103"/>
        <w:r w:rsidR="00316B5C">
          <w:rPr>
            <w:lang w:val="en-US" w:eastAsia="en-US"/>
          </w:rPr>
          <w:t>GNOme namespace</w:t>
        </w:r>
      </w:ins>
      <w:commentRangeEnd w:id="103"/>
      <w:ins w:id="104" w:author="Joshua Klein" w:date="2020-03-31T20:48:00Z">
        <w:r w:rsidR="00E2650F">
          <w:rPr>
            <w:rStyle w:val="CommentReference"/>
            <w:lang w:val="x-none" w:eastAsia="x-none"/>
          </w:rPr>
          <w:commentReference w:id="103"/>
        </w:r>
      </w:ins>
      <w:ins w:id="105" w:author="Joshua Klein" w:date="2020-03-28T21:04:00Z">
        <w:r w:rsidR="00824FA4">
          <w:rPr>
            <w:lang w:val="en-US" w:eastAsia="en-US"/>
          </w:rPr>
          <w:t>,</w:t>
        </w:r>
      </w:ins>
      <w:ins w:id="106" w:author="Joshua Klein" w:date="2020-03-28T17:00:00Z">
        <w:r>
          <w:rPr>
            <w:lang w:val="en-US" w:eastAsia="en-US"/>
          </w:rPr>
          <w:t xml:space="preserve"> or provide one or more </w:t>
        </w:r>
      </w:ins>
      <w:ins w:id="107" w:author="Joshua Klein" w:date="2020-03-28T17:01:00Z">
        <w:r>
          <w:rPr>
            <w:lang w:val="en-US" w:eastAsia="en-US"/>
          </w:rPr>
          <w:t xml:space="preserve">CV terms describing the glycan </w:t>
        </w:r>
        <w:commentRangeStart w:id="108"/>
        <w:r>
          <w:rPr>
            <w:lang w:val="en-US" w:eastAsia="en-US"/>
          </w:rPr>
          <w:t>from known (MS:XXXXX2) or unknown (MS:XXXXX3) saccharide</w:t>
        </w:r>
      </w:ins>
      <w:ins w:id="109" w:author="Joshua Klein" w:date="2020-05-05T22:10:00Z">
        <w:r w:rsidR="003C0C36">
          <w:rPr>
            <w:lang w:val="en-US" w:eastAsia="en-US"/>
          </w:rPr>
          <w:t xml:space="preserve"> and/or free substituent</w:t>
        </w:r>
      </w:ins>
      <w:ins w:id="110" w:author="Joshua Klein" w:date="2020-03-28T17:01:00Z">
        <w:r>
          <w:rPr>
            <w:lang w:val="en-US" w:eastAsia="en-US"/>
          </w:rPr>
          <w:t xml:space="preserve"> </w:t>
        </w:r>
      </w:ins>
      <w:commentRangeStart w:id="111"/>
      <w:commentRangeStart w:id="112"/>
      <w:ins w:id="113" w:author="Joshua Klein" w:date="2020-03-28T21:03:00Z">
        <w:r w:rsidR="00824FA4">
          <w:rPr>
            <w:lang w:val="en-US" w:eastAsia="en-US"/>
          </w:rPr>
          <w:t>counts</w:t>
        </w:r>
      </w:ins>
      <w:commentRangeEnd w:id="111"/>
      <w:ins w:id="114" w:author="Joshua Klein" w:date="2020-03-28T21:05:00Z">
        <w:r w:rsidR="00824FA4">
          <w:rPr>
            <w:rStyle w:val="CommentReference"/>
            <w:lang w:val="x-none" w:eastAsia="x-none"/>
          </w:rPr>
          <w:commentReference w:id="111"/>
        </w:r>
      </w:ins>
      <w:commentRangeEnd w:id="108"/>
      <w:commentRangeEnd w:id="112"/>
      <w:r w:rsidR="00237A5C">
        <w:rPr>
          <w:rStyle w:val="CommentReference"/>
          <w:lang w:val="x-none" w:eastAsia="x-none"/>
        </w:rPr>
        <w:commentReference w:id="112"/>
      </w:r>
      <w:r w:rsidR="00237A5C">
        <w:rPr>
          <w:rStyle w:val="CommentReference"/>
          <w:lang w:val="x-none" w:eastAsia="x-none"/>
        </w:rPr>
        <w:commentReference w:id="108"/>
      </w:r>
      <w:ins w:id="116" w:author="Joshua Klein" w:date="2020-03-28T21:03:00Z">
        <w:r w:rsidR="00824FA4">
          <w:rPr>
            <w:lang w:val="en-US" w:eastAsia="en-US"/>
          </w:rPr>
          <w:t>.</w:t>
        </w:r>
      </w:ins>
      <w:ins w:id="117" w:author="Joshua Klein" w:date="2020-03-28T21:08:00Z">
        <w:r w:rsidR="00824FA4">
          <w:rPr>
            <w:lang w:val="en-US" w:eastAsia="en-US"/>
          </w:rPr>
          <w:t xml:space="preserve"> </w:t>
        </w:r>
      </w:ins>
      <w:ins w:id="118" w:author="Joshua Klein" w:date="2020-03-28T21:09:00Z">
        <w:r w:rsidR="00824FA4">
          <w:rPr>
            <w:lang w:val="en-US" w:eastAsia="en-US"/>
          </w:rPr>
          <w:t>Additionally, the type of glycosylation should be specified using a CV term derived fro</w:t>
        </w:r>
      </w:ins>
      <w:ins w:id="119" w:author="Joshua Klein" w:date="2020-03-28T21:10:00Z">
        <w:r w:rsidR="00824FA4">
          <w:rPr>
            <w:lang w:val="en-US" w:eastAsia="en-US"/>
          </w:rPr>
          <w:t>m “glycan class”</w:t>
        </w:r>
      </w:ins>
      <w:ins w:id="120" w:author="Joshua Klein" w:date="2020-03-29T18:22:00Z">
        <w:r w:rsidR="00DE6A67">
          <w:rPr>
            <w:lang w:val="en-US" w:eastAsia="en-US"/>
          </w:rPr>
          <w:t xml:space="preserve"> (MS:XXXXX4)</w:t>
        </w:r>
      </w:ins>
      <w:ins w:id="121" w:author="Joshua Klein" w:date="2020-03-28T21:10:00Z">
        <w:r w:rsidR="00824FA4">
          <w:rPr>
            <w:lang w:val="en-US" w:eastAsia="en-US"/>
          </w:rPr>
          <w:t>, such as “N-glycan”</w:t>
        </w:r>
      </w:ins>
      <w:ins w:id="122" w:author="Joshua Klein" w:date="2020-03-29T18:22:00Z">
        <w:r w:rsidR="00DE6A67">
          <w:rPr>
            <w:lang w:val="en-US" w:eastAsia="en-US"/>
          </w:rPr>
          <w:t xml:space="preserve"> (MS:XXXXX5)</w:t>
        </w:r>
      </w:ins>
      <w:ins w:id="123" w:author="Joshua Klein" w:date="2020-03-28T21:10:00Z">
        <w:r w:rsidR="00824FA4">
          <w:rPr>
            <w:lang w:val="en-US" w:eastAsia="en-US"/>
          </w:rPr>
          <w:t xml:space="preserve"> or “</w:t>
        </w:r>
        <w:commentRangeStart w:id="124"/>
        <w:r w:rsidR="00824FA4">
          <w:rPr>
            <w:lang w:val="en-US" w:eastAsia="en-US"/>
          </w:rPr>
          <w:t>mucin O-glycan</w:t>
        </w:r>
      </w:ins>
      <w:commentRangeEnd w:id="124"/>
      <w:r w:rsidR="00D45097">
        <w:rPr>
          <w:rStyle w:val="CommentReference"/>
          <w:lang w:val="x-none" w:eastAsia="x-none"/>
        </w:rPr>
        <w:commentReference w:id="124"/>
      </w:r>
      <w:ins w:id="125" w:author="Joshua Klein" w:date="2020-03-28T21:10:00Z">
        <w:r w:rsidR="00824FA4">
          <w:rPr>
            <w:lang w:val="en-US" w:eastAsia="en-US"/>
          </w:rPr>
          <w:t>”</w:t>
        </w:r>
      </w:ins>
      <w:ins w:id="126" w:author="Joshua Klein" w:date="2020-03-29T18:22:00Z">
        <w:r w:rsidR="00DE6A67">
          <w:rPr>
            <w:lang w:val="en-US" w:eastAsia="en-US"/>
          </w:rPr>
          <w:t xml:space="preserve"> </w:t>
        </w:r>
      </w:ins>
      <w:ins w:id="127" w:author="Joshua Klein" w:date="2020-03-29T18:23:00Z">
        <w:r w:rsidR="00DE6A67">
          <w:rPr>
            <w:lang w:val="en-US" w:eastAsia="en-US"/>
          </w:rPr>
          <w:t>(MS:XXXXX6)</w:t>
        </w:r>
      </w:ins>
      <w:ins w:id="128" w:author="Joshua Klein" w:date="2020-03-28T21:10:00Z">
        <w:r w:rsidR="00824FA4">
          <w:rPr>
            <w:lang w:val="en-US" w:eastAsia="en-US"/>
          </w:rPr>
          <w:t xml:space="preserve"> base</w:t>
        </w:r>
      </w:ins>
      <w:ins w:id="129" w:author="Joshua Klein" w:date="2020-03-28T21:11:00Z">
        <w:r w:rsidR="00824FA4">
          <w:rPr>
            <w:lang w:val="en-US" w:eastAsia="en-US"/>
          </w:rPr>
          <w:t>d upon how the search engine treated the glycosylation</w:t>
        </w:r>
      </w:ins>
      <w:ins w:id="130" w:author="Joshua Klein" w:date="2020-05-05T22:10:00Z">
        <w:r w:rsidR="003C0C36">
          <w:rPr>
            <w:lang w:val="en-US" w:eastAsia="en-US"/>
          </w:rPr>
          <w:t xml:space="preserve"> event</w:t>
        </w:r>
      </w:ins>
      <w:ins w:id="131" w:author="Joshua Klein" w:date="2020-03-28T21:11:00Z">
        <w:r w:rsidR="00824FA4">
          <w:rPr>
            <w:lang w:val="en-US" w:eastAsia="en-US"/>
          </w:rPr>
          <w:t>. If the glycan</w:t>
        </w:r>
      </w:ins>
      <w:ins w:id="132" w:author="Joshua Klein" w:date="2020-05-05T22:16:00Z">
        <w:r w:rsidR="00D44C62">
          <w:rPr>
            <w:lang w:val="en-US" w:eastAsia="en-US"/>
          </w:rPr>
          <w:t xml:space="preserve"> specified</w:t>
        </w:r>
      </w:ins>
      <w:ins w:id="133" w:author="Joshua Klein" w:date="2020-03-28T21:11:00Z">
        <w:r w:rsidR="00824FA4">
          <w:rPr>
            <w:lang w:val="en-US" w:eastAsia="en-US"/>
          </w:rPr>
          <w:t xml:space="preserve"> </w:t>
        </w:r>
      </w:ins>
      <w:ins w:id="134" w:author="Joshua Klein" w:date="2020-05-05T22:17:00Z">
        <w:r w:rsidR="00D44C62">
          <w:rPr>
            <w:lang w:val="en-US" w:eastAsia="en-US"/>
          </w:rPr>
          <w:t>is</w:t>
        </w:r>
      </w:ins>
      <w:ins w:id="135" w:author="Joshua Klein" w:date="2020-03-28T21:11:00Z">
        <w:r w:rsidR="00824FA4">
          <w:rPr>
            <w:lang w:val="en-US" w:eastAsia="en-US"/>
          </w:rPr>
          <w:t xml:space="preserve"> a structure with a defined topology, the </w:t>
        </w:r>
      </w:ins>
      <w:ins w:id="136" w:author="Joshua Klein" w:date="2020-03-28T21:12:00Z">
        <w:r w:rsidR="00824FA4">
          <w:rPr>
            <w:lang w:val="en-US" w:eastAsia="en-US"/>
          </w:rPr>
          <w:t>CV term “glycan structure”</w:t>
        </w:r>
      </w:ins>
      <w:ins w:id="137" w:author="Joshua Klein" w:date="2020-03-29T18:23:00Z">
        <w:r w:rsidR="00DE6A67">
          <w:rPr>
            <w:lang w:val="en-US" w:eastAsia="en-US"/>
          </w:rPr>
          <w:t xml:space="preserve"> (MS:XXXX13)</w:t>
        </w:r>
      </w:ins>
      <w:ins w:id="138" w:author="Joshua Klein" w:date="2020-03-28T21:12:00Z">
        <w:r w:rsidR="00824FA4">
          <w:rPr>
            <w:lang w:val="en-US" w:eastAsia="en-US"/>
          </w:rPr>
          <w:t xml:space="preserve"> should be used, otherwise the term “glycan composition”</w:t>
        </w:r>
      </w:ins>
      <w:ins w:id="139" w:author="Joshua Klein" w:date="2020-03-29T18:23:00Z">
        <w:r w:rsidR="00DE6A67">
          <w:rPr>
            <w:lang w:val="en-US" w:eastAsia="en-US"/>
          </w:rPr>
          <w:t xml:space="preserve"> (MS:XXXX14)</w:t>
        </w:r>
      </w:ins>
      <w:ins w:id="140" w:author="Joshua Klein" w:date="2020-03-28T21:12:00Z">
        <w:r w:rsidR="00824FA4">
          <w:rPr>
            <w:lang w:val="en-US" w:eastAsia="en-US"/>
          </w:rPr>
          <w:t xml:space="preserve"> should be used. If </w:t>
        </w:r>
      </w:ins>
      <w:ins w:id="141" w:author="Joshua Klein" w:date="2020-03-29T14:07:00Z">
        <w:r w:rsidR="002F6360">
          <w:rPr>
            <w:lang w:val="en-US" w:eastAsia="en-US"/>
          </w:rPr>
          <w:t>a single glyca</w:t>
        </w:r>
      </w:ins>
      <w:ins w:id="142" w:author="Joshua Klein" w:date="2020-03-29T14:08:00Z">
        <w:r w:rsidR="002F6360">
          <w:rPr>
            <w:lang w:val="en-US" w:eastAsia="en-US"/>
          </w:rPr>
          <w:t xml:space="preserve">n composition is used to represent more than one glycosylation site occupant, </w:t>
        </w:r>
      </w:ins>
      <w:ins w:id="143" w:author="Joshua Klein" w:date="2020-03-29T14:09:00Z">
        <w:r w:rsidR="002F6360">
          <w:rPr>
            <w:lang w:val="en-US" w:eastAsia="en-US"/>
          </w:rPr>
          <w:t>“glycan aggregate”</w:t>
        </w:r>
      </w:ins>
      <w:ins w:id="144" w:author="Joshua Klein" w:date="2020-03-29T18:23:00Z">
        <w:r w:rsidR="00DE6A67">
          <w:rPr>
            <w:lang w:val="en-US" w:eastAsia="en-US"/>
          </w:rPr>
          <w:t xml:space="preserve"> (MS:XXXX15)</w:t>
        </w:r>
      </w:ins>
      <w:ins w:id="145" w:author="Joshua Klein" w:date="2020-03-29T14:09:00Z">
        <w:r w:rsidR="002F6360">
          <w:rPr>
            <w:lang w:val="en-US" w:eastAsia="en-US"/>
          </w:rPr>
          <w:t xml:space="preserve"> should be used instead.</w:t>
        </w:r>
      </w:ins>
      <w:ins w:id="146" w:author="Joshua Klein" w:date="2020-03-29T18:17:00Z">
        <w:r w:rsidR="00DE6A67">
          <w:rPr>
            <w:lang w:val="en-US" w:eastAsia="en-US"/>
          </w:rPr>
          <w:t xml:space="preserve"> The total mass difference applied to the peptide sequence by the glycan should be </w:t>
        </w:r>
      </w:ins>
      <w:ins w:id="147" w:author="Joshua Klein" w:date="2020-03-29T20:44:00Z">
        <w:r w:rsidR="00C06D09">
          <w:rPr>
            <w:lang w:val="en-US" w:eastAsia="en-US"/>
          </w:rPr>
          <w:t>provided as the &lt;</w:t>
        </w:r>
      </w:ins>
      <w:ins w:id="148" w:author="Joshua Klein" w:date="2020-03-29T20:45:00Z">
        <w:r w:rsidR="00C06D09">
          <w:rPr>
            <w:lang w:val="en-US" w:eastAsia="en-US"/>
          </w:rPr>
          <w:t xml:space="preserve">Modification&gt; element’s </w:t>
        </w:r>
        <w:r w:rsidR="00C06D09" w:rsidRPr="00C06D09">
          <w:rPr>
            <w:i/>
            <w:iCs/>
            <w:lang w:val="en-US" w:eastAsia="en-US"/>
            <w:rPrChange w:id="149" w:author="Joshua Klein" w:date="2020-03-29T20:45:00Z">
              <w:rPr>
                <w:lang w:val="en-US" w:eastAsia="en-US"/>
              </w:rPr>
            </w:rPrChange>
          </w:rPr>
          <w:t>monoisotopicMassDelta</w:t>
        </w:r>
        <w:r w:rsidR="00C06D09">
          <w:rPr>
            <w:lang w:val="en-US" w:eastAsia="en-US"/>
          </w:rPr>
          <w:t xml:space="preserve"> attribute.</w:t>
        </w:r>
      </w:ins>
      <w:ins w:id="150" w:author="Joshua Klein" w:date="2020-07-06T17:16:00Z">
        <w:r w:rsidR="00D966AD">
          <w:rPr>
            <w:lang w:val="en-US" w:eastAsia="en-US"/>
          </w:rPr>
          <w:t xml:space="preserve"> In the case </w:t>
        </w:r>
      </w:ins>
      <w:ins w:id="151" w:author="Joshua Klein" w:date="2020-07-06T17:17:00Z">
        <w:r w:rsidR="00D966AD">
          <w:rPr>
            <w:lang w:val="en-US" w:eastAsia="en-US"/>
          </w:rPr>
          <w:t>of a “glycan aggregate”</w:t>
        </w:r>
      </w:ins>
      <w:ins w:id="152" w:author="Joshua Klein" w:date="2020-07-06T17:18:00Z">
        <w:r w:rsidR="00D966AD">
          <w:rPr>
            <w:lang w:val="en-US" w:eastAsia="en-US"/>
          </w:rPr>
          <w:t xml:space="preserve">, sites beyond the first </w:t>
        </w:r>
      </w:ins>
      <w:ins w:id="153" w:author="Joshua Klein" w:date="2020-07-06T17:19:00Z">
        <w:r w:rsidR="00D966AD">
          <w:rPr>
            <w:lang w:val="en-US" w:eastAsia="en-US"/>
          </w:rPr>
          <w:t>SHOULD</w:t>
        </w:r>
      </w:ins>
      <w:ins w:id="154" w:author="Joshua Klein" w:date="2020-07-06T17:18:00Z">
        <w:r w:rsidR="00D966AD">
          <w:rPr>
            <w:lang w:val="en-US" w:eastAsia="en-US"/>
          </w:rPr>
          <w:t xml:space="preserve"> be </w:t>
        </w:r>
      </w:ins>
      <w:ins w:id="155" w:author="Joshua Klein" w:date="2020-07-06T17:19:00Z">
        <w:r w:rsidR="00D966AD">
          <w:rPr>
            <w:lang w:val="en-US" w:eastAsia="en-US"/>
          </w:rPr>
          <w:t xml:space="preserve">marked with a zero mass glycosylation modification and include term “glycan aggregate” (MS:XXXX15), </w:t>
        </w:r>
      </w:ins>
      <w:ins w:id="156" w:author="Joshua Klein" w:date="2020-07-06T17:20:00Z">
        <w:r w:rsidR="00D966AD">
          <w:rPr>
            <w:lang w:val="en-US" w:eastAsia="en-US"/>
          </w:rPr>
          <w:t xml:space="preserve">though </w:t>
        </w:r>
        <w:r w:rsidR="008709F9">
          <w:rPr>
            <w:lang w:val="en-US" w:eastAsia="en-US"/>
          </w:rPr>
          <w:t>further description is recommended if possible.</w:t>
        </w:r>
      </w:ins>
    </w:p>
    <w:p w14:paraId="57BDF88C" w14:textId="3F683EB5" w:rsidR="00960C94" w:rsidRDefault="00960C94" w:rsidP="0053683A">
      <w:pPr>
        <w:rPr>
          <w:ins w:id="157" w:author="Joshua Klein" w:date="2020-03-30T21:31:00Z"/>
          <w:lang w:val="en-US" w:eastAsia="en-US"/>
        </w:rPr>
      </w:pPr>
    </w:p>
    <w:p w14:paraId="67240890" w14:textId="77777777" w:rsidR="00316B5C" w:rsidRPr="000F488D" w:rsidRDefault="00316B5C" w:rsidP="00316B5C">
      <w:pPr>
        <w:rPr>
          <w:ins w:id="158" w:author="Joshua Klein" w:date="2020-03-30T21:31:00Z"/>
          <w:b/>
          <w:bCs/>
          <w:i/>
          <w:iCs/>
          <w:lang w:val="en-US" w:eastAsia="en-US"/>
        </w:rPr>
      </w:pPr>
      <w:ins w:id="159" w:author="Joshua Klein" w:date="2020-03-30T21:31:00Z">
        <w:r w:rsidRPr="000F488D">
          <w:rPr>
            <w:b/>
            <w:bCs/>
            <w:i/>
            <w:iCs/>
            <w:lang w:val="en-US" w:eastAsia="en-US"/>
          </w:rPr>
          <w:t xml:space="preserve">Encoding glycopeptide search and FDR estimation protocols </w:t>
        </w:r>
      </w:ins>
    </w:p>
    <w:p w14:paraId="37A40A9D" w14:textId="1BB6C7A0" w:rsidR="00FB53C9" w:rsidRDefault="00316B5C" w:rsidP="005C4DB1">
      <w:pPr>
        <w:rPr>
          <w:ins w:id="160" w:author="Joshua Klein" w:date="2020-03-30T21:31:00Z"/>
          <w:lang w:val="en-US" w:eastAsia="en-US"/>
        </w:rPr>
      </w:pPr>
      <w:commentRangeStart w:id="161"/>
      <w:ins w:id="162" w:author="Joshua Klein" w:date="2020-03-30T21:31:00Z">
        <w:r>
          <w:rPr>
            <w:lang w:val="en-US" w:eastAsia="en-US"/>
          </w:rPr>
          <w:t>A document containing glycopeptide identifications must include “glycopeptide search” (</w:t>
        </w:r>
        <w:r w:rsidRPr="00FD61B6">
          <w:rPr>
            <w:lang w:val="en-US" w:eastAsia="en-US"/>
          </w:rPr>
          <w:t>MS:XXX10</w:t>
        </w:r>
        <w:r>
          <w:rPr>
            <w:lang w:val="en-US" w:eastAsia="en-US"/>
          </w:rPr>
          <w:t xml:space="preserve">1), in the </w:t>
        </w:r>
      </w:ins>
      <w:commentRangeEnd w:id="161"/>
      <w:r w:rsidR="008008B3">
        <w:rPr>
          <w:rStyle w:val="CommentReference"/>
          <w:lang w:val="x-none" w:eastAsia="x-none"/>
        </w:rPr>
        <w:commentReference w:id="161"/>
      </w:r>
      <w:ins w:id="163" w:author="Joshua Klein" w:date="2020-03-30T21:31:00Z">
        <w:r w:rsidRPr="00FD61B6">
          <w:rPr>
            <w:lang w:val="en-US" w:eastAsia="en-US"/>
          </w:rPr>
          <w:t>&lt;SpectrumIdentificationProtocol&gt;</w:t>
        </w:r>
        <w:r>
          <w:rPr>
            <w:lang w:val="en-US" w:eastAsia="en-US"/>
          </w:rPr>
          <w:t xml:space="preserve"> as described in Table 1. Additionally, one or more terms derived from “</w:t>
        </w:r>
        <w:r w:rsidRPr="00DE6A67">
          <w:rPr>
            <w:lang w:val="en-US" w:eastAsia="en-US"/>
          </w:rPr>
          <w:t>glycopeptide false discovery rate control strategy</w:t>
        </w:r>
        <w:r>
          <w:rPr>
            <w:lang w:val="en-US" w:eastAsia="en-US"/>
          </w:rPr>
          <w:t xml:space="preserve">” (MS:XXX105) should be specified in &lt;AdditionalSearchParams&gt; to denote how the false discovery rate of the identifications were controlled. Specification of multiple CV terms indicates that the </w:t>
        </w:r>
        <w:commentRangeStart w:id="164"/>
        <w:r>
          <w:rPr>
            <w:lang w:val="en-US" w:eastAsia="en-US"/>
          </w:rPr>
          <w:t>false discovery rate was controlled along multiple dimensions.</w:t>
        </w:r>
      </w:ins>
      <w:commentRangeEnd w:id="164"/>
      <w:r w:rsidR="008008B3">
        <w:rPr>
          <w:rStyle w:val="CommentReference"/>
          <w:lang w:val="x-none" w:eastAsia="x-none"/>
        </w:rPr>
        <w:commentReference w:id="164"/>
      </w:r>
      <w:ins w:id="165" w:author="Joshua Klein" w:date="2020-03-31T20:28:00Z">
        <w:r w:rsidR="005C4DB1">
          <w:rPr>
            <w:lang w:val="en-US" w:eastAsia="en-US"/>
          </w:rPr>
          <w:t xml:space="preserve"> If a function is used to combine the </w:t>
        </w:r>
      </w:ins>
      <w:ins w:id="166" w:author="Joshua Klein" w:date="2020-05-05T22:04:00Z">
        <w:r w:rsidR="00E84DCA">
          <w:rPr>
            <w:lang w:val="en-US" w:eastAsia="en-US"/>
          </w:rPr>
          <w:t>separate</w:t>
        </w:r>
      </w:ins>
      <w:ins w:id="167" w:author="Joshua Klein" w:date="2020-03-31T20:28:00Z">
        <w:r w:rsidR="005C4DB1">
          <w:rPr>
            <w:lang w:val="en-US" w:eastAsia="en-US"/>
          </w:rPr>
          <w:t xml:space="preserve"> false discovery rate</w:t>
        </w:r>
      </w:ins>
      <w:ins w:id="168" w:author="Joshua Klein" w:date="2020-05-05T22:04:00Z">
        <w:r w:rsidR="00E84DCA">
          <w:rPr>
            <w:lang w:val="en-US" w:eastAsia="en-US"/>
          </w:rPr>
          <w:t xml:space="preserve"> statistics from multiple sources of evidence</w:t>
        </w:r>
      </w:ins>
      <w:ins w:id="169" w:author="Joshua Klein" w:date="2020-03-31T20:28:00Z">
        <w:r w:rsidR="005C4DB1">
          <w:rPr>
            <w:lang w:val="en-US" w:eastAsia="en-US"/>
          </w:rPr>
          <w:t>, the CV term “</w:t>
        </w:r>
        <w:r w:rsidR="005C4DB1" w:rsidRPr="005C4DB1">
          <w:rPr>
            <w:lang w:val="en-US" w:eastAsia="en-US"/>
          </w:rPr>
          <w:t>joint glycopeptide false discovery rate control strategy</w:t>
        </w:r>
        <w:r w:rsidR="005C4DB1">
          <w:rPr>
            <w:lang w:val="en-US" w:eastAsia="en-US"/>
          </w:rPr>
          <w:t xml:space="preserve">” (MS:XXX11A) </w:t>
        </w:r>
      </w:ins>
      <w:ins w:id="170" w:author="Joshua Klein" w:date="2020-03-31T20:29:00Z">
        <w:r w:rsidR="005C4DB1">
          <w:rPr>
            <w:lang w:val="en-US" w:eastAsia="en-US"/>
          </w:rPr>
          <w:t>SHOULD</w:t>
        </w:r>
      </w:ins>
      <w:ins w:id="171" w:author="Joshua Klein" w:date="2020-03-31T20:28:00Z">
        <w:r w:rsidR="005C4DB1">
          <w:rPr>
            <w:lang w:val="en-US" w:eastAsia="en-US"/>
          </w:rPr>
          <w:t xml:space="preserve"> be used</w:t>
        </w:r>
      </w:ins>
      <w:ins w:id="172" w:author="Joshua Klein" w:date="2020-03-31T20:29:00Z">
        <w:r w:rsidR="005C4DB1">
          <w:rPr>
            <w:lang w:val="en-US" w:eastAsia="en-US"/>
          </w:rPr>
          <w:t xml:space="preserve"> in addition</w:t>
        </w:r>
      </w:ins>
      <w:ins w:id="173" w:author="Joshua Klein" w:date="2020-03-31T20:28:00Z">
        <w:r w:rsidR="005C4DB1">
          <w:rPr>
            <w:lang w:val="en-US" w:eastAsia="en-US"/>
          </w:rPr>
          <w:t xml:space="preserve">. </w:t>
        </w:r>
      </w:ins>
    </w:p>
    <w:p w14:paraId="557688BB" w14:textId="77777777" w:rsidR="00316B5C" w:rsidRDefault="00316B5C" w:rsidP="0053683A">
      <w:pPr>
        <w:rPr>
          <w:ins w:id="174" w:author="Joshua Klein" w:date="2020-03-27T15:54:00Z"/>
          <w:lang w:val="en-US" w:eastAsia="en-US"/>
        </w:rPr>
      </w:pPr>
    </w:p>
    <w:p w14:paraId="6CAACBFB" w14:textId="64440C5C" w:rsidR="0053683A" w:rsidRPr="002F6360" w:rsidRDefault="0053683A" w:rsidP="0053683A">
      <w:pPr>
        <w:rPr>
          <w:ins w:id="175" w:author="Joshua Klein" w:date="2020-03-28T16:43:00Z"/>
          <w:b/>
          <w:bCs/>
          <w:i/>
          <w:iCs/>
          <w:lang w:val="en-US" w:eastAsia="en-US"/>
          <w:rPrChange w:id="176" w:author="Joshua Klein" w:date="2020-03-29T14:12:00Z">
            <w:rPr>
              <w:ins w:id="177" w:author="Joshua Klein" w:date="2020-03-28T16:43:00Z"/>
              <w:lang w:val="en-US" w:eastAsia="en-US"/>
            </w:rPr>
          </w:rPrChange>
        </w:rPr>
      </w:pPr>
      <w:ins w:id="178" w:author="Joshua Klein" w:date="2020-03-27T15:54:00Z">
        <w:r w:rsidRPr="002F6360">
          <w:rPr>
            <w:b/>
            <w:bCs/>
            <w:i/>
            <w:iCs/>
            <w:lang w:val="en-US" w:eastAsia="en-US"/>
            <w:rPrChange w:id="179" w:author="Joshua Klein" w:date="2020-03-29T14:12:00Z">
              <w:rPr>
                <w:lang w:val="en-US" w:eastAsia="en-US"/>
              </w:rPr>
            </w:rPrChange>
          </w:rPr>
          <w:t>Encoding a glycopeptide identification</w:t>
        </w:r>
      </w:ins>
    </w:p>
    <w:p w14:paraId="6F603D4A" w14:textId="136EB4DE" w:rsidR="0053683A" w:rsidRDefault="00C06D09" w:rsidP="0053683A">
      <w:pPr>
        <w:rPr>
          <w:ins w:id="180" w:author="Joshua Klein" w:date="2020-03-29T20:45:00Z"/>
          <w:lang w:val="en-US" w:eastAsia="en-US"/>
        </w:rPr>
      </w:pPr>
      <w:commentRangeStart w:id="181"/>
      <w:commentRangeStart w:id="182"/>
      <w:ins w:id="183" w:author="Joshua Klein" w:date="2020-03-29T20:39:00Z">
        <w:r>
          <w:rPr>
            <w:lang w:val="en-US" w:eastAsia="en-US"/>
          </w:rPr>
          <w:t xml:space="preserve">In addition to normally expected elements, a </w:t>
        </w:r>
      </w:ins>
      <w:ins w:id="184" w:author="Joshua Klein" w:date="2020-03-29T20:40:00Z">
        <w:r>
          <w:rPr>
            <w:lang w:val="en-US" w:eastAsia="en-US"/>
          </w:rPr>
          <w:t xml:space="preserve">&lt;SpectrumIdentificationItem&gt; referencing a glycopeptide </w:t>
        </w:r>
      </w:ins>
      <w:ins w:id="185" w:author="Joshua Klein" w:date="2020-03-29T20:41:00Z">
        <w:r>
          <w:rPr>
            <w:lang w:val="en-US" w:eastAsia="en-US"/>
          </w:rPr>
          <w:t>is RECOMMENDED</w:t>
        </w:r>
      </w:ins>
      <w:ins w:id="186" w:author="Joshua Klein" w:date="2020-03-29T20:40:00Z">
        <w:r>
          <w:rPr>
            <w:lang w:val="en-US" w:eastAsia="en-US"/>
          </w:rPr>
          <w:t xml:space="preserve"> </w:t>
        </w:r>
      </w:ins>
      <w:ins w:id="187" w:author="Joshua Klein" w:date="2020-03-29T20:41:00Z">
        <w:r>
          <w:rPr>
            <w:lang w:val="en-US" w:eastAsia="en-US"/>
          </w:rPr>
          <w:t xml:space="preserve">to </w:t>
        </w:r>
      </w:ins>
      <w:ins w:id="188" w:author="Joshua Klein" w:date="2020-03-29T20:40:00Z">
        <w:r>
          <w:rPr>
            <w:lang w:val="en-US" w:eastAsia="en-US"/>
          </w:rPr>
          <w:t>provide a descrip</w:t>
        </w:r>
      </w:ins>
      <w:ins w:id="189" w:author="Joshua Klein" w:date="2020-03-29T20:41:00Z">
        <w:r>
          <w:rPr>
            <w:lang w:val="en-US" w:eastAsia="en-US"/>
          </w:rPr>
          <w:t xml:space="preserve">tion of the expectations the search engine made about the dissociation occurring by specifying one or more terms derived from </w:t>
        </w:r>
      </w:ins>
      <w:ins w:id="190" w:author="Joshua Klein" w:date="2020-03-29T20:42:00Z">
        <w:r>
          <w:rPr>
            <w:lang w:val="en-US" w:eastAsia="en-US"/>
          </w:rPr>
          <w:t>“</w:t>
        </w:r>
      </w:ins>
      <w:ins w:id="191" w:author="Joshua Klein" w:date="2020-03-29T20:41:00Z">
        <w:r>
          <w:rPr>
            <w:lang w:val="en-US" w:eastAsia="en-US"/>
          </w:rPr>
          <w:t>glycan diss</w:t>
        </w:r>
      </w:ins>
      <w:ins w:id="192" w:author="Joshua Klein" w:date="2020-03-29T20:42:00Z">
        <w:r>
          <w:rPr>
            <w:lang w:val="en-US" w:eastAsia="en-US"/>
          </w:rPr>
          <w:t>ociation mode” (</w:t>
        </w:r>
        <w:r w:rsidRPr="00C06D09">
          <w:rPr>
            <w:lang w:val="en-US" w:eastAsia="en-US"/>
          </w:rPr>
          <w:t>MS:XXX110</w:t>
        </w:r>
        <w:r>
          <w:rPr>
            <w:lang w:val="en-US" w:eastAsia="en-US"/>
          </w:rPr>
          <w:t>), such as “glycan dissociating, peptide preserving” (MS:XXX111) for CID spectra,</w:t>
        </w:r>
      </w:ins>
      <w:ins w:id="193" w:author="Joshua Klein" w:date="2020-03-29T20:43:00Z">
        <w:r>
          <w:rPr>
            <w:lang w:val="en-US" w:eastAsia="en-US"/>
          </w:rPr>
          <w:t xml:space="preserve"> “</w:t>
        </w:r>
        <w:r w:rsidRPr="00C06D09">
          <w:rPr>
            <w:lang w:val="en-US" w:eastAsia="en-US"/>
          </w:rPr>
          <w:t>glycan preserving, peptide dissociating</w:t>
        </w:r>
        <w:r>
          <w:rPr>
            <w:lang w:val="en-US" w:eastAsia="en-US"/>
          </w:rPr>
          <w:t>”</w:t>
        </w:r>
      </w:ins>
      <w:ins w:id="194" w:author="Joshua Klein" w:date="2020-03-29T20:42:00Z">
        <w:r>
          <w:rPr>
            <w:lang w:val="en-US" w:eastAsia="en-US"/>
          </w:rPr>
          <w:t xml:space="preserve"> (MS:XXX112) for ETD spectra, </w:t>
        </w:r>
      </w:ins>
      <w:ins w:id="195" w:author="Joshua Klein" w:date="2020-03-29T20:43:00Z">
        <w:r>
          <w:rPr>
            <w:lang w:val="en-US" w:eastAsia="en-US"/>
          </w:rPr>
          <w:t>“</w:t>
        </w:r>
        <w:r w:rsidRPr="00C06D09">
          <w:rPr>
            <w:lang w:val="en-US" w:eastAsia="en-US"/>
          </w:rPr>
          <w:t>glycan eliminated, peptide dissociating</w:t>
        </w:r>
        <w:r>
          <w:rPr>
            <w:lang w:val="en-US" w:eastAsia="en-US"/>
          </w:rPr>
          <w:t>” (MS:XXX114) for HCD spectra, or “</w:t>
        </w:r>
        <w:r w:rsidRPr="00C06D09">
          <w:rPr>
            <w:lang w:val="en-US" w:eastAsia="en-US"/>
          </w:rPr>
          <w:t>glycan dissociating, peptide dissociating</w:t>
        </w:r>
        <w:r>
          <w:rPr>
            <w:lang w:val="en-US" w:eastAsia="en-US"/>
          </w:rPr>
          <w:t>” (MS:XXX113</w:t>
        </w:r>
      </w:ins>
      <w:ins w:id="196" w:author="Joshua Klein" w:date="2020-03-29T20:44:00Z">
        <w:r>
          <w:rPr>
            <w:lang w:val="en-US" w:eastAsia="en-US"/>
          </w:rPr>
          <w:t>) for EThcD spectra.</w:t>
        </w:r>
      </w:ins>
      <w:ins w:id="197" w:author="Asus" w:date="2020-05-05T21:41:00Z">
        <w:r w:rsidR="00F037BA">
          <w:rPr>
            <w:lang w:val="en-US" w:eastAsia="en-US"/>
          </w:rPr>
          <w:t xml:space="preserve"> </w:t>
        </w:r>
      </w:ins>
      <w:ins w:id="198" w:author="Joshua Klein" w:date="2020-05-05T21:46:00Z">
        <w:r w:rsidR="00F037BA">
          <w:rPr>
            <w:lang w:val="en-US" w:eastAsia="en-US"/>
          </w:rPr>
          <w:t>Alternatively, if a single set of modes is assumed for all spectra, these CV terms MAY be given in the &lt;AdditionalSearchParams&gt;</w:t>
        </w:r>
      </w:ins>
      <w:ins w:id="199" w:author="Joshua Klein" w:date="2020-05-05T21:58:00Z">
        <w:r w:rsidR="004A0373">
          <w:rPr>
            <w:lang w:val="en-US" w:eastAsia="en-US"/>
          </w:rPr>
          <w:t xml:space="preserve"> and deviations from that assumption </w:t>
        </w:r>
      </w:ins>
      <w:ins w:id="200" w:author="Joshua Klein" w:date="2020-05-05T21:59:00Z">
        <w:r w:rsidR="004A0373">
          <w:rPr>
            <w:lang w:val="en-US" w:eastAsia="en-US"/>
          </w:rPr>
          <w:t>may be specified explicitly on each &lt;SpectrumIdentificationItem&gt;</w:t>
        </w:r>
      </w:ins>
      <w:ins w:id="201" w:author="Joshua Klein" w:date="2020-05-05T21:46:00Z">
        <w:r w:rsidR="00F037BA">
          <w:rPr>
            <w:lang w:val="en-US" w:eastAsia="en-US"/>
          </w:rPr>
          <w:t>.</w:t>
        </w:r>
      </w:ins>
      <w:commentRangeEnd w:id="181"/>
      <w:ins w:id="202" w:author="Joshua Klein" w:date="2020-05-05T21:56:00Z">
        <w:r w:rsidR="004A0373">
          <w:rPr>
            <w:rStyle w:val="CommentReference"/>
            <w:lang w:val="x-none" w:eastAsia="x-none"/>
          </w:rPr>
          <w:commentReference w:id="181"/>
        </w:r>
      </w:ins>
      <w:ins w:id="203" w:author="Joshua Klein" w:date="2020-05-05T21:55:00Z">
        <w:r w:rsidR="004A0373">
          <w:rPr>
            <w:lang w:val="en-US" w:eastAsia="en-US"/>
          </w:rPr>
          <w:t xml:space="preserve"> </w:t>
        </w:r>
      </w:ins>
      <w:commentRangeEnd w:id="182"/>
      <w:r w:rsidR="00A6378B">
        <w:rPr>
          <w:rStyle w:val="CommentReference"/>
          <w:lang w:val="x-none" w:eastAsia="x-none"/>
        </w:rPr>
        <w:commentReference w:id="182"/>
      </w:r>
    </w:p>
    <w:p w14:paraId="011FDBED" w14:textId="3E44BA96" w:rsidR="00C06D09" w:rsidRDefault="00C06D09" w:rsidP="0053683A">
      <w:pPr>
        <w:rPr>
          <w:ins w:id="204" w:author="Joshua Klein" w:date="2020-03-29T20:45:00Z"/>
          <w:lang w:val="en-US" w:eastAsia="en-US"/>
        </w:rPr>
      </w:pPr>
    </w:p>
    <w:p w14:paraId="6DB6DBC4" w14:textId="1C724C2E" w:rsidR="00C06D09" w:rsidRDefault="00C06D09" w:rsidP="0053683A">
      <w:pPr>
        <w:rPr>
          <w:ins w:id="205" w:author="Joshua Klein" w:date="2020-03-30T21:40:00Z"/>
          <w:lang w:val="en-US" w:eastAsia="en-US"/>
        </w:rPr>
      </w:pPr>
      <w:ins w:id="206" w:author="Joshua Klein" w:date="2020-03-29T20:45:00Z">
        <w:r>
          <w:rPr>
            <w:lang w:val="en-US" w:eastAsia="en-US"/>
          </w:rPr>
          <w:t xml:space="preserve">If the search engine </w:t>
        </w:r>
      </w:ins>
      <w:ins w:id="207" w:author="Joshua Klein" w:date="2020-03-29T20:46:00Z">
        <w:r>
          <w:rPr>
            <w:lang w:val="en-US" w:eastAsia="en-US"/>
          </w:rPr>
          <w:t xml:space="preserve">assigned separate scores to </w:t>
        </w:r>
      </w:ins>
      <w:ins w:id="208" w:author="Joshua Klein" w:date="2020-05-05T22:05:00Z">
        <w:r w:rsidR="000605A2">
          <w:rPr>
            <w:lang w:val="en-US" w:eastAsia="en-US"/>
          </w:rPr>
          <w:t>separate sources of</w:t>
        </w:r>
      </w:ins>
      <w:ins w:id="209" w:author="Joshua Klein" w:date="2020-03-29T20:46:00Z">
        <w:r>
          <w:rPr>
            <w:lang w:val="en-US" w:eastAsia="en-US"/>
          </w:rPr>
          <w:t xml:space="preserve"> </w:t>
        </w:r>
      </w:ins>
      <w:ins w:id="210" w:author="Joshua Klein" w:date="2020-05-05T22:06:00Z">
        <w:r w:rsidR="000605A2">
          <w:rPr>
            <w:lang w:val="en-US" w:eastAsia="en-US"/>
          </w:rPr>
          <w:t xml:space="preserve">structural </w:t>
        </w:r>
      </w:ins>
      <w:ins w:id="211" w:author="Joshua Klein" w:date="2020-03-29T20:46:00Z">
        <w:r>
          <w:rPr>
            <w:lang w:val="en-US" w:eastAsia="en-US"/>
          </w:rPr>
          <w:t xml:space="preserve">evidence, </w:t>
        </w:r>
      </w:ins>
      <w:ins w:id="212" w:author="Joshua Klein" w:date="2020-03-29T20:47:00Z">
        <w:r>
          <w:rPr>
            <w:lang w:val="en-US" w:eastAsia="en-US"/>
          </w:rPr>
          <w:t xml:space="preserve">reporting each score is RECOMMENDED. If </w:t>
        </w:r>
      </w:ins>
      <w:ins w:id="213" w:author="Joshua Klein" w:date="2020-03-30T21:31:00Z">
        <w:r w:rsidR="00316B5C">
          <w:rPr>
            <w:lang w:val="en-US" w:eastAsia="en-US"/>
          </w:rPr>
          <w:t>multiple false discovery rate control strategies were used, reporting each false discovery rate, local FDR</w:t>
        </w:r>
      </w:ins>
      <w:ins w:id="214" w:author="Joshua Klein" w:date="2020-03-30T21:32:00Z">
        <w:r w:rsidR="00316B5C">
          <w:rPr>
            <w:lang w:val="en-US" w:eastAsia="en-US"/>
          </w:rPr>
          <w:t>, or q-value is RECOMMENDED.</w:t>
        </w:r>
      </w:ins>
      <w:ins w:id="215" w:author="Joshua Klein" w:date="2020-03-30T21:38:00Z">
        <w:r w:rsidR="002B1094">
          <w:rPr>
            <w:lang w:val="en-US" w:eastAsia="en-US"/>
          </w:rPr>
          <w:t xml:space="preserve"> </w:t>
        </w:r>
      </w:ins>
      <w:commentRangeStart w:id="216"/>
      <w:ins w:id="217" w:author="Joshua Klein" w:date="2020-04-01T21:28:00Z">
        <w:r w:rsidR="00982A09">
          <w:rPr>
            <w:lang w:val="en-US" w:eastAsia="en-US"/>
          </w:rPr>
          <w:t>If a joint statistic</w:t>
        </w:r>
      </w:ins>
      <w:ins w:id="218" w:author="Joshua Klein" w:date="2020-05-05T21:55:00Z">
        <w:r w:rsidR="004A0373">
          <w:rPr>
            <w:lang w:val="en-US" w:eastAsia="en-US"/>
          </w:rPr>
          <w:t xml:space="preserve"> summarizing statistics from multiple sources of evidence</w:t>
        </w:r>
      </w:ins>
      <w:ins w:id="219" w:author="Joshua Klein" w:date="2020-04-01T21:28:00Z">
        <w:r w:rsidR="00982A09">
          <w:rPr>
            <w:lang w:val="en-US" w:eastAsia="en-US"/>
          </w:rPr>
          <w:t xml:space="preserve"> was used,</w:t>
        </w:r>
      </w:ins>
      <w:ins w:id="220" w:author="Joshua Klein" w:date="2020-04-01T21:32:00Z">
        <w:r w:rsidR="00982A09">
          <w:rPr>
            <w:lang w:val="en-US" w:eastAsia="en-US"/>
          </w:rPr>
          <w:t xml:space="preserve"> a term derived from</w:t>
        </w:r>
      </w:ins>
      <w:ins w:id="221" w:author="Joshua Klein" w:date="2020-04-01T21:28:00Z">
        <w:r w:rsidR="00982A09">
          <w:rPr>
            <w:lang w:val="en-US" w:eastAsia="en-US"/>
          </w:rPr>
          <w:t xml:space="preserve"> </w:t>
        </w:r>
      </w:ins>
      <w:ins w:id="222" w:author="Joshua Klein" w:date="2020-04-01T21:32:00Z">
        <w:r w:rsidR="00982A09">
          <w:rPr>
            <w:lang w:val="en-US" w:eastAsia="en-US"/>
          </w:rPr>
          <w:t>“</w:t>
        </w:r>
        <w:r w:rsidR="00982A09" w:rsidRPr="00982A09">
          <w:rPr>
            <w:lang w:val="en-US" w:eastAsia="en-US"/>
          </w:rPr>
          <w:t>joint glycopeptide statistic</w:t>
        </w:r>
        <w:r w:rsidR="00982A09">
          <w:rPr>
            <w:lang w:val="en-US" w:eastAsia="en-US"/>
          </w:rPr>
          <w:t>” (</w:t>
        </w:r>
        <w:r w:rsidR="00982A09" w:rsidRPr="00982A09">
          <w:rPr>
            <w:lang w:val="en-US" w:eastAsia="en-US"/>
          </w:rPr>
          <w:t>MS:XXX118</w:t>
        </w:r>
        <w:r w:rsidR="00982A09">
          <w:rPr>
            <w:lang w:val="en-US" w:eastAsia="en-US"/>
          </w:rPr>
          <w:t>) SHOULD be</w:t>
        </w:r>
      </w:ins>
      <w:ins w:id="223" w:author="Joshua Klein" w:date="2020-04-01T21:33:00Z">
        <w:r w:rsidR="00982A09">
          <w:rPr>
            <w:lang w:val="en-US" w:eastAsia="en-US"/>
          </w:rPr>
          <w:t xml:space="preserve"> reported, indicating the final statistic</w:t>
        </w:r>
      </w:ins>
      <w:commentRangeEnd w:id="216"/>
      <w:ins w:id="224" w:author="Joshua Klein" w:date="2020-05-05T22:07:00Z">
        <w:r w:rsidR="003C0C36">
          <w:rPr>
            <w:rStyle w:val="CommentReference"/>
            <w:lang w:val="x-none" w:eastAsia="x-none"/>
          </w:rPr>
          <w:commentReference w:id="216"/>
        </w:r>
      </w:ins>
      <w:ins w:id="225" w:author="Joshua Klein" w:date="2020-04-01T21:33:00Z">
        <w:r w:rsidR="00982A09">
          <w:rPr>
            <w:lang w:val="en-US" w:eastAsia="en-US"/>
          </w:rPr>
          <w:t>.</w:t>
        </w:r>
      </w:ins>
    </w:p>
    <w:p w14:paraId="238FCD5D" w14:textId="5EC62A46" w:rsidR="002B1094" w:rsidRDefault="002B1094" w:rsidP="0053683A">
      <w:pPr>
        <w:rPr>
          <w:ins w:id="226" w:author="Joshua Klein" w:date="2020-03-30T21:40:00Z"/>
          <w:lang w:val="en-US" w:eastAsia="en-US"/>
        </w:rPr>
      </w:pPr>
    </w:p>
    <w:p w14:paraId="3B3C6802" w14:textId="5846F2C4" w:rsidR="00960C94" w:rsidRDefault="002B1094" w:rsidP="00FC6EA1">
      <w:pPr>
        <w:rPr>
          <w:ins w:id="227" w:author="Joshua Klein" w:date="2020-03-28T16:46:00Z"/>
          <w:lang w:val="en-US" w:eastAsia="en-US"/>
        </w:rPr>
      </w:pPr>
      <w:ins w:id="228" w:author="Joshua Klein" w:date="2020-03-30T21:40:00Z">
        <w:r>
          <w:rPr>
            <w:lang w:val="en-US" w:eastAsia="en-US"/>
          </w:rPr>
          <w:t xml:space="preserve">As in the cases of </w:t>
        </w:r>
      </w:ins>
      <w:ins w:id="229" w:author="Joshua Klein" w:date="2020-03-30T21:46:00Z">
        <w:r w:rsidR="002F1846">
          <w:rPr>
            <w:lang w:val="en-US" w:eastAsia="en-US"/>
          </w:rPr>
          <w:t xml:space="preserve">combingin </w:t>
        </w:r>
      </w:ins>
      <w:ins w:id="230" w:author="Joshua Klein" w:date="2020-03-30T21:40:00Z">
        <w:r>
          <w:rPr>
            <w:lang w:val="en-US" w:eastAsia="en-US"/>
          </w:rPr>
          <w:t>multiple fragmentation methods</w:t>
        </w:r>
      </w:ins>
      <w:ins w:id="231" w:author="Joshua Klein" w:date="2020-03-30T21:46:00Z">
        <w:r w:rsidR="002F1846">
          <w:rPr>
            <w:lang w:val="en-US" w:eastAsia="en-US"/>
          </w:rPr>
          <w:t xml:space="preserve"> across separate spectra </w:t>
        </w:r>
      </w:ins>
      <w:ins w:id="232" w:author="Joshua Klein" w:date="2020-03-30T21:40:00Z">
        <w:r>
          <w:rPr>
            <w:lang w:val="en-US" w:eastAsia="en-US"/>
          </w:rPr>
          <w:t xml:space="preserve">for cross-linked peptides in </w:t>
        </w:r>
      </w:ins>
      <w:ins w:id="233" w:author="Joshua Klein" w:date="2020-03-30T21:41:00Z">
        <w:r>
          <w:rPr>
            <w:lang w:val="en-US" w:eastAsia="en-US"/>
          </w:rPr>
          <w:t xml:space="preserve">section </w:t>
        </w:r>
        <w:r>
          <w:rPr>
            <w:lang w:val="en-US" w:eastAsia="en-US"/>
          </w:rPr>
          <w:fldChar w:fldCharType="begin"/>
        </w:r>
        <w:r>
          <w:rPr>
            <w:lang w:val="en-US" w:eastAsia="en-US"/>
          </w:rPr>
          <w:instrText xml:space="preserve"> REF _Ref409017331 \r \h </w:instrText>
        </w:r>
      </w:ins>
      <w:r>
        <w:rPr>
          <w:lang w:val="en-US" w:eastAsia="en-US"/>
        </w:rPr>
      </w:r>
      <w:r>
        <w:rPr>
          <w:lang w:val="en-US" w:eastAsia="en-US"/>
        </w:rPr>
        <w:fldChar w:fldCharType="separate"/>
      </w:r>
      <w:ins w:id="234" w:author="Joshua Klein" w:date="2020-03-30T21:41:00Z">
        <w:r>
          <w:rPr>
            <w:lang w:val="en-US" w:eastAsia="en-US"/>
          </w:rPr>
          <w:t>5.2.9</w:t>
        </w:r>
        <w:r>
          <w:rPr>
            <w:lang w:val="en-US" w:eastAsia="en-US"/>
          </w:rPr>
          <w:fldChar w:fldCharType="end"/>
        </w:r>
      </w:ins>
      <w:ins w:id="235" w:author="Joshua Klein" w:date="2020-03-30T21:42:00Z">
        <w:r>
          <w:rPr>
            <w:lang w:val="en-US" w:eastAsia="en-US"/>
          </w:rPr>
          <w:t xml:space="preserve">, </w:t>
        </w:r>
      </w:ins>
      <w:ins w:id="236" w:author="Joshua Klein" w:date="2020-03-30T21:48:00Z">
        <w:r w:rsidR="002F1846">
          <w:rPr>
            <w:lang w:val="en-US" w:eastAsia="en-US"/>
          </w:rPr>
          <w:t xml:space="preserve">if the spectrum combination is a form of post-processing, a </w:t>
        </w:r>
      </w:ins>
      <w:ins w:id="237" w:author="Joshua Klein" w:date="2020-04-01T08:13:00Z">
        <w:r w:rsidR="000A60E0">
          <w:rPr>
            <w:lang w:val="en-US" w:eastAsia="en-US"/>
          </w:rPr>
          <w:t>peptide</w:t>
        </w:r>
      </w:ins>
      <w:ins w:id="238" w:author="Joshua Klein" w:date="2020-03-30T21:48:00Z">
        <w:r w:rsidR="002F1846">
          <w:rPr>
            <w:lang w:val="en-US" w:eastAsia="en-US"/>
          </w:rPr>
          <w:t xml:space="preserve">-level score </w:t>
        </w:r>
      </w:ins>
      <w:ins w:id="239" w:author="Joshua Klein" w:date="2020-03-30T21:49:00Z">
        <w:r w:rsidR="002F1846">
          <w:rPr>
            <w:lang w:val="en-US" w:eastAsia="en-US"/>
          </w:rPr>
          <w:t>SHOULD</w:t>
        </w:r>
      </w:ins>
      <w:ins w:id="240" w:author="Joshua Klein" w:date="2020-03-30T21:48:00Z">
        <w:r w:rsidR="002F1846">
          <w:rPr>
            <w:lang w:val="en-US" w:eastAsia="en-US"/>
          </w:rPr>
          <w:t xml:space="preserve"> be </w:t>
        </w:r>
      </w:ins>
      <w:ins w:id="241" w:author="Joshua Klein" w:date="2020-03-30T21:49:00Z">
        <w:r w:rsidR="002F1846">
          <w:rPr>
            <w:lang w:val="en-US" w:eastAsia="en-US"/>
          </w:rPr>
          <w:t xml:space="preserve">used. Otherwise, </w:t>
        </w:r>
        <w:r w:rsidR="002F1846" w:rsidRPr="002F1846">
          <w:rPr>
            <w:lang w:val="en-US" w:eastAsia="en-US"/>
          </w:rPr>
          <w:t>the &lt;SpectraData&gt; element SHOULD specify that it is using a “combined spectra” type of input file format (Table 2). The referenced spectrum (via</w:t>
        </w:r>
      </w:ins>
      <w:ins w:id="242" w:author="Joshua Klein" w:date="2020-03-31T20:27:00Z">
        <w:r w:rsidR="005C4DB1">
          <w:rPr>
            <w:lang w:val="en-US" w:eastAsia="en-US"/>
          </w:rPr>
          <w:t xml:space="preserve"> </w:t>
        </w:r>
      </w:ins>
      <w:ins w:id="243" w:author="Joshua Klein" w:date="2020-03-30T21:49:00Z">
        <w:r w:rsidR="002F1846" w:rsidRPr="002F1846">
          <w:rPr>
            <w:lang w:val="en-US" w:eastAsia="en-US"/>
          </w:rPr>
          <w:t>the spectrumID</w:t>
        </w:r>
      </w:ins>
      <w:ins w:id="244" w:author="Joshua Klein" w:date="2020-03-31T20:27:00Z">
        <w:r w:rsidR="005C4DB1">
          <w:rPr>
            <w:lang w:val="en-US" w:eastAsia="en-US"/>
          </w:rPr>
          <w:t xml:space="preserve"> </w:t>
        </w:r>
      </w:ins>
      <w:ins w:id="245" w:author="Joshua Klein" w:date="2020-03-30T21:49:00Z">
        <w:r w:rsidR="002F1846" w:rsidRPr="002F1846">
          <w:rPr>
            <w:lang w:val="en-US" w:eastAsia="en-US"/>
          </w:rPr>
          <w:t>attribute) SHOULD contain a comma-separated list of identifiers e.g. spectrumID=“index=1001, index=1007”.</w:t>
        </w:r>
      </w:ins>
      <w:ins w:id="246" w:author="Joshua Klein" w:date="2020-04-14T08:05:00Z">
        <w:r w:rsidR="00B918C8">
          <w:rPr>
            <w:lang w:val="en-US"/>
          </w:rPr>
          <w:t xml:space="preserve"> </w:t>
        </w:r>
      </w:ins>
    </w:p>
    <w:p w14:paraId="172A522F" w14:textId="77777777" w:rsidR="00960C94" w:rsidRDefault="00960C94" w:rsidP="0053683A">
      <w:pPr>
        <w:rPr>
          <w:ins w:id="247" w:author="Joshua Klein" w:date="2020-03-27T18:04:00Z"/>
          <w:lang w:val="en-US" w:eastAsia="en-US"/>
        </w:rPr>
      </w:pPr>
    </w:p>
    <w:p w14:paraId="2524814E" w14:textId="77777777" w:rsidR="00FD559F" w:rsidRPr="0053683A" w:rsidRDefault="00FD559F" w:rsidP="0053683A">
      <w:pPr>
        <w:rPr>
          <w:lang w:val="en-US" w:eastAsia="en-US"/>
          <w:rPrChange w:id="248" w:author="Joshua Klein" w:date="2020-03-27T15:53:00Z">
            <w:rPr/>
          </w:rPrChange>
        </w:rPr>
      </w:pPr>
    </w:p>
    <w:p w14:paraId="0569850F" w14:textId="77777777" w:rsidR="00D77D22" w:rsidRPr="006518C9" w:rsidRDefault="00D77D22" w:rsidP="00466496">
      <w:pPr>
        <w:rPr>
          <w:lang w:val="en-US"/>
        </w:rPr>
      </w:pPr>
    </w:p>
    <w:p w14:paraId="3C223D42" w14:textId="77777777" w:rsidR="009D60F9" w:rsidRPr="006518C9" w:rsidRDefault="009D60F9" w:rsidP="00466496">
      <w:pPr>
        <w:pStyle w:val="Heading2"/>
      </w:pPr>
      <w:bookmarkStart w:id="249" w:name="_Ref216762256"/>
      <w:bookmarkStart w:id="250" w:name="_Ref216762262"/>
      <w:bookmarkStart w:id="251" w:name="_Toc476057191"/>
      <w:bookmarkStart w:id="252" w:name="_Ref116791004"/>
      <w:bookmarkStart w:id="253" w:name="_Ref116791133"/>
      <w:bookmarkStart w:id="254" w:name="_Toc118017565"/>
      <w:bookmarkStart w:id="255" w:name="_Toc170636044"/>
      <w:r w:rsidRPr="006518C9">
        <w:t>Other supporting materials</w:t>
      </w:r>
      <w:bookmarkEnd w:id="249"/>
      <w:bookmarkEnd w:id="250"/>
      <w:bookmarkEnd w:id="251"/>
    </w:p>
    <w:p w14:paraId="0894D849" w14:textId="77777777" w:rsidR="004E2A3B" w:rsidRPr="006518C9" w:rsidRDefault="004E2A3B" w:rsidP="00466496">
      <w:pPr>
        <w:spacing w:after="120"/>
        <w:rPr>
          <w:lang w:val="en-US"/>
        </w:rPr>
      </w:pPr>
    </w:p>
    <w:p w14:paraId="513A0AB0" w14:textId="77777777" w:rsidR="00CB7B7E" w:rsidRPr="006518C9" w:rsidRDefault="00CB7B7E" w:rsidP="00187F44">
      <w:pPr>
        <w:spacing w:after="120"/>
        <w:jc w:val="both"/>
        <w:rPr>
          <w:lang w:val="en-US"/>
        </w:rPr>
      </w:pPr>
      <w:r w:rsidRPr="006518C9">
        <w:rPr>
          <w:lang w:val="en-US"/>
        </w:rPr>
        <w:t xml:space="preserve">Example files demonstrating the different uses cases have been developed and are available from the following location: </w:t>
      </w:r>
      <w:hyperlink r:id="rId31"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3AB8D52F" w14:textId="77777777" w:rsidR="00CB7B7E" w:rsidRPr="006518C9" w:rsidRDefault="00CB7B7E" w:rsidP="00466496">
      <w:pPr>
        <w:spacing w:after="120"/>
        <w:rPr>
          <w:lang w:val="en-US"/>
        </w:rPr>
      </w:pPr>
    </w:p>
    <w:p w14:paraId="5FD73E58" w14:textId="77777777" w:rsidR="008B6BE0" w:rsidRPr="006518C9" w:rsidRDefault="008B6BE0" w:rsidP="00466496">
      <w:pPr>
        <w:pStyle w:val="Heading1"/>
      </w:pPr>
      <w:bookmarkStart w:id="256" w:name="_Ref116791170"/>
      <w:bookmarkStart w:id="257" w:name="_Ref116792072"/>
      <w:bookmarkStart w:id="258" w:name="_Toc118017568"/>
      <w:bookmarkStart w:id="259" w:name="_Toc170636045"/>
      <w:bookmarkStart w:id="260" w:name="_Toc476057192"/>
      <w:bookmarkEnd w:id="252"/>
      <w:bookmarkEnd w:id="253"/>
      <w:bookmarkEnd w:id="254"/>
      <w:bookmarkEnd w:id="255"/>
      <w:r w:rsidRPr="006518C9">
        <w:t>Model in XML Schema</w:t>
      </w:r>
      <w:bookmarkEnd w:id="256"/>
      <w:bookmarkEnd w:id="257"/>
      <w:bookmarkEnd w:id="258"/>
      <w:bookmarkEnd w:id="259"/>
      <w:bookmarkEnd w:id="260"/>
    </w:p>
    <w:p w14:paraId="5F7FA0BD"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3E466CA5" w14:textId="77777777" w:rsidR="004A42EB" w:rsidRPr="006518C9" w:rsidRDefault="004A42EB" w:rsidP="00466496">
      <w:pPr>
        <w:pStyle w:val="nobreak"/>
        <w:rPr>
          <w:lang w:val="en-US"/>
        </w:rPr>
      </w:pPr>
    </w:p>
    <w:p w14:paraId="2EC2C4B1" w14:textId="77777777" w:rsidR="004A42EB" w:rsidRPr="006518C9" w:rsidRDefault="004A42EB" w:rsidP="00466496">
      <w:pPr>
        <w:rPr>
          <w:lang w:val="en-US"/>
        </w:rPr>
      </w:pPr>
    </w:p>
    <w:p w14:paraId="01009079" w14:textId="77777777" w:rsidR="004A42EB" w:rsidRPr="006518C9" w:rsidRDefault="00AD4E91" w:rsidP="00466496">
      <w:pPr>
        <w:keepNext/>
        <w:rPr>
          <w:lang w:val="en-US"/>
        </w:rPr>
      </w:pPr>
      <w:r>
        <w:rPr>
          <w:noProof/>
          <w:lang w:val="en-US" w:eastAsia="en-US"/>
        </w:rPr>
        <w:drawing>
          <wp:inline distT="0" distB="0" distL="0" distR="0" wp14:anchorId="7F0DEDC1" wp14:editId="546701B8">
            <wp:extent cx="64008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291840"/>
                    </a:xfrm>
                    <a:prstGeom prst="rect">
                      <a:avLst/>
                    </a:prstGeom>
                    <a:noFill/>
                    <a:ln>
                      <a:noFill/>
                    </a:ln>
                  </pic:spPr>
                </pic:pic>
              </a:graphicData>
            </a:graphic>
          </wp:inline>
        </w:drawing>
      </w:r>
    </w:p>
    <w:p w14:paraId="0DB32117" w14:textId="77777777" w:rsidR="004A42EB" w:rsidRPr="006518C9" w:rsidRDefault="004A42EB" w:rsidP="00466496">
      <w:pPr>
        <w:pStyle w:val="Caption"/>
        <w:rPr>
          <w:lang w:val="en-US"/>
        </w:rPr>
      </w:pPr>
      <w:bookmarkStart w:id="261"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6</w:t>
      </w:r>
      <w:r w:rsidR="00251338" w:rsidRPr="006518C9">
        <w:rPr>
          <w:noProof/>
          <w:lang w:val="en-US"/>
        </w:rPr>
        <w:fldChar w:fldCharType="end"/>
      </w:r>
      <w:bookmarkEnd w:id="261"/>
      <w:r w:rsidR="00C71501" w:rsidRPr="006518C9">
        <w:rPr>
          <w:lang w:val="en-US"/>
        </w:rPr>
        <w:t>.</w:t>
      </w:r>
      <w:r w:rsidRPr="006518C9">
        <w:rPr>
          <w:lang w:val="en-US"/>
        </w:rPr>
        <w:t xml:space="preserve"> </w:t>
      </w:r>
      <w:r w:rsidRPr="006518C9">
        <w:rPr>
          <w:b w:val="0"/>
          <w:lang w:val="en-US"/>
        </w:rPr>
        <w:t>A diagrammatic overview of the mzIdentML schema.</w:t>
      </w:r>
    </w:p>
    <w:p w14:paraId="2C092C80" w14:textId="77777777" w:rsidR="00BC53E5" w:rsidRPr="006518C9" w:rsidRDefault="00BC53E5" w:rsidP="00BC53E5">
      <w:pPr>
        <w:rPr>
          <w:lang w:val="en-US"/>
        </w:rPr>
      </w:pPr>
    </w:p>
    <w:p w14:paraId="76FCF1DE" w14:textId="77777777" w:rsidR="00921A47" w:rsidRPr="006518C9" w:rsidRDefault="00921A47" w:rsidP="00921A47">
      <w:pPr>
        <w:pStyle w:val="Heading2"/>
      </w:pPr>
      <w:bookmarkStart w:id="262" w:name="_Toc476057193"/>
      <w:r w:rsidRPr="006518C9">
        <w:t>Element &lt;</w:t>
      </w:r>
      <w:bookmarkStart w:id="263" w:name="MzIdentML"/>
      <w:r w:rsidRPr="006518C9">
        <w:t>MzIdentML</w:t>
      </w:r>
      <w:bookmarkEnd w:id="263"/>
      <w:r w:rsidRPr="006518C9">
        <w:t>&gt;</w:t>
      </w:r>
      <w:bookmarkEnd w:id="2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8546"/>
      </w:tblGrid>
      <w:tr w:rsidR="00921A47" w:rsidRPr="006518C9" w14:paraId="0F3D7F42" w14:textId="77777777" w:rsidTr="00921A47">
        <w:trPr>
          <w:tblCellSpacing w:w="15" w:type="dxa"/>
        </w:trPr>
        <w:tc>
          <w:tcPr>
            <w:tcW w:w="0" w:type="auto"/>
            <w:vAlign w:val="center"/>
            <w:hideMark/>
          </w:tcPr>
          <w:p w14:paraId="60D7BF2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CD3A2C" w14:textId="77777777"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14:paraId="73178A5A" w14:textId="77777777" w:rsidTr="00921A47">
        <w:trPr>
          <w:tblCellSpacing w:w="15" w:type="dxa"/>
        </w:trPr>
        <w:tc>
          <w:tcPr>
            <w:tcW w:w="0" w:type="auto"/>
            <w:vAlign w:val="center"/>
            <w:hideMark/>
          </w:tcPr>
          <w:p w14:paraId="4547AF3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199936" w14:textId="77777777" w:rsidR="00921A47" w:rsidRPr="006518C9" w:rsidRDefault="00921A47">
            <w:pPr>
              <w:rPr>
                <w:sz w:val="24"/>
                <w:szCs w:val="24"/>
                <w:lang w:val="en-US"/>
              </w:rPr>
            </w:pPr>
            <w:r w:rsidRPr="006518C9">
              <w:rPr>
                <w:lang w:val="en-US"/>
              </w:rPr>
              <w:t xml:space="preserve">MzIdentMLType </w:t>
            </w:r>
          </w:p>
        </w:tc>
      </w:tr>
      <w:tr w:rsidR="00921A47" w:rsidRPr="006518C9" w14:paraId="31909C48" w14:textId="77777777" w:rsidTr="00921A47">
        <w:trPr>
          <w:tblCellSpacing w:w="15" w:type="dxa"/>
        </w:trPr>
        <w:tc>
          <w:tcPr>
            <w:tcW w:w="0" w:type="auto"/>
            <w:vAlign w:val="center"/>
            <w:hideMark/>
          </w:tcPr>
          <w:p w14:paraId="6923817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1313"/>
              <w:gridCol w:w="824"/>
              <w:gridCol w:w="4991"/>
            </w:tblGrid>
            <w:tr w:rsidR="00921A47" w:rsidRPr="006518C9" w14:paraId="2AA2D0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2A023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34E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ABA3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592F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9F5E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5FB5" w14:textId="77777777"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A8A00"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D2DB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0A2B8"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11E4CD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22FB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E062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FE61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B7A0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5A00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F10E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8CF1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D05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C24B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F8ABC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54E7C"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0DCA4" w14:textId="77777777"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D412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8D972" w14:textId="77777777"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14:paraId="686CD0BC" w14:textId="77777777" w:rsidR="00921A47" w:rsidRPr="006518C9" w:rsidRDefault="00921A47">
            <w:pPr>
              <w:rPr>
                <w:sz w:val="24"/>
                <w:szCs w:val="24"/>
                <w:lang w:val="en-US"/>
              </w:rPr>
            </w:pPr>
          </w:p>
        </w:tc>
      </w:tr>
      <w:tr w:rsidR="00921A47" w:rsidRPr="006518C9" w14:paraId="046217D5" w14:textId="77777777" w:rsidTr="00921A47">
        <w:trPr>
          <w:tblCellSpacing w:w="15" w:type="dxa"/>
        </w:trPr>
        <w:tc>
          <w:tcPr>
            <w:tcW w:w="0" w:type="auto"/>
            <w:vAlign w:val="center"/>
            <w:hideMark/>
          </w:tcPr>
          <w:p w14:paraId="13C843C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678"/>
            </w:tblGrid>
            <w:tr w:rsidR="00921A47" w:rsidRPr="006518C9" w14:paraId="4DC2AE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DD306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632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BF28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415B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3C76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6BA79" w14:textId="77777777" w:rsidR="00921A47" w:rsidRPr="006518C9" w:rsidRDefault="00C514F9">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4C8F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BF90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D7CE0" w14:textId="77777777" w:rsidR="00921A47" w:rsidRPr="006518C9" w:rsidRDefault="00921A47">
                  <w:pPr>
                    <w:rPr>
                      <w:sz w:val="24"/>
                      <w:szCs w:val="24"/>
                      <w:lang w:val="en-US"/>
                    </w:rPr>
                  </w:pPr>
                  <w:r w:rsidRPr="006518C9">
                    <w:rPr>
                      <w:lang w:val="en-US"/>
                    </w:rPr>
                    <w:t>The list of controlled vocabularies used in the file.</w:t>
                  </w:r>
                </w:p>
              </w:tc>
            </w:tr>
            <w:tr w:rsidR="00921A47" w:rsidRPr="006518C9" w14:paraId="2F4619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98BF2" w14:textId="77777777" w:rsidR="00921A47" w:rsidRPr="006518C9" w:rsidRDefault="00C514F9">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9A9F2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865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059E9"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43FEB5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5ADB13" w14:textId="77777777" w:rsidR="00921A47" w:rsidRPr="006518C9" w:rsidRDefault="00C514F9">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932CB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62C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435C8"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54352F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40621" w14:textId="77777777" w:rsidR="00921A47" w:rsidRPr="006518C9" w:rsidRDefault="00C514F9">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DBE9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DE86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96499"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06555B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4CCDD" w14:textId="77777777" w:rsidR="00921A47" w:rsidRPr="006518C9" w:rsidRDefault="00C514F9">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3E9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00BA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2F2"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460306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A4498B" w14:textId="77777777" w:rsidR="00921A47" w:rsidRPr="006518C9" w:rsidRDefault="00C514F9">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A61FA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83DE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C9027"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BA0D2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2E8FDC" w14:textId="77777777" w:rsidR="00921A47" w:rsidRPr="006518C9" w:rsidRDefault="00C514F9">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51E73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0831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226A2" w14:textId="77777777"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14:paraId="6F5863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61EBB" w14:textId="77777777" w:rsidR="00921A47" w:rsidRPr="006518C9" w:rsidRDefault="00C514F9">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C5B21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D10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33A17"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39B121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E02D4D" w14:textId="77777777" w:rsidR="00921A47" w:rsidRPr="006518C9" w:rsidRDefault="00C514F9">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36B8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0CFF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6D9DF"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303855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506552" w14:textId="77777777" w:rsidR="00921A47" w:rsidRPr="006518C9" w:rsidRDefault="00C514F9">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4BEA6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D70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2BA78" w14:textId="77777777" w:rsidR="00921A47" w:rsidRPr="006518C9" w:rsidRDefault="00921A47">
                  <w:pPr>
                    <w:rPr>
                      <w:sz w:val="24"/>
                      <w:szCs w:val="24"/>
                      <w:lang w:val="en-US"/>
                    </w:rPr>
                  </w:pPr>
                  <w:r w:rsidRPr="006518C9">
                    <w:rPr>
                      <w:lang w:val="en-US"/>
                    </w:rPr>
                    <w:t>Any bibliographic references associated with the file</w:t>
                  </w:r>
                </w:p>
              </w:tc>
            </w:tr>
          </w:tbl>
          <w:p w14:paraId="7C3E7D83" w14:textId="77777777" w:rsidR="00921A47" w:rsidRPr="006518C9" w:rsidRDefault="00921A47">
            <w:pPr>
              <w:rPr>
                <w:sz w:val="24"/>
                <w:szCs w:val="24"/>
                <w:lang w:val="en-US"/>
              </w:rPr>
            </w:pPr>
          </w:p>
        </w:tc>
      </w:tr>
      <w:tr w:rsidR="00921A47" w:rsidRPr="006518C9" w14:paraId="19FBF6BD" w14:textId="77777777" w:rsidTr="00921A47">
        <w:trPr>
          <w:tblCellSpacing w:w="15" w:type="dxa"/>
        </w:trPr>
        <w:tc>
          <w:tcPr>
            <w:tcW w:w="0" w:type="auto"/>
            <w:vAlign w:val="center"/>
            <w:hideMark/>
          </w:tcPr>
          <w:p w14:paraId="423908F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211ABE1C" w14:textId="77777777" w:rsidR="00921A47" w:rsidRPr="006518C9" w:rsidRDefault="00AD4E91">
            <w:pPr>
              <w:rPr>
                <w:sz w:val="24"/>
                <w:szCs w:val="24"/>
                <w:lang w:val="en-US"/>
              </w:rPr>
            </w:pPr>
            <w:r>
              <w:rPr>
                <w:noProof/>
                <w:lang w:val="en-US" w:eastAsia="en-US"/>
              </w:rPr>
              <w:drawing>
                <wp:inline distT="0" distB="0" distL="0" distR="0" wp14:anchorId="0EB9CC62" wp14:editId="08E28B98">
                  <wp:extent cx="4396740" cy="5303520"/>
                  <wp:effectExtent l="0" t="0" r="3810" b="0"/>
                  <wp:docPr id="8" name="Picture 8" descr="http://www.peptideatlas.org/PSI/schemas/mzIdentML/1.2/figures/MzIdentM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eptideatlas.org/PSI/schemas/mzIdentML/1.2/figures/MzIdentML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6740" cy="5303520"/>
                          </a:xfrm>
                          <a:prstGeom prst="rect">
                            <a:avLst/>
                          </a:prstGeom>
                          <a:noFill/>
                          <a:ln>
                            <a:noFill/>
                          </a:ln>
                        </pic:spPr>
                      </pic:pic>
                    </a:graphicData>
                  </a:graphic>
                </wp:inline>
              </w:drawing>
            </w:r>
          </w:p>
        </w:tc>
      </w:tr>
      <w:tr w:rsidR="00921A47" w:rsidRPr="006518C9" w14:paraId="7A87BD3E" w14:textId="77777777" w:rsidTr="00921A47">
        <w:trPr>
          <w:tblCellSpacing w:w="15" w:type="dxa"/>
        </w:trPr>
        <w:tc>
          <w:tcPr>
            <w:tcW w:w="0" w:type="auto"/>
            <w:vAlign w:val="center"/>
            <w:hideMark/>
          </w:tcPr>
          <w:p w14:paraId="72357D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9295808" w14:textId="77777777" w:rsidR="00921A47" w:rsidRPr="006518C9" w:rsidRDefault="00921A47">
            <w:pPr>
              <w:pStyle w:val="HTMLPreformatted"/>
            </w:pPr>
            <w:r w:rsidRPr="006518C9">
              <w:t>&lt;MzIdentML xmlns:xsi="http://www.w3.org/2001/XMLSchema-instance" xmlns:xsd="http://www.w3.org/2001/XMLSchema" id="" xsi:schemaLocation="http://psidev.info/psi/pi/mzIdentML/1.2 mzIdentML1.2.0.xsd" creationDate="2014-06-03T14:52:58.665376Z" version="1.2.0" xmlns="http://psidev.info/psi/pi/mzIdentML/1.2"&gt;</w:t>
            </w:r>
          </w:p>
          <w:p w14:paraId="1222E3EE" w14:textId="77777777" w:rsidR="00921A47" w:rsidRPr="006518C9" w:rsidRDefault="00921A47">
            <w:pPr>
              <w:pStyle w:val="HTMLPreformatted"/>
            </w:pPr>
            <w:r w:rsidRPr="006518C9">
              <w:t xml:space="preserve">  &lt;cvList&gt;</w:t>
            </w:r>
          </w:p>
          <w:p w14:paraId="5F8EDDB4" w14:textId="77777777" w:rsidR="00921A47" w:rsidRPr="006518C9" w:rsidRDefault="00921A47">
            <w:pPr>
              <w:pStyle w:val="HTMLPreformatted"/>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14:paraId="06DC1DBB" w14:textId="77777777" w:rsidR="00921A47" w:rsidRPr="006518C9" w:rsidRDefault="00921A47">
            <w:pPr>
              <w:pStyle w:val="HTMLPreformatted"/>
            </w:pPr>
            <w:r w:rsidRPr="006518C9">
              <w:t xml:space="preserve">    &lt;cv fullName="UNIMOD" uri="http://www.unimod.org/obo/unimod.obo" id="UNIMOD" /&gt;</w:t>
            </w:r>
          </w:p>
          <w:p w14:paraId="456D5285" w14:textId="77777777" w:rsidR="00921A47" w:rsidRPr="006518C9" w:rsidRDefault="00921A47">
            <w:pPr>
              <w:pStyle w:val="HTMLPreformatted"/>
            </w:pPr>
            <w:r w:rsidRPr="006518C9">
              <w:t xml:space="preserve">    &lt;cv fullName="UNIT-ONTOLOGY" uri="http://obo.cvs.sourceforge.net/*checkout*/obo/obo/ontology/phenotype/unit.obo" id="UO" /&gt;</w:t>
            </w:r>
          </w:p>
          <w:p w14:paraId="0E038C04" w14:textId="77777777" w:rsidR="00921A47" w:rsidRPr="006518C9" w:rsidRDefault="00921A47">
            <w:pPr>
              <w:pStyle w:val="HTMLPreformatted"/>
            </w:pPr>
            <w:r w:rsidRPr="006518C9">
              <w:t xml:space="preserve">  &lt;/cvList&gt;</w:t>
            </w:r>
          </w:p>
          <w:p w14:paraId="391F24CF" w14:textId="77777777" w:rsidR="00921A47" w:rsidRPr="006518C9" w:rsidRDefault="00921A47">
            <w:pPr>
              <w:pStyle w:val="HTMLPreformatted"/>
            </w:pPr>
            <w:r w:rsidRPr="006518C9">
              <w:t xml:space="preserve">  &lt;AnalysisSoftwareList&gt;</w:t>
            </w:r>
          </w:p>
          <w:p w14:paraId="7AD3EB3E" w14:textId="77777777" w:rsidR="00921A47" w:rsidRPr="006518C9" w:rsidRDefault="00921A47">
            <w:pPr>
              <w:pStyle w:val="HTMLPreformatted"/>
            </w:pPr>
            <w:r w:rsidRPr="006518C9">
              <w:t xml:space="preserve">  ...</w:t>
            </w:r>
          </w:p>
          <w:p w14:paraId="2EF4A5C2" w14:textId="77777777" w:rsidR="00921A47" w:rsidRPr="006518C9" w:rsidRDefault="00921A47">
            <w:pPr>
              <w:pStyle w:val="HTMLPreformatted"/>
            </w:pPr>
            <w:r w:rsidRPr="006518C9">
              <w:t>&lt;/MzIdentML&gt;</w:t>
            </w:r>
          </w:p>
        </w:tc>
      </w:tr>
    </w:tbl>
    <w:p w14:paraId="4473F573" w14:textId="77777777" w:rsidR="00921A47" w:rsidRPr="006518C9" w:rsidRDefault="00921A47" w:rsidP="00921A47">
      <w:pPr>
        <w:rPr>
          <w:lang w:val="en-US"/>
        </w:rPr>
      </w:pPr>
    </w:p>
    <w:p w14:paraId="2F9C156B" w14:textId="77777777" w:rsidR="00921A47" w:rsidRPr="006518C9" w:rsidRDefault="00921A47" w:rsidP="00921A47">
      <w:pPr>
        <w:pStyle w:val="Heading2"/>
      </w:pPr>
      <w:bookmarkStart w:id="264" w:name="_Toc476057194"/>
      <w:r w:rsidRPr="006518C9">
        <w:t>Element &lt;</w:t>
      </w:r>
      <w:bookmarkStart w:id="265" w:name="AdditionalSearchParams"/>
      <w:r w:rsidRPr="006518C9">
        <w:t>AdditionalSearchParams</w:t>
      </w:r>
      <w:bookmarkEnd w:id="265"/>
      <w:r w:rsidRPr="006518C9">
        <w:t>&gt;</w:t>
      </w:r>
      <w:bookmarkEnd w:id="2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gridCol w:w="8262"/>
      </w:tblGrid>
      <w:tr w:rsidR="00921A47" w:rsidRPr="006518C9" w14:paraId="0D5A1972" w14:textId="77777777" w:rsidTr="00921A47">
        <w:trPr>
          <w:tblCellSpacing w:w="15" w:type="dxa"/>
        </w:trPr>
        <w:tc>
          <w:tcPr>
            <w:tcW w:w="0" w:type="auto"/>
            <w:vAlign w:val="center"/>
            <w:hideMark/>
          </w:tcPr>
          <w:p w14:paraId="11EE7F2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9056AF"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1B3B9B35" w14:textId="77777777" w:rsidTr="00921A47">
        <w:trPr>
          <w:tblCellSpacing w:w="15" w:type="dxa"/>
        </w:trPr>
        <w:tc>
          <w:tcPr>
            <w:tcW w:w="0" w:type="auto"/>
            <w:vAlign w:val="center"/>
            <w:hideMark/>
          </w:tcPr>
          <w:p w14:paraId="548EE1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878BEC7" w14:textId="77777777" w:rsidR="00921A47" w:rsidRPr="006518C9" w:rsidRDefault="00921A47">
            <w:pPr>
              <w:rPr>
                <w:sz w:val="24"/>
                <w:szCs w:val="24"/>
                <w:lang w:val="en-US"/>
              </w:rPr>
            </w:pPr>
            <w:r w:rsidRPr="006518C9">
              <w:rPr>
                <w:lang w:val="en-US"/>
              </w:rPr>
              <w:t xml:space="preserve">ParamListType </w:t>
            </w:r>
          </w:p>
        </w:tc>
      </w:tr>
      <w:tr w:rsidR="00921A47" w:rsidRPr="006518C9" w14:paraId="7A506837" w14:textId="77777777" w:rsidTr="00921A47">
        <w:trPr>
          <w:tblCellSpacing w:w="15" w:type="dxa"/>
        </w:trPr>
        <w:tc>
          <w:tcPr>
            <w:tcW w:w="0" w:type="auto"/>
            <w:vAlign w:val="center"/>
            <w:hideMark/>
          </w:tcPr>
          <w:p w14:paraId="58BDFB9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B69F108" w14:textId="77777777" w:rsidR="00921A47" w:rsidRPr="006518C9" w:rsidRDefault="00921A47">
            <w:pPr>
              <w:rPr>
                <w:sz w:val="24"/>
                <w:szCs w:val="24"/>
                <w:lang w:val="en-US"/>
              </w:rPr>
            </w:pPr>
            <w:r w:rsidRPr="006518C9">
              <w:rPr>
                <w:lang w:val="en-US"/>
              </w:rPr>
              <w:t>none</w:t>
            </w:r>
          </w:p>
        </w:tc>
      </w:tr>
      <w:tr w:rsidR="00921A47" w:rsidRPr="006518C9" w14:paraId="1F296591" w14:textId="77777777" w:rsidTr="00921A47">
        <w:trPr>
          <w:tblCellSpacing w:w="15" w:type="dxa"/>
        </w:trPr>
        <w:tc>
          <w:tcPr>
            <w:tcW w:w="0" w:type="auto"/>
            <w:vAlign w:val="center"/>
            <w:hideMark/>
          </w:tcPr>
          <w:p w14:paraId="79BAFB8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1"/>
              <w:gridCol w:w="1135"/>
              <w:gridCol w:w="1180"/>
              <w:gridCol w:w="4175"/>
            </w:tblGrid>
            <w:tr w:rsidR="00921A47" w:rsidRPr="006518C9" w14:paraId="6C313D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0DD3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23E3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ADF7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C87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2914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0C572E"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7948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825A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8D2B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8BB47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CA718"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730BC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8874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A4D11" w14:textId="77777777" w:rsidR="00921A47" w:rsidRPr="006518C9" w:rsidRDefault="00921A47">
                  <w:pPr>
                    <w:rPr>
                      <w:sz w:val="24"/>
                      <w:szCs w:val="24"/>
                      <w:lang w:val="en-US"/>
                    </w:rPr>
                  </w:pPr>
                  <w:r w:rsidRPr="006518C9">
                    <w:rPr>
                      <w:lang w:val="en-US"/>
                    </w:rPr>
                    <w:t>A single user-defined parameter.</w:t>
                  </w:r>
                </w:p>
              </w:tc>
            </w:tr>
          </w:tbl>
          <w:p w14:paraId="53AC96FE" w14:textId="77777777" w:rsidR="00921A47" w:rsidRPr="006518C9" w:rsidRDefault="00921A47">
            <w:pPr>
              <w:rPr>
                <w:sz w:val="24"/>
                <w:szCs w:val="24"/>
                <w:lang w:val="en-US"/>
              </w:rPr>
            </w:pPr>
          </w:p>
        </w:tc>
      </w:tr>
      <w:tr w:rsidR="00921A47" w:rsidRPr="006518C9" w14:paraId="1DD48D5D" w14:textId="77777777" w:rsidTr="00921A47">
        <w:trPr>
          <w:tblCellSpacing w:w="15" w:type="dxa"/>
        </w:trPr>
        <w:tc>
          <w:tcPr>
            <w:tcW w:w="0" w:type="auto"/>
            <w:vAlign w:val="center"/>
            <w:hideMark/>
          </w:tcPr>
          <w:p w14:paraId="122A369B"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787DA45C" w14:textId="77777777" w:rsidR="00921A47" w:rsidRPr="006518C9" w:rsidRDefault="00921A47">
            <w:pPr>
              <w:pStyle w:val="HTMLPreformatted"/>
            </w:pPr>
            <w:r w:rsidRPr="006518C9">
              <w:t xml:space="preserve">      &lt;AdditionalSearchParams&gt;</w:t>
            </w:r>
          </w:p>
          <w:p w14:paraId="07174547" w14:textId="77777777" w:rsidR="00921A47" w:rsidRPr="006518C9" w:rsidRDefault="00921A47">
            <w:pPr>
              <w:pStyle w:val="HTMLPreformatted"/>
            </w:pPr>
            <w:r w:rsidRPr="006518C9">
              <w:t xml:space="preserve">        &lt;cvParam cvRef="PSI-MS" accession="MS:1001211" name="parent mass type mono"/&gt;</w:t>
            </w:r>
          </w:p>
          <w:p w14:paraId="22C95EFB" w14:textId="77777777" w:rsidR="00921A47" w:rsidRPr="006518C9" w:rsidRDefault="00921A47">
            <w:pPr>
              <w:pStyle w:val="HTMLPreformatted"/>
            </w:pPr>
            <w:r w:rsidRPr="006518C9">
              <w:t xml:space="preserve">        &lt;cvParam cvRef="PSI-MS" accession="MS:1001256" name="fragment mass type mono"/&gt;</w:t>
            </w:r>
          </w:p>
          <w:p w14:paraId="224D80C7" w14:textId="77777777" w:rsidR="00921A47" w:rsidRPr="006518C9" w:rsidRDefault="00921A47">
            <w:pPr>
              <w:pStyle w:val="HTMLPreformatted"/>
            </w:pPr>
            <w:r w:rsidRPr="006518C9">
              <w:t xml:space="preserve">        &lt;cvParam cvRef="PSI-MS" accession="MS:1002492" name="consensus scoring"/&gt;</w:t>
            </w:r>
          </w:p>
          <w:p w14:paraId="1252119C" w14:textId="77777777" w:rsidR="00921A47" w:rsidRPr="006518C9" w:rsidRDefault="00921A47">
            <w:pPr>
              <w:pStyle w:val="HTMLPreformatted"/>
            </w:pPr>
            <w:r w:rsidRPr="006518C9">
              <w:t xml:space="preserve">        &lt;cvParam cvRef="PSI-MS" accession="MS:1002490" name="peptide-level scoring"/&gt;</w:t>
            </w:r>
          </w:p>
          <w:p w14:paraId="717A53CD" w14:textId="77777777" w:rsidR="00921A47" w:rsidRPr="006518C9" w:rsidRDefault="00921A47">
            <w:pPr>
              <w:pStyle w:val="HTMLPreformatted"/>
            </w:pPr>
            <w:r w:rsidRPr="006518C9">
              <w:t xml:space="preserve">        &lt;cvParam cvRef="PSI-MS" accession="MS:1002497" name="group PSMs by sequence with modifications"/&gt;</w:t>
            </w:r>
          </w:p>
          <w:p w14:paraId="7CEDE045" w14:textId="77777777" w:rsidR="00921A47" w:rsidRPr="006518C9" w:rsidRDefault="00921A47">
            <w:pPr>
              <w:pStyle w:val="HTMLPreformatted"/>
            </w:pPr>
            <w:r w:rsidRPr="006518C9">
              <w:t xml:space="preserve">        &lt;cvParam cvRef="PSI-MS" accession="MS:1002491" name="modification localization scoring"/&gt;</w:t>
            </w:r>
          </w:p>
          <w:p w14:paraId="4CC1C08F" w14:textId="77777777" w:rsidR="00921A47" w:rsidRPr="006518C9" w:rsidRDefault="00921A47">
            <w:pPr>
              <w:pStyle w:val="HTMLPreformatted"/>
            </w:pPr>
            <w:r w:rsidRPr="006518C9">
              <w:t xml:space="preserve">  ...</w:t>
            </w:r>
          </w:p>
          <w:p w14:paraId="400513C7" w14:textId="77777777" w:rsidR="00921A47" w:rsidRPr="006518C9" w:rsidRDefault="00921A47">
            <w:pPr>
              <w:pStyle w:val="HTMLPreformatted"/>
            </w:pPr>
            <w:r w:rsidRPr="006518C9">
              <w:t>&lt;/AdditionalSearchParams&gt;</w:t>
            </w:r>
          </w:p>
        </w:tc>
      </w:tr>
      <w:tr w:rsidR="00921A47" w:rsidRPr="006518C9" w14:paraId="3418B317" w14:textId="77777777" w:rsidTr="00921A47">
        <w:trPr>
          <w:tblCellSpacing w:w="15" w:type="dxa"/>
        </w:trPr>
        <w:tc>
          <w:tcPr>
            <w:tcW w:w="0" w:type="auto"/>
            <w:vAlign w:val="center"/>
            <w:hideMark/>
          </w:tcPr>
          <w:p w14:paraId="7E3FFAF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78C52FC" w14:textId="77777777" w:rsidR="00921A47" w:rsidRPr="006518C9" w:rsidRDefault="00921A47">
            <w:pPr>
              <w:pStyle w:val="HTMLPreformatted"/>
            </w:pPr>
            <w:r w:rsidRPr="006518C9">
              <w:t>Path /MzIdentML/AnalysisProtocolCollection/SpectrumIdentificationProtocol/AdditionalSearchParams</w:t>
            </w:r>
          </w:p>
          <w:p w14:paraId="5D588BA6" w14:textId="77777777" w:rsidR="00921A47" w:rsidRPr="006518C9" w:rsidRDefault="00921A47">
            <w:pPr>
              <w:pStyle w:val="HTMLPreformatted"/>
            </w:pPr>
            <w:r w:rsidRPr="006518C9">
              <w:t xml:space="preserve">MAY supply a *child* term of </w:t>
            </w:r>
            <w:hyperlink r:id="rId3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8F2541F" w14:textId="77777777" w:rsidR="00921A47" w:rsidRPr="006518C9" w:rsidRDefault="00921A47">
            <w:pPr>
              <w:pStyle w:val="HTMLPreformatted"/>
            </w:pPr>
            <w:r w:rsidRPr="006518C9">
              <w:t xml:space="preserve">  e.g.: </w:t>
            </w:r>
            <w:hyperlink r:id="rId35" w:tgtFrame="new" w:history="1">
              <w:r w:rsidRPr="006518C9">
                <w:rPr>
                  <w:rStyle w:val="Hyperlink"/>
                </w:rPr>
                <w:t>MS:1001005</w:t>
              </w:r>
            </w:hyperlink>
            <w:r w:rsidRPr="006518C9">
              <w:t xml:space="preserve"> (</w:t>
            </w:r>
            <w:r w:rsidRPr="006518C9">
              <w:rPr>
                <w:rStyle w:val="popup"/>
              </w:rPr>
              <w:t>SEQUEST:CleavesAt</w:t>
            </w:r>
            <w:r w:rsidR="008F498D" w:rsidRPr="006518C9">
              <w:t>)</w:t>
            </w:r>
          </w:p>
          <w:p w14:paraId="7391E38E" w14:textId="77777777" w:rsidR="00921A47" w:rsidRPr="006518C9" w:rsidRDefault="00921A47">
            <w:pPr>
              <w:pStyle w:val="HTMLPreformatted"/>
            </w:pPr>
            <w:r w:rsidRPr="006518C9">
              <w:t xml:space="preserve">  e.g.: </w:t>
            </w:r>
            <w:hyperlink r:id="rId36"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ED3A490" w14:textId="77777777" w:rsidR="00921A47" w:rsidRPr="006518C9" w:rsidRDefault="00921A47">
            <w:pPr>
              <w:pStyle w:val="HTMLPreformatted"/>
            </w:pPr>
            <w:r w:rsidRPr="006518C9">
              <w:t xml:space="preserve">  e.g.: </w:t>
            </w:r>
            <w:hyperlink r:id="rId3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585D0A64" w14:textId="77777777" w:rsidR="00921A47" w:rsidRPr="006518C9" w:rsidRDefault="00921A47">
            <w:pPr>
              <w:pStyle w:val="HTMLPreformatted"/>
            </w:pPr>
            <w:r w:rsidRPr="006518C9">
              <w:t xml:space="preserve">  e.g.: </w:t>
            </w:r>
            <w:hyperlink r:id="rId38"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0464959E" w14:textId="77777777" w:rsidR="00921A47" w:rsidRPr="006518C9" w:rsidRDefault="00921A47">
            <w:pPr>
              <w:pStyle w:val="HTMLPreformatted"/>
            </w:pPr>
            <w:r w:rsidRPr="006518C9">
              <w:t xml:space="preserve">  e.g.: </w:t>
            </w:r>
            <w:hyperlink r:id="rId3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1CC8878" w14:textId="77777777" w:rsidR="00921A47" w:rsidRPr="006518C9" w:rsidRDefault="00921A47">
            <w:pPr>
              <w:pStyle w:val="HTMLPreformatted"/>
            </w:pPr>
            <w:r w:rsidRPr="006518C9">
              <w:t xml:space="preserve">  e.g.: </w:t>
            </w:r>
            <w:hyperlink r:id="rId40"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3E9C34AB" w14:textId="77777777" w:rsidR="00921A47" w:rsidRPr="006518C9" w:rsidRDefault="00921A47">
            <w:pPr>
              <w:pStyle w:val="HTMLPreformatted"/>
            </w:pPr>
            <w:r w:rsidRPr="006518C9">
              <w:t xml:space="preserve">  e.g.: </w:t>
            </w:r>
            <w:hyperlink r:id="rId4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099D4C21" w14:textId="77777777" w:rsidR="00921A47" w:rsidRPr="006518C9" w:rsidRDefault="00921A47">
            <w:pPr>
              <w:pStyle w:val="HTMLPreformatted"/>
            </w:pPr>
            <w:r w:rsidRPr="006518C9">
              <w:t xml:space="preserve">  e.g.: </w:t>
            </w:r>
            <w:hyperlink r:id="rId42"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727E56D1" w14:textId="77777777" w:rsidR="00921A47" w:rsidRPr="006518C9" w:rsidRDefault="00921A47">
            <w:pPr>
              <w:pStyle w:val="HTMLPreformatted"/>
            </w:pPr>
            <w:r w:rsidRPr="006518C9">
              <w:t xml:space="preserve">  e.g.: </w:t>
            </w:r>
            <w:hyperlink r:id="rId43"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3D57F0B" w14:textId="77777777" w:rsidR="00921A47" w:rsidRPr="006518C9" w:rsidRDefault="00921A47">
            <w:pPr>
              <w:pStyle w:val="HTMLPreformatted"/>
            </w:pPr>
            <w:r w:rsidRPr="006518C9">
              <w:t xml:space="preserve">  e.g.: </w:t>
            </w:r>
            <w:hyperlink r:id="rId44"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6077B138" w14:textId="77777777" w:rsidR="00921A47" w:rsidRPr="006518C9" w:rsidRDefault="00921A47">
            <w:pPr>
              <w:pStyle w:val="HTMLPreformatted"/>
            </w:pPr>
            <w:r w:rsidRPr="006518C9">
              <w:t xml:space="preserve">  </w:t>
            </w:r>
            <w:hyperlink r:id="rId45" w:tgtFrame="new" w:history="1">
              <w:r w:rsidRPr="006518C9">
                <w:rPr>
                  <w:rStyle w:val="Hyperlink"/>
                </w:rPr>
                <w:t>et al.</w:t>
              </w:r>
            </w:hyperlink>
          </w:p>
          <w:p w14:paraId="6AD6A4A8" w14:textId="77777777" w:rsidR="00921A47" w:rsidRPr="006518C9" w:rsidRDefault="00921A47">
            <w:pPr>
              <w:pStyle w:val="HTMLPreformatted"/>
            </w:pPr>
            <w:r w:rsidRPr="006518C9">
              <w:t xml:space="preserve">MAY supply a *child* term of </w:t>
            </w:r>
            <w:hyperlink r:id="rId46"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4777AFC6" w14:textId="77777777" w:rsidR="00921A47" w:rsidRPr="006518C9" w:rsidRDefault="00921A47">
            <w:pPr>
              <w:pStyle w:val="HTMLPreformatted"/>
            </w:pPr>
            <w:r w:rsidRPr="006518C9">
              <w:t xml:space="preserve">MAY supply a *child* term of </w:t>
            </w:r>
            <w:hyperlink r:id="rId47"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559F2AC0" w14:textId="77777777" w:rsidR="00921A47" w:rsidRPr="006518C9" w:rsidRDefault="00921A47">
            <w:pPr>
              <w:pStyle w:val="HTMLPreformatted"/>
            </w:pPr>
            <w:r w:rsidRPr="006518C9">
              <w:t xml:space="preserve">  e.g.: </w:t>
            </w:r>
            <w:hyperlink r:id="rId48"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5637F033" w14:textId="77777777" w:rsidR="00921A47" w:rsidRPr="006518C9" w:rsidRDefault="00921A47">
            <w:pPr>
              <w:pStyle w:val="HTMLPreformatted"/>
            </w:pPr>
            <w:r w:rsidRPr="006518C9">
              <w:t xml:space="preserve">  e.g.: </w:t>
            </w:r>
            <w:hyperlink r:id="rId49"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3B06B64F" w14:textId="77777777" w:rsidR="00921A47" w:rsidRPr="006518C9" w:rsidRDefault="00921A47">
            <w:pPr>
              <w:pStyle w:val="HTMLPreformatted"/>
            </w:pPr>
            <w:r w:rsidRPr="006518C9">
              <w:t xml:space="preserve">  e.g.: </w:t>
            </w:r>
            <w:hyperlink r:id="rId50"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0B8CD01E" w14:textId="77777777" w:rsidR="00921A47" w:rsidRPr="006518C9" w:rsidRDefault="00921A47">
            <w:pPr>
              <w:pStyle w:val="HTMLPreformatted"/>
            </w:pPr>
            <w:r w:rsidRPr="006518C9">
              <w:t xml:space="preserve">  e.g.: </w:t>
            </w:r>
            <w:hyperlink r:id="rId51"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1025FBA0" w14:textId="77777777" w:rsidTr="00921A47">
        <w:trPr>
          <w:tblCellSpacing w:w="15" w:type="dxa"/>
        </w:trPr>
        <w:tc>
          <w:tcPr>
            <w:tcW w:w="0" w:type="auto"/>
            <w:vAlign w:val="center"/>
            <w:hideMark/>
          </w:tcPr>
          <w:p w14:paraId="329B48E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A49A88F" w14:textId="77777777" w:rsidR="00921A47" w:rsidRPr="006518C9" w:rsidRDefault="00921A47">
            <w:pPr>
              <w:pStyle w:val="HTMLPreformatted"/>
            </w:pPr>
            <w:r w:rsidRPr="006518C9">
              <w:t>&lt;cvParam cvRef="PSI-MS" accession="MS:1001211" name="parent mass type mono"&gt;&lt;/cvParam&gt;</w:t>
            </w:r>
          </w:p>
          <w:p w14:paraId="46D41E1C" w14:textId="77777777" w:rsidR="00921A47" w:rsidRPr="006518C9" w:rsidRDefault="00921A47">
            <w:pPr>
              <w:pStyle w:val="HTMLPreformatted"/>
            </w:pPr>
            <w:r w:rsidRPr="006518C9">
              <w:t>&lt;cvParam cvRef="PSI-MS" accession="MS:1001256" name="fragment mass type mono"&gt;&lt;/cvParam&gt;</w:t>
            </w:r>
          </w:p>
          <w:p w14:paraId="5293FFCC" w14:textId="77777777" w:rsidR="00921A47" w:rsidRPr="006518C9" w:rsidRDefault="00921A47">
            <w:pPr>
              <w:pStyle w:val="HTMLPreformatted"/>
            </w:pPr>
            <w:r w:rsidRPr="006518C9">
              <w:t>&lt;cvParam cvRef="PSI-MS" accession="MS:1002490" name="peptide-level scoring"&gt;&lt;/cvParam&gt;</w:t>
            </w:r>
          </w:p>
          <w:p w14:paraId="12C916F8" w14:textId="77777777" w:rsidR="00921A47" w:rsidRPr="006518C9" w:rsidRDefault="00921A47">
            <w:pPr>
              <w:pStyle w:val="HTMLPreformatted"/>
            </w:pPr>
            <w:r w:rsidRPr="006518C9">
              <w:t>&lt;cvParam cvRef="PSI-MS" accession="MS:1002496" name="group PSMs by sequence"&gt;&lt;/cvParam&gt;</w:t>
            </w:r>
          </w:p>
          <w:p w14:paraId="4782E41C" w14:textId="77777777" w:rsidR="00921A47" w:rsidRPr="006518C9" w:rsidRDefault="00921A47">
            <w:pPr>
              <w:pStyle w:val="HTMLPreformatted"/>
            </w:pPr>
            <w:r w:rsidRPr="006518C9">
              <w:t>&lt;cvParam accession="MS:1001118" cvRef="PSI-MS" name="param: b ion"/&gt;</w:t>
            </w:r>
          </w:p>
          <w:p w14:paraId="0375F2F9" w14:textId="77777777" w:rsidR="00921A47" w:rsidRPr="006518C9" w:rsidRDefault="00921A47">
            <w:pPr>
              <w:pStyle w:val="HTMLPreformatted"/>
            </w:pPr>
            <w:r w:rsidRPr="006518C9">
              <w:t>&lt;cvParam accession="MS:1001149" cvRef="PSI-MS" name="param: b ion-NH3 DEPRECATED"/&gt;</w:t>
            </w:r>
          </w:p>
          <w:p w14:paraId="5EF6E40A" w14:textId="77777777" w:rsidR="00921A47" w:rsidRPr="006518C9" w:rsidRDefault="00921A47">
            <w:pPr>
              <w:pStyle w:val="HTMLPreformatted"/>
            </w:pPr>
            <w:r w:rsidRPr="006518C9">
              <w:t>&lt;cvParam accession="MS:1001150" cvRef="PSI-MS" name="param: b ion-H2O DEPRECATED"/&gt;</w:t>
            </w:r>
          </w:p>
          <w:p w14:paraId="40974C91" w14:textId="77777777" w:rsidR="00921A47" w:rsidRPr="006518C9" w:rsidRDefault="00921A47">
            <w:pPr>
              <w:pStyle w:val="HTMLPreformatted"/>
            </w:pPr>
            <w:r w:rsidRPr="006518C9">
              <w:t>&lt;cvParam accession="MS:1001262" cvRef="PSI-MS" name="param: y ion"/&gt;</w:t>
            </w:r>
          </w:p>
          <w:p w14:paraId="076136F6" w14:textId="77777777" w:rsidR="00921A47" w:rsidRPr="006518C9" w:rsidRDefault="00921A47">
            <w:pPr>
              <w:pStyle w:val="HTMLPreformatted"/>
            </w:pPr>
            <w:r w:rsidRPr="006518C9">
              <w:t>&lt;cvParam accession="MS:1001151" cvRef="PSI-MS" name="param: y ion-NH3 DEPRECATED"/&gt;</w:t>
            </w:r>
          </w:p>
          <w:p w14:paraId="37863E81" w14:textId="77777777" w:rsidR="00921A47" w:rsidRPr="006518C9" w:rsidRDefault="00921A47">
            <w:pPr>
              <w:pStyle w:val="HTMLPreformatted"/>
            </w:pPr>
            <w:r w:rsidRPr="006518C9">
              <w:t>&lt;cvParam accession="MS:1001152" cvRef="PSI-MS" name="param: y ion-H2O DEPRECATED"/&gt;</w:t>
            </w:r>
          </w:p>
          <w:p w14:paraId="3418AB1D" w14:textId="77777777" w:rsidR="00921A47" w:rsidRPr="006518C9" w:rsidRDefault="00921A47">
            <w:pPr>
              <w:pStyle w:val="HTMLPreformatted"/>
            </w:pPr>
            <w:r w:rsidRPr="006518C9">
              <w:t>&lt;cvParam accession="MS:1002494" cvRef="PSI-MS" name="cross-linking search"/&gt;</w:t>
            </w:r>
          </w:p>
          <w:p w14:paraId="31693F9E" w14:textId="77777777" w:rsidR="00921A47" w:rsidRPr="006518C9" w:rsidRDefault="00921A47">
            <w:pPr>
              <w:pStyle w:val="HTMLPreformatted"/>
            </w:pPr>
            <w:r w:rsidRPr="006518C9">
              <w:t>&lt;cvParam name="no special processing" cvRef="PSI-MS" accession="MS:1002495" /&gt;</w:t>
            </w:r>
          </w:p>
          <w:p w14:paraId="2DBA6033" w14:textId="77777777" w:rsidR="00921A47" w:rsidRPr="006518C9" w:rsidRDefault="00921A47">
            <w:pPr>
              <w:pStyle w:val="HTMLPreformatted"/>
            </w:pPr>
            <w:r w:rsidRPr="006518C9">
              <w:t>&lt;cvParam cvRef="PSI-MS" accession="MS:1002492" name="consensus scoring"/&gt;</w:t>
            </w:r>
          </w:p>
          <w:p w14:paraId="62094929" w14:textId="77777777" w:rsidR="00921A47" w:rsidRPr="006518C9" w:rsidRDefault="00921A47">
            <w:pPr>
              <w:pStyle w:val="HTMLPreformatted"/>
            </w:pPr>
            <w:r w:rsidRPr="006518C9">
              <w:t>&lt;cvParam cvRef="PSI-MS" accession="MS:1002497" name="group PSMs by sequence with modifications"/&gt;</w:t>
            </w:r>
          </w:p>
          <w:p w14:paraId="1948926C" w14:textId="77777777" w:rsidR="00921A47" w:rsidRPr="006518C9" w:rsidRDefault="00921A47">
            <w:pPr>
              <w:pStyle w:val="HTMLPreformatted"/>
            </w:pPr>
            <w:r w:rsidRPr="006518C9">
              <w:t>&lt;cvParam cvRef="PSI-MS" accession="MS:1002491" name="modification localization scoring"/&gt;</w:t>
            </w:r>
          </w:p>
        </w:tc>
      </w:tr>
      <w:tr w:rsidR="00921A47" w:rsidRPr="006518C9" w14:paraId="5FF71715" w14:textId="77777777" w:rsidTr="00921A47">
        <w:trPr>
          <w:tblCellSpacing w:w="15" w:type="dxa"/>
        </w:trPr>
        <w:tc>
          <w:tcPr>
            <w:tcW w:w="0" w:type="auto"/>
            <w:vAlign w:val="center"/>
            <w:hideMark/>
          </w:tcPr>
          <w:p w14:paraId="1C32DA0E"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65E41603" w14:textId="77777777" w:rsidR="00921A47" w:rsidRPr="006518C9" w:rsidRDefault="00921A47">
            <w:pPr>
              <w:pStyle w:val="HTMLPreformatted"/>
            </w:pPr>
            <w:r w:rsidRPr="006518C9">
              <w:t>&lt;userParam value="true" name="TargetDecoyApproach"/&gt;</w:t>
            </w:r>
          </w:p>
          <w:p w14:paraId="7A2D6381" w14:textId="77777777" w:rsidR="00921A47" w:rsidRPr="006518C9" w:rsidRDefault="00921A47">
            <w:pPr>
              <w:pStyle w:val="HTMLPreformatted"/>
            </w:pPr>
            <w:r w:rsidRPr="006518C9">
              <w:t>&lt;userParam value="-1" name="MinIsotopeError"/&gt;</w:t>
            </w:r>
          </w:p>
          <w:p w14:paraId="3A4F33B7" w14:textId="77777777" w:rsidR="00921A47" w:rsidRPr="006518C9" w:rsidRDefault="00921A47">
            <w:pPr>
              <w:pStyle w:val="HTMLPreformatted"/>
            </w:pPr>
            <w:r w:rsidRPr="006518C9">
              <w:t>&lt;userParam value="2" name="MaxIsotopeError"/&gt;</w:t>
            </w:r>
          </w:p>
          <w:p w14:paraId="0B7FC408" w14:textId="77777777" w:rsidR="00921A47" w:rsidRPr="006518C9" w:rsidRDefault="00921A47">
            <w:pPr>
              <w:pStyle w:val="HTMLPreformatted"/>
            </w:pPr>
            <w:r w:rsidRPr="006518C9">
              <w:t>&lt;userParam value="HCD" name="FragmentMethod"/&gt;</w:t>
            </w:r>
          </w:p>
          <w:p w14:paraId="3F90247F" w14:textId="77777777" w:rsidR="00921A47" w:rsidRPr="006518C9" w:rsidRDefault="00921A47">
            <w:pPr>
              <w:pStyle w:val="HTMLPreformatted"/>
            </w:pPr>
            <w:r w:rsidRPr="006518C9">
              <w:t>&lt;userParam value="QExactive" name="Instrument"/&gt;</w:t>
            </w:r>
          </w:p>
          <w:p w14:paraId="17D501D1" w14:textId="77777777" w:rsidR="00921A47" w:rsidRPr="006518C9" w:rsidRDefault="00921A47">
            <w:pPr>
              <w:pStyle w:val="HTMLPreformatted"/>
            </w:pPr>
            <w:r w:rsidRPr="006518C9">
              <w:t>&lt;userParam value="iTRAQ" name="Protocol"/&gt;</w:t>
            </w:r>
          </w:p>
          <w:p w14:paraId="61B3750F" w14:textId="77777777" w:rsidR="00921A47" w:rsidRPr="006518C9" w:rsidRDefault="00921A47">
            <w:pPr>
              <w:pStyle w:val="HTMLPreformatted"/>
            </w:pPr>
            <w:r w:rsidRPr="006518C9">
              <w:t>&lt;userParam value="2" name="NumTolerableTermini"/&gt;</w:t>
            </w:r>
          </w:p>
          <w:p w14:paraId="3C9E9AE3" w14:textId="77777777" w:rsidR="00921A47" w:rsidRPr="006518C9" w:rsidRDefault="00921A47">
            <w:pPr>
              <w:pStyle w:val="HTMLPreformatted"/>
            </w:pPr>
            <w:r w:rsidRPr="006518C9">
              <w:t>&lt;userParam value="1" name="NumMatchesPerSpec"/&gt;</w:t>
            </w:r>
          </w:p>
          <w:p w14:paraId="2BA8D986" w14:textId="77777777" w:rsidR="00921A47" w:rsidRPr="006518C9" w:rsidRDefault="00921A47">
            <w:pPr>
              <w:pStyle w:val="HTMLPreformatted"/>
            </w:pPr>
            <w:r w:rsidRPr="006518C9">
              <w:t>&lt;userParam value="2" name="MaxNumModifications"/&gt;</w:t>
            </w:r>
          </w:p>
          <w:p w14:paraId="07ADA21B" w14:textId="77777777" w:rsidR="00921A47" w:rsidRPr="006518C9" w:rsidRDefault="00921A47">
            <w:pPr>
              <w:pStyle w:val="HTMLPreformatted"/>
            </w:pPr>
            <w:r w:rsidRPr="006518C9">
              <w:t>&lt;userParam value="6" name="MinPepLength"/&gt;</w:t>
            </w:r>
          </w:p>
          <w:p w14:paraId="2B3090AB" w14:textId="77777777" w:rsidR="00921A47" w:rsidRPr="006518C9" w:rsidRDefault="00921A47">
            <w:pPr>
              <w:pStyle w:val="HTMLPreformatted"/>
            </w:pPr>
            <w:r w:rsidRPr="006518C9">
              <w:t>&lt;userParam value="40" name="MaxPepLength"/&gt;</w:t>
            </w:r>
          </w:p>
          <w:p w14:paraId="012AC611" w14:textId="77777777" w:rsidR="00921A47" w:rsidRPr="006518C9" w:rsidRDefault="00921A47">
            <w:pPr>
              <w:pStyle w:val="HTMLPreformatted"/>
            </w:pPr>
            <w:r w:rsidRPr="006518C9">
              <w:t>&lt;userParam value="2" name="MinCharge"/&gt;</w:t>
            </w:r>
          </w:p>
          <w:p w14:paraId="60FD3AC3" w14:textId="77777777" w:rsidR="00921A47" w:rsidRPr="006518C9" w:rsidRDefault="00921A47">
            <w:pPr>
              <w:pStyle w:val="HTMLPreformatted"/>
            </w:pPr>
            <w:r w:rsidRPr="006518C9">
              <w:t>&lt;userParam value="3" name="MaxCharge"/&gt;</w:t>
            </w:r>
          </w:p>
          <w:p w14:paraId="6DC43AB5" w14:textId="77777777" w:rsidR="00921A47" w:rsidRPr="006518C9" w:rsidRDefault="00921A47">
            <w:pPr>
              <w:pStyle w:val="HTMLPreformatted"/>
            </w:pPr>
            <w:r w:rsidRPr="006518C9">
              <w:t>&lt;userParam value="2a_uniprot" name="Mascot User Comment"/&gt;</w:t>
            </w:r>
          </w:p>
          <w:p w14:paraId="1C0D1E54" w14:textId="77777777" w:rsidR="00921A47" w:rsidRPr="006518C9" w:rsidRDefault="00921A47">
            <w:pPr>
              <w:pStyle w:val="HTMLPreformatted"/>
            </w:pPr>
            <w:r w:rsidRPr="006518C9">
              <w:t>&lt;userParam value="ESI-QUAD" name="Mascot Instrument Name"/&gt;</w:t>
            </w:r>
          </w:p>
          <w:p w14:paraId="3E5137A2" w14:textId="77777777" w:rsidR="00921A47" w:rsidRPr="006518C9" w:rsidRDefault="00921A47">
            <w:pPr>
              <w:pStyle w:val="HTMLPreformatted"/>
            </w:pPr>
            <w:r w:rsidRPr="006518C9">
              <w:t>&lt;userParam name="input_consensusXML" unitName="xsd:string" value="leitner004.consensusXML"/&gt;</w:t>
            </w:r>
          </w:p>
          <w:p w14:paraId="4CD027C1" w14:textId="77777777" w:rsidR="00921A47" w:rsidRPr="006518C9" w:rsidRDefault="00921A47">
            <w:pPr>
              <w:pStyle w:val="HTMLPreformatted"/>
            </w:pPr>
            <w:r w:rsidRPr="006518C9">
              <w:t>&lt;userParam name="input_decoys" unitName="xsd:string" value=""/&gt;</w:t>
            </w:r>
          </w:p>
          <w:p w14:paraId="6891F226" w14:textId="77777777" w:rsidR="00921A47" w:rsidRPr="006518C9" w:rsidRDefault="00921A47">
            <w:pPr>
              <w:pStyle w:val="HTMLPreformatted"/>
            </w:pPr>
            <w:r w:rsidRPr="006518C9">
              <w:t>&lt;userParam name="decoy_prefix" unitName="xsd:integer" value="1"/&gt;</w:t>
            </w:r>
          </w:p>
          <w:p w14:paraId="4203903E" w14:textId="77777777" w:rsidR="00921A47" w:rsidRPr="006518C9" w:rsidRDefault="00921A47">
            <w:pPr>
              <w:pStyle w:val="HTMLPreformatted"/>
            </w:pPr>
            <w:r w:rsidRPr="006518C9">
              <w:t>&lt;userParam name="decoy_string" unitName="xsd:string" value="decoy"/&gt;</w:t>
            </w:r>
          </w:p>
          <w:p w14:paraId="1DC17EB4" w14:textId="77777777" w:rsidR="00921A47" w:rsidRPr="006518C9" w:rsidRDefault="00921A47">
            <w:pPr>
              <w:pStyle w:val="HTMLPreformatted"/>
            </w:pPr>
            <w:r w:rsidRPr="006518C9">
              <w:t>&lt;userParam name="precursor:min_charge" unitName="xsd:integer" value="3"/&gt;</w:t>
            </w:r>
          </w:p>
          <w:p w14:paraId="2326939D" w14:textId="77777777" w:rsidR="00921A47" w:rsidRPr="006518C9" w:rsidRDefault="00921A47">
            <w:pPr>
              <w:pStyle w:val="HTMLPreformatted"/>
            </w:pPr>
            <w:r w:rsidRPr="006518C9">
              <w:t>&lt;userParam name="precursor:max_charge" unitName="xsd:integer" value="7"/&gt;</w:t>
            </w:r>
          </w:p>
          <w:p w14:paraId="19F9A7CF" w14:textId="77777777" w:rsidR="00921A47" w:rsidRPr="006518C9" w:rsidRDefault="00921A47">
            <w:pPr>
              <w:pStyle w:val="HTMLPreformatted"/>
            </w:pPr>
            <w:r w:rsidRPr="006518C9">
              <w:t>&lt;userParam name="fragment:mass_tolerance_xlinks" unitName="xsd:double" value="0.3"/&gt;</w:t>
            </w:r>
          </w:p>
          <w:p w14:paraId="19A76567" w14:textId="77777777" w:rsidR="00921A47" w:rsidRPr="006518C9" w:rsidRDefault="00921A47">
            <w:pPr>
              <w:pStyle w:val="HTMLPreformatted"/>
            </w:pPr>
            <w:r w:rsidRPr="006518C9">
              <w:t>&lt;userParam name="peptide:min_size" unitName="xsd:integer" value="5"/&gt;</w:t>
            </w:r>
          </w:p>
          <w:p w14:paraId="45E9D28C" w14:textId="77777777" w:rsidR="00921A47" w:rsidRPr="006518C9" w:rsidRDefault="00921A47">
            <w:pPr>
              <w:pStyle w:val="HTMLPreformatted"/>
            </w:pPr>
            <w:r w:rsidRPr="006518C9">
              <w:t>&lt;userParam name="cross_link:residue1" unitName="xsd:string" value="[K]"/&gt;</w:t>
            </w:r>
          </w:p>
          <w:p w14:paraId="363F0C31" w14:textId="77777777" w:rsidR="00921A47" w:rsidRPr="006518C9" w:rsidRDefault="00921A47">
            <w:pPr>
              <w:pStyle w:val="HTMLPreformatted"/>
            </w:pPr>
            <w:r w:rsidRPr="006518C9">
              <w:t>&lt;userParam name="cross_link:residue2" unitName="xsd:string" value="[K]"/&gt;</w:t>
            </w:r>
          </w:p>
          <w:p w14:paraId="2BC38AA5" w14:textId="77777777" w:rsidR="00921A47" w:rsidRPr="006518C9" w:rsidRDefault="00921A47">
            <w:pPr>
              <w:pStyle w:val="HTMLPreformatted"/>
            </w:pPr>
            <w:r w:rsidRPr="006518C9">
              <w:t>&lt;userParam name="cross_link:mass" unitName="xsd:double" value="138.0680796"/&gt;</w:t>
            </w:r>
          </w:p>
          <w:p w14:paraId="07AAA36D" w14:textId="77777777" w:rsidR="00921A47" w:rsidRPr="006518C9" w:rsidRDefault="00921A47">
            <w:pPr>
              <w:pStyle w:val="HTMLPreformatted"/>
            </w:pPr>
            <w:r w:rsidRPr="006518C9">
              <w:t>&lt;userParam name="cross_link:mass_isoshift" unitName="xsd:double" value="12.075321"/&gt;</w:t>
            </w:r>
          </w:p>
          <w:p w14:paraId="384C4B04" w14:textId="77777777" w:rsidR="00921A47" w:rsidRPr="006518C9" w:rsidRDefault="00921A47">
            <w:pPr>
              <w:pStyle w:val="HTMLPreformatted"/>
            </w:pPr>
            <w:r w:rsidRPr="006518C9">
              <w:t>&lt;userParam name="cross_link:mass_monolink" unitName="xsd:string" value="[156.07864431, 155.094628715]"/&gt;</w:t>
            </w:r>
          </w:p>
          <w:p w14:paraId="61E697B1" w14:textId="77777777" w:rsidR="00921A47" w:rsidRPr="006518C9" w:rsidRDefault="00921A47">
            <w:pPr>
              <w:pStyle w:val="HTMLPreformatted"/>
            </w:pPr>
            <w:r w:rsidRPr="006518C9">
              <w:t>&lt;userParam name="modifications:variable_max_per_peptide" unitName="xsd:integer" value="2"/&gt;</w:t>
            </w:r>
          </w:p>
          <w:p w14:paraId="665646D4" w14:textId="77777777" w:rsidR="00921A47" w:rsidRPr="006518C9" w:rsidRDefault="00921A47">
            <w:pPr>
              <w:pStyle w:val="HTMLPreformatted"/>
            </w:pPr>
            <w:r w:rsidRPr="006518C9">
              <w:t>&lt;userParam name="algorithm:candidate_search" unitName="xsd:string" value="enumeration"/&gt;</w:t>
            </w:r>
          </w:p>
          <w:p w14:paraId="16E81194" w14:textId="77777777" w:rsidR="00921A47" w:rsidRPr="006518C9" w:rsidRDefault="00921A47">
            <w:pPr>
              <w:pStyle w:val="HTMLPreformatted"/>
            </w:pPr>
            <w:r w:rsidRPr="006518C9">
              <w:t>&lt;userParam name="charges" unitName="xsd:string" value="2,3,4,5,6"/&gt;</w:t>
            </w:r>
          </w:p>
        </w:tc>
      </w:tr>
    </w:tbl>
    <w:p w14:paraId="253D62F0" w14:textId="77777777" w:rsidR="00921A47" w:rsidRPr="006518C9" w:rsidRDefault="00F109B9" w:rsidP="00921A47">
      <w:pPr>
        <w:rPr>
          <w:b/>
          <w:lang w:val="en-US"/>
        </w:rPr>
      </w:pPr>
      <w:r w:rsidRPr="006518C9">
        <w:rPr>
          <w:b/>
          <w:lang w:val="en-US"/>
        </w:rPr>
        <w:t>Example for peptide-level statistics:</w:t>
      </w:r>
    </w:p>
    <w:p w14:paraId="3F0950A7"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6367EAB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24A526D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accession="MS:1002490" name="peptide-level scoring"&gt;&lt;/cvParam&gt;</w:t>
      </w:r>
    </w:p>
    <w:p w14:paraId="6ED0835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accession="MS:1002496" name="group PSMs by sequence"&gt;&lt;/cvParam&gt;</w:t>
      </w:r>
    </w:p>
    <w:p w14:paraId="504C5E87"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1CD32F7F"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6CD1D56E"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48F5C2F0"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accession="MS:1002493" name="sample pre-fractionation" value="MudPIT"&gt;&lt;/cvParam&gt;</w:t>
      </w:r>
    </w:p>
    <w:p w14:paraId="17445345" w14:textId="77777777" w:rsidR="009D17DE" w:rsidRPr="006518C9" w:rsidRDefault="009D17DE" w:rsidP="009D17DE">
      <w:pPr>
        <w:rPr>
          <w:b/>
          <w:lang w:val="en-US"/>
        </w:rPr>
      </w:pPr>
      <w:r w:rsidRPr="006518C9">
        <w:rPr>
          <w:b/>
          <w:lang w:val="en-US"/>
        </w:rPr>
        <w:t>Example for proteogenomics:</w:t>
      </w:r>
    </w:p>
    <w:p w14:paraId="333B4EFD"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accession="MS:1002635" name="proteogenomics search" value=""&gt;&lt;/cvParam&gt;</w:t>
      </w:r>
    </w:p>
    <w:p w14:paraId="05522059" w14:textId="77777777" w:rsidR="009D17DE" w:rsidRPr="006518C9" w:rsidRDefault="009D17DE" w:rsidP="009D17DE">
      <w:pPr>
        <w:rPr>
          <w:b/>
          <w:lang w:val="en-US"/>
        </w:rPr>
      </w:pPr>
      <w:r w:rsidRPr="006518C9">
        <w:rPr>
          <w:b/>
          <w:lang w:val="en-US"/>
        </w:rPr>
        <w:t>Example for cross-linking:</w:t>
      </w:r>
    </w:p>
    <w:p w14:paraId="3AAFA10B"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7EC1EB00"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accession="MS:1002494" name="cross-linking search"&gt;&lt;/cvParam&gt;</w:t>
      </w:r>
    </w:p>
    <w:p w14:paraId="70614E31"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60019CEB" w14:textId="77777777" w:rsidR="0051147C" w:rsidRPr="006518C9" w:rsidRDefault="0051147C" w:rsidP="0051147C">
      <w:pPr>
        <w:rPr>
          <w:b/>
          <w:lang w:val="en-US"/>
        </w:rPr>
      </w:pPr>
      <w:r w:rsidRPr="006518C9">
        <w:rPr>
          <w:b/>
          <w:lang w:val="en-US"/>
        </w:rPr>
        <w:t>Example for modification position scoring:</w:t>
      </w:r>
    </w:p>
    <w:p w14:paraId="38EDCB99"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accession="MS:1002491" name="modification localization scoring"&gt;&lt;/cvParam&gt;</w:t>
      </w:r>
    </w:p>
    <w:p w14:paraId="15A87976" w14:textId="77777777" w:rsidR="0051147C" w:rsidRPr="006518C9" w:rsidRDefault="0051147C" w:rsidP="0051147C">
      <w:pPr>
        <w:rPr>
          <w:b/>
          <w:lang w:val="en-US"/>
        </w:rPr>
      </w:pPr>
      <w:r w:rsidRPr="006518C9">
        <w:rPr>
          <w:b/>
          <w:lang w:val="en-US"/>
        </w:rPr>
        <w:t>Example for de novo sequencing:</w:t>
      </w:r>
    </w:p>
    <w:p w14:paraId="7B486547"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accession="MS:1001010" name="</w:t>
      </w:r>
      <w:r w:rsidRPr="006518C9">
        <w:rPr>
          <w:sz w:val="14"/>
          <w:szCs w:val="14"/>
          <w:lang w:val="en-US"/>
        </w:rPr>
        <w:t xml:space="preserve"> </w:t>
      </w:r>
      <w:r w:rsidRPr="006518C9">
        <w:rPr>
          <w:rFonts w:ascii="Courier New" w:hAnsi="Courier New" w:cs="Courier New"/>
          <w:sz w:val="14"/>
          <w:szCs w:val="14"/>
          <w:lang w:val="en-US"/>
        </w:rPr>
        <w:t>de novo search "&gt;&lt;/cvParam&gt;</w:t>
      </w:r>
    </w:p>
    <w:p w14:paraId="23624497" w14:textId="77777777" w:rsidR="00286C2C" w:rsidRPr="006518C9" w:rsidRDefault="00286C2C" w:rsidP="00286C2C">
      <w:pPr>
        <w:rPr>
          <w:b/>
          <w:lang w:val="en-US"/>
        </w:rPr>
      </w:pPr>
      <w:r w:rsidRPr="006518C9">
        <w:rPr>
          <w:b/>
          <w:lang w:val="en-US"/>
        </w:rPr>
        <w:t>Example for consensus scoring:</w:t>
      </w:r>
    </w:p>
    <w:p w14:paraId="0BEE08A2"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accession="MS:1002492" name="consensus scoring"&gt;&lt;/cvParam&gt;</w:t>
      </w:r>
    </w:p>
    <w:p w14:paraId="45CDF609"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accession="MS:1002392" name="PIA:PSM sets created" value="true"&gt;&lt;/cvParam&gt;</w:t>
      </w:r>
    </w:p>
    <w:p w14:paraId="0964802E"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accession="MS:1002391" name="PIA:Combined FDRScore calculated" value="true"&gt;&lt;/cvParam&gt;</w:t>
      </w:r>
    </w:p>
    <w:p w14:paraId="6F960E12" w14:textId="77777777" w:rsidR="00286C2C" w:rsidRPr="006518C9" w:rsidRDefault="00286C2C" w:rsidP="00286C2C">
      <w:pPr>
        <w:rPr>
          <w:rFonts w:cs="Arial"/>
          <w:lang w:val="en-US"/>
        </w:rPr>
      </w:pPr>
    </w:p>
    <w:p w14:paraId="6AA6AC91" w14:textId="77777777" w:rsidR="00921A47" w:rsidRPr="006518C9" w:rsidRDefault="00921A47" w:rsidP="00921A47">
      <w:pPr>
        <w:pStyle w:val="Heading2"/>
      </w:pPr>
      <w:bookmarkStart w:id="266" w:name="_Toc476057195"/>
      <w:r w:rsidRPr="006518C9">
        <w:t>Element &lt;</w:t>
      </w:r>
      <w:bookmarkStart w:id="267" w:name="Affiliation"/>
      <w:r w:rsidRPr="006518C9">
        <w:t>Affiliation</w:t>
      </w:r>
      <w:bookmarkEnd w:id="267"/>
      <w:r w:rsidRPr="006518C9">
        <w:t>&gt;</w:t>
      </w:r>
      <w:bookmarkEnd w:id="2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228"/>
      </w:tblGrid>
      <w:tr w:rsidR="00921A47" w:rsidRPr="006518C9" w14:paraId="2B0E34F7" w14:textId="77777777" w:rsidTr="00921A47">
        <w:trPr>
          <w:tblCellSpacing w:w="15" w:type="dxa"/>
        </w:trPr>
        <w:tc>
          <w:tcPr>
            <w:tcW w:w="0" w:type="auto"/>
            <w:vAlign w:val="center"/>
            <w:hideMark/>
          </w:tcPr>
          <w:p w14:paraId="173723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55C909"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4DD90BA1" w14:textId="77777777" w:rsidTr="00921A47">
        <w:trPr>
          <w:tblCellSpacing w:w="15" w:type="dxa"/>
        </w:trPr>
        <w:tc>
          <w:tcPr>
            <w:tcW w:w="0" w:type="auto"/>
            <w:vAlign w:val="center"/>
            <w:hideMark/>
          </w:tcPr>
          <w:p w14:paraId="5B12A1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C1E773" w14:textId="77777777" w:rsidR="00921A47" w:rsidRPr="006518C9" w:rsidRDefault="00921A47">
            <w:pPr>
              <w:rPr>
                <w:sz w:val="24"/>
                <w:szCs w:val="24"/>
                <w:lang w:val="en-US"/>
              </w:rPr>
            </w:pPr>
            <w:r w:rsidRPr="006518C9">
              <w:rPr>
                <w:lang w:val="en-US"/>
              </w:rPr>
              <w:t xml:space="preserve">AffiliationType </w:t>
            </w:r>
          </w:p>
        </w:tc>
      </w:tr>
      <w:tr w:rsidR="00921A47" w:rsidRPr="006518C9" w14:paraId="215A2C30" w14:textId="77777777" w:rsidTr="00921A47">
        <w:trPr>
          <w:tblCellSpacing w:w="15" w:type="dxa"/>
        </w:trPr>
        <w:tc>
          <w:tcPr>
            <w:tcW w:w="0" w:type="auto"/>
            <w:vAlign w:val="center"/>
            <w:hideMark/>
          </w:tcPr>
          <w:p w14:paraId="1AA00C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0"/>
              <w:gridCol w:w="824"/>
              <w:gridCol w:w="4733"/>
            </w:tblGrid>
            <w:tr w:rsidR="00921A47" w:rsidRPr="006518C9" w14:paraId="0E5154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13C9A"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E90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1AD5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3A94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9896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17C885"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485A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87B1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DAE6" w14:textId="77777777" w:rsidR="00921A47" w:rsidRPr="006518C9" w:rsidRDefault="00921A47">
                  <w:pPr>
                    <w:rPr>
                      <w:sz w:val="24"/>
                      <w:szCs w:val="24"/>
                      <w:lang w:val="en-US"/>
                    </w:rPr>
                  </w:pPr>
                  <w:r w:rsidRPr="006518C9">
                    <w:rPr>
                      <w:lang w:val="en-US"/>
                    </w:rPr>
                    <w:t>A reference to the organization this contact belongs to.</w:t>
                  </w:r>
                </w:p>
              </w:tc>
            </w:tr>
          </w:tbl>
          <w:p w14:paraId="07D56A42" w14:textId="77777777" w:rsidR="00921A47" w:rsidRPr="006518C9" w:rsidRDefault="00921A47">
            <w:pPr>
              <w:rPr>
                <w:sz w:val="24"/>
                <w:szCs w:val="24"/>
                <w:lang w:val="en-US"/>
              </w:rPr>
            </w:pPr>
          </w:p>
        </w:tc>
      </w:tr>
      <w:tr w:rsidR="00921A47" w:rsidRPr="006518C9" w14:paraId="03F4AD90" w14:textId="77777777" w:rsidTr="00921A47">
        <w:trPr>
          <w:tblCellSpacing w:w="15" w:type="dxa"/>
        </w:trPr>
        <w:tc>
          <w:tcPr>
            <w:tcW w:w="0" w:type="auto"/>
            <w:vAlign w:val="center"/>
            <w:hideMark/>
          </w:tcPr>
          <w:p w14:paraId="1B5DE87C"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7CAC959D" w14:textId="77777777" w:rsidR="00921A47" w:rsidRPr="006518C9" w:rsidRDefault="00921A47">
            <w:pPr>
              <w:rPr>
                <w:sz w:val="24"/>
                <w:szCs w:val="24"/>
                <w:lang w:val="en-US"/>
              </w:rPr>
            </w:pPr>
            <w:r w:rsidRPr="006518C9">
              <w:rPr>
                <w:lang w:val="en-US"/>
              </w:rPr>
              <w:t>none</w:t>
            </w:r>
          </w:p>
        </w:tc>
      </w:tr>
      <w:tr w:rsidR="00921A47" w:rsidRPr="006518C9" w14:paraId="5A623EF8" w14:textId="77777777" w:rsidTr="00921A47">
        <w:trPr>
          <w:tblCellSpacing w:w="15" w:type="dxa"/>
        </w:trPr>
        <w:tc>
          <w:tcPr>
            <w:tcW w:w="0" w:type="auto"/>
            <w:vAlign w:val="center"/>
            <w:hideMark/>
          </w:tcPr>
          <w:p w14:paraId="5CB314C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D31CBBF" w14:textId="77777777" w:rsidR="00921A47" w:rsidRPr="006518C9" w:rsidRDefault="00921A47">
            <w:pPr>
              <w:pStyle w:val="HTMLPreformatted"/>
            </w:pPr>
            <w:r w:rsidRPr="006518C9">
              <w:t>&lt;Affiliation organization_ref="ORG_DOC_OWNER"&gt;&lt;/Affiliation&gt;</w:t>
            </w:r>
          </w:p>
        </w:tc>
      </w:tr>
    </w:tbl>
    <w:p w14:paraId="06168F1B" w14:textId="77777777" w:rsidR="00921A47" w:rsidRPr="006518C9" w:rsidRDefault="00921A47" w:rsidP="00921A47">
      <w:pPr>
        <w:rPr>
          <w:lang w:val="en-US"/>
        </w:rPr>
      </w:pPr>
    </w:p>
    <w:p w14:paraId="2A7CBE93" w14:textId="77777777" w:rsidR="00921A47" w:rsidRPr="006518C9" w:rsidRDefault="00921A47" w:rsidP="00921A47">
      <w:pPr>
        <w:pStyle w:val="Heading2"/>
      </w:pPr>
      <w:bookmarkStart w:id="268" w:name="_Toc476057196"/>
      <w:r w:rsidRPr="006518C9">
        <w:t>Element &lt;</w:t>
      </w:r>
      <w:bookmarkStart w:id="269" w:name="AmbiguousResidue"/>
      <w:r w:rsidRPr="006518C9">
        <w:t>AmbiguousResidue</w:t>
      </w:r>
      <w:bookmarkEnd w:id="269"/>
      <w:r w:rsidRPr="006518C9">
        <w:t>&gt;</w:t>
      </w:r>
      <w:bookmarkEnd w:id="2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10F42048" w14:textId="77777777" w:rsidTr="00921A47">
        <w:trPr>
          <w:tblCellSpacing w:w="15" w:type="dxa"/>
        </w:trPr>
        <w:tc>
          <w:tcPr>
            <w:tcW w:w="0" w:type="auto"/>
            <w:vAlign w:val="center"/>
            <w:hideMark/>
          </w:tcPr>
          <w:p w14:paraId="0EA7D6F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7EF4342"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4813DAB5" w14:textId="77777777" w:rsidTr="00921A47">
        <w:trPr>
          <w:tblCellSpacing w:w="15" w:type="dxa"/>
        </w:trPr>
        <w:tc>
          <w:tcPr>
            <w:tcW w:w="0" w:type="auto"/>
            <w:vAlign w:val="center"/>
            <w:hideMark/>
          </w:tcPr>
          <w:p w14:paraId="008733D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DB7B3E" w14:textId="77777777" w:rsidR="00921A47" w:rsidRPr="006518C9" w:rsidRDefault="00921A47">
            <w:pPr>
              <w:rPr>
                <w:sz w:val="24"/>
                <w:szCs w:val="24"/>
                <w:lang w:val="en-US"/>
              </w:rPr>
            </w:pPr>
            <w:r w:rsidRPr="006518C9">
              <w:rPr>
                <w:lang w:val="en-US"/>
              </w:rPr>
              <w:t xml:space="preserve">AmbiguousResidueType </w:t>
            </w:r>
          </w:p>
        </w:tc>
      </w:tr>
      <w:tr w:rsidR="00921A47" w:rsidRPr="006518C9" w14:paraId="066D5AF7" w14:textId="77777777" w:rsidTr="00921A47">
        <w:trPr>
          <w:tblCellSpacing w:w="15" w:type="dxa"/>
        </w:trPr>
        <w:tc>
          <w:tcPr>
            <w:tcW w:w="0" w:type="auto"/>
            <w:vAlign w:val="center"/>
            <w:hideMark/>
          </w:tcPr>
          <w:p w14:paraId="3CBA273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1FE48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7F6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4018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CA9C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B428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2AAA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E14EA"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51BBD"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60D7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01036" w14:textId="77777777" w:rsidR="00921A47" w:rsidRPr="006518C9" w:rsidRDefault="00921A47">
                  <w:pPr>
                    <w:rPr>
                      <w:sz w:val="24"/>
                      <w:szCs w:val="24"/>
                      <w:lang w:val="en-US"/>
                    </w:rPr>
                  </w:pPr>
                  <w:r w:rsidRPr="006518C9">
                    <w:rPr>
                      <w:lang w:val="en-US"/>
                    </w:rPr>
                    <w:t>The single letter code of the ambiguous residue e.g. X.</w:t>
                  </w:r>
                </w:p>
              </w:tc>
            </w:tr>
          </w:tbl>
          <w:p w14:paraId="4EC8BFA7" w14:textId="77777777" w:rsidR="00921A47" w:rsidRPr="006518C9" w:rsidRDefault="00921A47">
            <w:pPr>
              <w:rPr>
                <w:sz w:val="24"/>
                <w:szCs w:val="24"/>
                <w:lang w:val="en-US"/>
              </w:rPr>
            </w:pPr>
          </w:p>
        </w:tc>
      </w:tr>
      <w:tr w:rsidR="00921A47" w:rsidRPr="006518C9" w14:paraId="6622F898" w14:textId="77777777" w:rsidTr="00921A47">
        <w:trPr>
          <w:tblCellSpacing w:w="15" w:type="dxa"/>
        </w:trPr>
        <w:tc>
          <w:tcPr>
            <w:tcW w:w="0" w:type="auto"/>
            <w:vAlign w:val="center"/>
            <w:hideMark/>
          </w:tcPr>
          <w:p w14:paraId="2C475B6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2"/>
              <w:gridCol w:w="1135"/>
              <w:gridCol w:w="1180"/>
              <w:gridCol w:w="4390"/>
            </w:tblGrid>
            <w:tr w:rsidR="00921A47" w:rsidRPr="006518C9" w14:paraId="3A41304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8AFFB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12C9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0C5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ABA1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2949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E64226"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849FA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D4FE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E943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88DDE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075ADA"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353A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2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5F392" w14:textId="77777777" w:rsidR="00921A47" w:rsidRPr="006518C9" w:rsidRDefault="00921A47">
                  <w:pPr>
                    <w:rPr>
                      <w:sz w:val="24"/>
                      <w:szCs w:val="24"/>
                      <w:lang w:val="en-US"/>
                    </w:rPr>
                  </w:pPr>
                  <w:r w:rsidRPr="006518C9">
                    <w:rPr>
                      <w:lang w:val="en-US"/>
                    </w:rPr>
                    <w:t>A single user-defined parameter.</w:t>
                  </w:r>
                </w:p>
              </w:tc>
            </w:tr>
          </w:tbl>
          <w:p w14:paraId="25AC82CF" w14:textId="77777777" w:rsidR="00921A47" w:rsidRPr="006518C9" w:rsidRDefault="00921A47">
            <w:pPr>
              <w:rPr>
                <w:sz w:val="24"/>
                <w:szCs w:val="24"/>
                <w:lang w:val="en-US"/>
              </w:rPr>
            </w:pPr>
          </w:p>
        </w:tc>
      </w:tr>
      <w:tr w:rsidR="00921A47" w:rsidRPr="006518C9" w14:paraId="4C1250C6" w14:textId="77777777" w:rsidTr="00921A47">
        <w:trPr>
          <w:tblCellSpacing w:w="15" w:type="dxa"/>
        </w:trPr>
        <w:tc>
          <w:tcPr>
            <w:tcW w:w="0" w:type="auto"/>
            <w:vAlign w:val="center"/>
            <w:hideMark/>
          </w:tcPr>
          <w:p w14:paraId="66A7BE4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C7D11" w14:textId="77777777" w:rsidR="00921A47" w:rsidRPr="006518C9" w:rsidRDefault="00921A47">
            <w:pPr>
              <w:pStyle w:val="HTMLPreformatted"/>
            </w:pPr>
            <w:r w:rsidRPr="006518C9">
              <w:t>&lt;AmbiguousResidue code="X"&gt;</w:t>
            </w:r>
          </w:p>
          <w:p w14:paraId="4796E0FF" w14:textId="77777777" w:rsidR="00921A47" w:rsidRPr="006518C9" w:rsidRDefault="00921A47">
            <w:pPr>
              <w:pStyle w:val="HTMLPreformatted"/>
            </w:pPr>
            <w:r w:rsidRPr="006518C9">
              <w:t xml:space="preserve">    &lt;cvParam accession="MS:1001360" cvRef="PSI-MS" value="A C D E F G H I K L M N O P Q R S T U V W Y" name="alternate single letter codes"/&gt;</w:t>
            </w:r>
          </w:p>
          <w:p w14:paraId="02427F17" w14:textId="77777777" w:rsidR="00921A47" w:rsidRPr="006518C9" w:rsidRDefault="00921A47">
            <w:pPr>
              <w:pStyle w:val="HTMLPreformatted"/>
            </w:pPr>
            <w:r w:rsidRPr="006518C9">
              <w:t>&lt;/AmbiguousResidue&gt;</w:t>
            </w:r>
          </w:p>
        </w:tc>
      </w:tr>
      <w:tr w:rsidR="00921A47" w:rsidRPr="006518C9" w14:paraId="7784B9C2" w14:textId="77777777" w:rsidTr="00921A47">
        <w:trPr>
          <w:tblCellSpacing w:w="15" w:type="dxa"/>
        </w:trPr>
        <w:tc>
          <w:tcPr>
            <w:tcW w:w="0" w:type="auto"/>
            <w:vAlign w:val="center"/>
            <w:hideMark/>
          </w:tcPr>
          <w:p w14:paraId="75B19757"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907EC87" w14:textId="77777777" w:rsidR="00921A47" w:rsidRPr="006518C9" w:rsidRDefault="00921A47">
            <w:pPr>
              <w:pStyle w:val="HTMLPreformatted"/>
            </w:pPr>
            <w:r w:rsidRPr="006518C9">
              <w:t>Path /MzIdentML/AnalysisProtocolCollection/SpectrumIdentificationProtocol/MassTable/AmbiguousResidue</w:t>
            </w:r>
          </w:p>
          <w:p w14:paraId="0009BDB4" w14:textId="77777777" w:rsidR="00921A47" w:rsidRPr="006518C9" w:rsidRDefault="00921A47">
            <w:pPr>
              <w:pStyle w:val="HTMLPreformatted"/>
            </w:pPr>
            <w:r w:rsidRPr="006518C9">
              <w:t xml:space="preserve">MAY supply a *child* term of </w:t>
            </w:r>
            <w:hyperlink r:id="rId52"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10BF60E2" w14:textId="77777777" w:rsidR="00921A47" w:rsidRPr="006518C9" w:rsidRDefault="00921A47">
            <w:pPr>
              <w:pStyle w:val="HTMLPreformatted"/>
            </w:pPr>
            <w:r w:rsidRPr="006518C9">
              <w:t xml:space="preserve">  e.g.: </w:t>
            </w:r>
            <w:hyperlink r:id="rId53"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18F48450" w14:textId="77777777" w:rsidR="00921A47" w:rsidRPr="006518C9" w:rsidRDefault="00921A47">
            <w:pPr>
              <w:pStyle w:val="HTMLPreformatted"/>
            </w:pPr>
            <w:r w:rsidRPr="006518C9">
              <w:t xml:space="preserve">  e.g.: </w:t>
            </w:r>
            <w:hyperlink r:id="rId54"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284027A2" w14:textId="77777777" w:rsidTr="00921A47">
        <w:trPr>
          <w:tblCellSpacing w:w="15" w:type="dxa"/>
        </w:trPr>
        <w:tc>
          <w:tcPr>
            <w:tcW w:w="0" w:type="auto"/>
            <w:vAlign w:val="center"/>
            <w:hideMark/>
          </w:tcPr>
          <w:p w14:paraId="39D7472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2D248D1" w14:textId="77777777" w:rsidR="00921A47" w:rsidRPr="006518C9" w:rsidRDefault="00921A47">
            <w:pPr>
              <w:pStyle w:val="HTMLPreformatted"/>
            </w:pPr>
            <w:r w:rsidRPr="006518C9">
              <w:t>&lt;cvParam accession="MS:1001360" cvRef="PSI-MS" value="D N" name="alternate single letter codes"/&gt;</w:t>
            </w:r>
          </w:p>
        </w:tc>
      </w:tr>
    </w:tbl>
    <w:p w14:paraId="403D440C" w14:textId="77777777" w:rsidR="00921A47" w:rsidRPr="006518C9" w:rsidRDefault="00921A47" w:rsidP="00921A47">
      <w:pPr>
        <w:rPr>
          <w:lang w:val="en-US"/>
        </w:rPr>
      </w:pPr>
    </w:p>
    <w:p w14:paraId="0968642B" w14:textId="77777777" w:rsidR="00921A47" w:rsidRPr="006518C9" w:rsidRDefault="00921A47" w:rsidP="00921A47">
      <w:pPr>
        <w:pStyle w:val="Heading2"/>
      </w:pPr>
      <w:bookmarkStart w:id="270" w:name="_Toc476057197"/>
      <w:r w:rsidRPr="006518C9">
        <w:lastRenderedPageBreak/>
        <w:t>Element &lt;</w:t>
      </w:r>
      <w:bookmarkStart w:id="271" w:name="AnalysisCollection"/>
      <w:r w:rsidRPr="006518C9">
        <w:t>AnalysisCollection</w:t>
      </w:r>
      <w:bookmarkEnd w:id="271"/>
      <w:r w:rsidRPr="006518C9">
        <w:t>&gt;</w:t>
      </w:r>
      <w:bookmarkEnd w:id="2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544"/>
      </w:tblGrid>
      <w:tr w:rsidR="00921A47" w:rsidRPr="006518C9" w14:paraId="7E5D8190" w14:textId="77777777" w:rsidTr="00921A47">
        <w:trPr>
          <w:tblCellSpacing w:w="15" w:type="dxa"/>
        </w:trPr>
        <w:tc>
          <w:tcPr>
            <w:tcW w:w="0" w:type="auto"/>
            <w:vAlign w:val="center"/>
            <w:hideMark/>
          </w:tcPr>
          <w:p w14:paraId="04D7770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FD0960"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proteins from peptides). </w:t>
            </w:r>
          </w:p>
        </w:tc>
      </w:tr>
      <w:tr w:rsidR="00921A47" w:rsidRPr="006518C9" w14:paraId="52941BC5" w14:textId="77777777" w:rsidTr="00921A47">
        <w:trPr>
          <w:tblCellSpacing w:w="15" w:type="dxa"/>
        </w:trPr>
        <w:tc>
          <w:tcPr>
            <w:tcW w:w="0" w:type="auto"/>
            <w:vAlign w:val="center"/>
            <w:hideMark/>
          </w:tcPr>
          <w:p w14:paraId="64405B6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3FFACC7" w14:textId="77777777" w:rsidR="00921A47" w:rsidRPr="006518C9" w:rsidRDefault="00921A47">
            <w:pPr>
              <w:rPr>
                <w:sz w:val="24"/>
                <w:szCs w:val="24"/>
                <w:lang w:val="en-US"/>
              </w:rPr>
            </w:pPr>
            <w:r w:rsidRPr="006518C9">
              <w:rPr>
                <w:lang w:val="en-US"/>
              </w:rPr>
              <w:t xml:space="preserve">AnalysisCollectionType </w:t>
            </w:r>
          </w:p>
        </w:tc>
      </w:tr>
      <w:tr w:rsidR="00921A47" w:rsidRPr="006518C9" w14:paraId="3E42E2CF" w14:textId="77777777" w:rsidTr="00921A47">
        <w:trPr>
          <w:tblCellSpacing w:w="15" w:type="dxa"/>
        </w:trPr>
        <w:tc>
          <w:tcPr>
            <w:tcW w:w="0" w:type="auto"/>
            <w:vAlign w:val="center"/>
            <w:hideMark/>
          </w:tcPr>
          <w:p w14:paraId="16FA275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5C4E99D" w14:textId="77777777" w:rsidR="00921A47" w:rsidRPr="006518C9" w:rsidRDefault="00921A47">
            <w:pPr>
              <w:rPr>
                <w:sz w:val="24"/>
                <w:szCs w:val="24"/>
                <w:lang w:val="en-US"/>
              </w:rPr>
            </w:pPr>
            <w:r w:rsidRPr="006518C9">
              <w:rPr>
                <w:lang w:val="en-US"/>
              </w:rPr>
              <w:t>none</w:t>
            </w:r>
          </w:p>
        </w:tc>
      </w:tr>
      <w:tr w:rsidR="00921A47" w:rsidRPr="006518C9" w14:paraId="3B42716B" w14:textId="77777777" w:rsidTr="00921A47">
        <w:trPr>
          <w:tblCellSpacing w:w="15" w:type="dxa"/>
        </w:trPr>
        <w:tc>
          <w:tcPr>
            <w:tcW w:w="0" w:type="auto"/>
            <w:vAlign w:val="center"/>
            <w:hideMark/>
          </w:tcPr>
          <w:p w14:paraId="2703F09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054"/>
            </w:tblGrid>
            <w:tr w:rsidR="00921A47" w:rsidRPr="006518C9" w14:paraId="409552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0F4E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0BA1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81E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6952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BB2A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9D6883" w14:textId="77777777" w:rsidR="00921A47" w:rsidRPr="006518C9" w:rsidRDefault="00C514F9">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BF30B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C04F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74B94"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5FBE93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494B41" w14:textId="77777777" w:rsidR="00921A47" w:rsidRPr="006518C9" w:rsidRDefault="00C514F9">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D8D33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C57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C8A8"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2D1FE289" w14:textId="77777777" w:rsidR="00921A47" w:rsidRPr="006518C9" w:rsidRDefault="00921A47">
            <w:pPr>
              <w:rPr>
                <w:sz w:val="24"/>
                <w:szCs w:val="24"/>
                <w:lang w:val="en-US"/>
              </w:rPr>
            </w:pPr>
          </w:p>
        </w:tc>
      </w:tr>
      <w:tr w:rsidR="00921A47" w:rsidRPr="006518C9" w14:paraId="34AC176B" w14:textId="77777777" w:rsidTr="00921A47">
        <w:trPr>
          <w:tblCellSpacing w:w="15" w:type="dxa"/>
        </w:trPr>
        <w:tc>
          <w:tcPr>
            <w:tcW w:w="0" w:type="auto"/>
            <w:vAlign w:val="center"/>
            <w:hideMark/>
          </w:tcPr>
          <w:p w14:paraId="7F05F2E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245853B" w14:textId="77777777" w:rsidR="00921A47" w:rsidRPr="006518C9" w:rsidRDefault="00921A47">
            <w:pPr>
              <w:pStyle w:val="HTMLPreformatted"/>
            </w:pPr>
            <w:r w:rsidRPr="006518C9">
              <w:t>&lt;AnalysisCollection &gt;</w:t>
            </w:r>
          </w:p>
          <w:p w14:paraId="6014EA25"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1D6772BF" w14:textId="77777777" w:rsidR="00921A47" w:rsidRPr="006518C9" w:rsidRDefault="00921A47">
            <w:pPr>
              <w:pStyle w:val="HTMLPreformatted"/>
            </w:pPr>
            <w:r w:rsidRPr="006518C9">
              <w:t xml:space="preserve">    &lt;InputSpectra spectraData_ref="SD_4299_120114_20_Orbi2_ZC_QC_220_HSAd0-d4-1to1-3_Din.raw"&gt;&lt;/InputSpectra&gt;</w:t>
            </w:r>
          </w:p>
          <w:p w14:paraId="24A9D30B" w14:textId="77777777" w:rsidR="00921A47" w:rsidRPr="006518C9" w:rsidRDefault="00921A47">
            <w:pPr>
              <w:pStyle w:val="HTMLPreformatted"/>
            </w:pPr>
            <w:r w:rsidRPr="006518C9">
              <w:t xml:space="preserve">    &lt;SearchDatabaseRef searchDatabase_ref="SDB_4299_203"&gt;&lt;/SearchDatabaseRef&gt;</w:t>
            </w:r>
          </w:p>
          <w:p w14:paraId="221215AE" w14:textId="77777777" w:rsidR="00921A47" w:rsidRPr="006518C9" w:rsidRDefault="00921A47">
            <w:pPr>
              <w:pStyle w:val="HTMLPreformatted"/>
            </w:pPr>
            <w:r w:rsidRPr="006518C9">
              <w:t xml:space="preserve">  &lt;/SpectrumIdentification&gt;</w:t>
            </w:r>
          </w:p>
          <w:p w14:paraId="2AD66F08"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7F6E4FEF" w14:textId="77777777" w:rsidR="00921A47" w:rsidRPr="006518C9" w:rsidRDefault="00921A47">
            <w:pPr>
              <w:pStyle w:val="HTMLPreformatted"/>
            </w:pPr>
            <w:r w:rsidRPr="006518C9">
              <w:t xml:space="preserve">    &lt;InputSpectra spectraData_ref="SD_4299_120114_09_Orbi2_ZC_QC_220_HSAd0-d4-1to4-2_Din.raw"&gt;&lt;/InputSpectra&gt;</w:t>
            </w:r>
          </w:p>
          <w:p w14:paraId="45FD6F59" w14:textId="77777777" w:rsidR="00921A47" w:rsidRPr="006518C9" w:rsidRDefault="00921A47">
            <w:pPr>
              <w:pStyle w:val="HTMLPreformatted"/>
            </w:pPr>
            <w:r w:rsidRPr="006518C9">
              <w:t xml:space="preserve">  ...</w:t>
            </w:r>
          </w:p>
          <w:p w14:paraId="26A575FC" w14:textId="77777777" w:rsidR="00921A47" w:rsidRPr="006518C9" w:rsidRDefault="00921A47">
            <w:pPr>
              <w:pStyle w:val="HTMLPreformatted"/>
            </w:pPr>
            <w:r w:rsidRPr="006518C9">
              <w:t>&lt;/AnalysisCollection&gt;</w:t>
            </w:r>
          </w:p>
        </w:tc>
      </w:tr>
    </w:tbl>
    <w:p w14:paraId="490B39AA" w14:textId="77777777" w:rsidR="00921A47" w:rsidRPr="006518C9" w:rsidRDefault="00921A47" w:rsidP="00921A47">
      <w:pPr>
        <w:rPr>
          <w:lang w:val="en-US"/>
        </w:rPr>
      </w:pPr>
    </w:p>
    <w:p w14:paraId="4EB007C6" w14:textId="77777777" w:rsidR="00921A47" w:rsidRPr="006518C9" w:rsidRDefault="00921A47" w:rsidP="00921A47">
      <w:pPr>
        <w:pStyle w:val="Heading2"/>
      </w:pPr>
      <w:bookmarkStart w:id="272" w:name="_Toc476057198"/>
      <w:r w:rsidRPr="006518C9">
        <w:t>Element &lt;</w:t>
      </w:r>
      <w:bookmarkStart w:id="273" w:name="AnalysisData"/>
      <w:r w:rsidRPr="006518C9">
        <w:t>AnalysisData</w:t>
      </w:r>
      <w:bookmarkEnd w:id="273"/>
      <w:r w:rsidRPr="006518C9">
        <w:t>&gt;</w:t>
      </w:r>
      <w:bookmarkEnd w:id="2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584"/>
      </w:tblGrid>
      <w:tr w:rsidR="00921A47" w:rsidRPr="006518C9" w14:paraId="04287C5D" w14:textId="77777777" w:rsidTr="00921A47">
        <w:trPr>
          <w:tblCellSpacing w:w="15" w:type="dxa"/>
        </w:trPr>
        <w:tc>
          <w:tcPr>
            <w:tcW w:w="0" w:type="auto"/>
            <w:vAlign w:val="center"/>
            <w:hideMark/>
          </w:tcPr>
          <w:p w14:paraId="522708A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84B535"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7B98ED7C" w14:textId="77777777" w:rsidTr="00921A47">
        <w:trPr>
          <w:tblCellSpacing w:w="15" w:type="dxa"/>
        </w:trPr>
        <w:tc>
          <w:tcPr>
            <w:tcW w:w="0" w:type="auto"/>
            <w:vAlign w:val="center"/>
            <w:hideMark/>
          </w:tcPr>
          <w:p w14:paraId="2037A18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3D66AE" w14:textId="77777777" w:rsidR="00921A47" w:rsidRPr="006518C9" w:rsidRDefault="00921A47">
            <w:pPr>
              <w:rPr>
                <w:sz w:val="24"/>
                <w:szCs w:val="24"/>
                <w:lang w:val="en-US"/>
              </w:rPr>
            </w:pPr>
            <w:r w:rsidRPr="006518C9">
              <w:rPr>
                <w:lang w:val="en-US"/>
              </w:rPr>
              <w:t xml:space="preserve">AnalysisDataType </w:t>
            </w:r>
          </w:p>
        </w:tc>
      </w:tr>
      <w:tr w:rsidR="00921A47" w:rsidRPr="006518C9" w14:paraId="77117605" w14:textId="77777777" w:rsidTr="00921A47">
        <w:trPr>
          <w:tblCellSpacing w:w="15" w:type="dxa"/>
        </w:trPr>
        <w:tc>
          <w:tcPr>
            <w:tcW w:w="0" w:type="auto"/>
            <w:vAlign w:val="center"/>
            <w:hideMark/>
          </w:tcPr>
          <w:p w14:paraId="34DBAAC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A3464F2" w14:textId="77777777" w:rsidR="00921A47" w:rsidRPr="006518C9" w:rsidRDefault="00921A47">
            <w:pPr>
              <w:rPr>
                <w:sz w:val="24"/>
                <w:szCs w:val="24"/>
                <w:lang w:val="en-US"/>
              </w:rPr>
            </w:pPr>
            <w:r w:rsidRPr="006518C9">
              <w:rPr>
                <w:lang w:val="en-US"/>
              </w:rPr>
              <w:t>none</w:t>
            </w:r>
          </w:p>
        </w:tc>
      </w:tr>
      <w:tr w:rsidR="00921A47" w:rsidRPr="006518C9" w14:paraId="2E06E5B6" w14:textId="77777777" w:rsidTr="00921A47">
        <w:trPr>
          <w:tblCellSpacing w:w="15" w:type="dxa"/>
        </w:trPr>
        <w:tc>
          <w:tcPr>
            <w:tcW w:w="0" w:type="auto"/>
            <w:vAlign w:val="center"/>
            <w:hideMark/>
          </w:tcPr>
          <w:p w14:paraId="73E9A3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782"/>
            </w:tblGrid>
            <w:tr w:rsidR="00921A47" w:rsidRPr="006518C9" w14:paraId="4FC4E4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2EEE4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F7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0120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1A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97BD78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08C00" w14:textId="77777777" w:rsidR="00921A47" w:rsidRPr="006518C9" w:rsidRDefault="00C514F9">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7BE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9BC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9616F" w14:textId="77777777" w:rsidR="00921A47" w:rsidRPr="006518C9" w:rsidRDefault="00921A47">
                  <w:pPr>
                    <w:rPr>
                      <w:sz w:val="24"/>
                      <w:szCs w:val="24"/>
                      <w:lang w:val="en-US"/>
                    </w:rPr>
                  </w:pPr>
                  <w:r w:rsidRPr="006518C9">
                    <w:rPr>
                      <w:lang w:val="en-US"/>
                    </w:rPr>
                    <w:t>Represents the set of all search results from SpectrumIdentification.</w:t>
                  </w:r>
                </w:p>
              </w:tc>
            </w:tr>
            <w:tr w:rsidR="00921A47" w:rsidRPr="006518C9" w14:paraId="5F3511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077D8E" w14:textId="77777777" w:rsidR="00921A47" w:rsidRPr="006518C9" w:rsidRDefault="00C514F9">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68769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98B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B186E" w14:textId="77777777" w:rsidR="00921A47" w:rsidRPr="006518C9" w:rsidRDefault="00921A47">
                  <w:pPr>
                    <w:rPr>
                      <w:sz w:val="24"/>
                      <w:szCs w:val="24"/>
                      <w:lang w:val="en-US"/>
                    </w:rPr>
                  </w:pPr>
                  <w:r w:rsidRPr="006518C9">
                    <w:rPr>
                      <w:lang w:val="en-US"/>
                    </w:rPr>
                    <w:t>The protein list resulting from a protein detection process.</w:t>
                  </w:r>
                </w:p>
              </w:tc>
            </w:tr>
          </w:tbl>
          <w:p w14:paraId="12003BE8" w14:textId="77777777" w:rsidR="00921A47" w:rsidRPr="006518C9" w:rsidRDefault="00921A47">
            <w:pPr>
              <w:rPr>
                <w:sz w:val="24"/>
                <w:szCs w:val="24"/>
                <w:lang w:val="en-US"/>
              </w:rPr>
            </w:pPr>
          </w:p>
        </w:tc>
      </w:tr>
      <w:tr w:rsidR="00921A47" w:rsidRPr="006518C9" w14:paraId="7C13DACA" w14:textId="77777777" w:rsidTr="00921A47">
        <w:trPr>
          <w:tblCellSpacing w:w="15" w:type="dxa"/>
        </w:trPr>
        <w:tc>
          <w:tcPr>
            <w:tcW w:w="0" w:type="auto"/>
            <w:vAlign w:val="center"/>
            <w:hideMark/>
          </w:tcPr>
          <w:p w14:paraId="59A733F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812AB9" w14:textId="77777777" w:rsidR="00921A47" w:rsidRPr="006518C9" w:rsidRDefault="00921A47">
            <w:pPr>
              <w:pStyle w:val="HTMLPreformatted"/>
            </w:pPr>
            <w:r w:rsidRPr="006518C9">
              <w:t>&lt;AnalysisData&gt;</w:t>
            </w:r>
          </w:p>
          <w:p w14:paraId="3C50EA8D" w14:textId="77777777" w:rsidR="00921A47" w:rsidRPr="006518C9" w:rsidRDefault="00921A47">
            <w:pPr>
              <w:pStyle w:val="HTMLPreformatted"/>
            </w:pPr>
            <w:r w:rsidRPr="006518C9">
              <w:t>&lt;SpectrumIdentificationList xmlns="http://psidev.info/psi/pi/mzIdentML/1.2" id="SII_LIST_1"&gt;</w:t>
            </w:r>
          </w:p>
          <w:p w14:paraId="0742FA11" w14:textId="77777777" w:rsidR="00921A47" w:rsidRPr="006518C9" w:rsidRDefault="00921A47">
            <w:pPr>
              <w:pStyle w:val="HTMLPreformatted"/>
            </w:pPr>
            <w:r w:rsidRPr="006518C9">
              <w:t xml:space="preserve">  &lt;SpectrumIdentificationResult spectrumID="index=6451" spectraData_ref="SD_COMBINED_SE_0" id="SIR_8947"&gt;</w:t>
            </w:r>
          </w:p>
          <w:p w14:paraId="2F8025A9"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623182CF"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207424CE"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22B4B201"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091D8890" w14:textId="77777777" w:rsidR="00921A47" w:rsidRPr="006518C9" w:rsidRDefault="00921A47">
            <w:pPr>
              <w:pStyle w:val="HTMLPreformatted"/>
            </w:pPr>
            <w:r w:rsidRPr="006518C9">
              <w:t xml:space="preserve">  ...</w:t>
            </w:r>
          </w:p>
          <w:p w14:paraId="4D0CB8A1" w14:textId="77777777" w:rsidR="00921A47" w:rsidRPr="006518C9" w:rsidRDefault="00921A47">
            <w:pPr>
              <w:pStyle w:val="HTMLPreformatted"/>
            </w:pPr>
            <w:r w:rsidRPr="006518C9">
              <w:t>&lt;/AnalysisData&gt;</w:t>
            </w:r>
          </w:p>
        </w:tc>
      </w:tr>
    </w:tbl>
    <w:p w14:paraId="20BD8393" w14:textId="77777777" w:rsidR="00921A47" w:rsidRPr="006518C9" w:rsidRDefault="00921A47" w:rsidP="00921A47">
      <w:pPr>
        <w:rPr>
          <w:lang w:val="en-US"/>
        </w:rPr>
      </w:pPr>
    </w:p>
    <w:p w14:paraId="216D728D" w14:textId="77777777" w:rsidR="00921A47" w:rsidRPr="006518C9" w:rsidRDefault="00921A47" w:rsidP="00921A47">
      <w:pPr>
        <w:pStyle w:val="Heading2"/>
      </w:pPr>
      <w:bookmarkStart w:id="274" w:name="_Toc476057199"/>
      <w:r w:rsidRPr="006518C9">
        <w:t>Element &lt;</w:t>
      </w:r>
      <w:bookmarkStart w:id="275" w:name="AnalysisParams"/>
      <w:r w:rsidRPr="006518C9">
        <w:t>AnalysisParams</w:t>
      </w:r>
      <w:bookmarkEnd w:id="275"/>
      <w:r w:rsidRPr="006518C9">
        <w:t>&gt;</w:t>
      </w:r>
      <w:bookmarkEnd w:id="2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1"/>
        <w:gridCol w:w="8111"/>
      </w:tblGrid>
      <w:tr w:rsidR="00921A47" w:rsidRPr="006518C9" w14:paraId="0BB3357B" w14:textId="77777777" w:rsidTr="00921A47">
        <w:trPr>
          <w:tblCellSpacing w:w="15" w:type="dxa"/>
        </w:trPr>
        <w:tc>
          <w:tcPr>
            <w:tcW w:w="0" w:type="auto"/>
            <w:vAlign w:val="center"/>
            <w:hideMark/>
          </w:tcPr>
          <w:p w14:paraId="7ED03E0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E84BDE"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3A8F6AD7" w14:textId="77777777" w:rsidTr="00921A47">
        <w:trPr>
          <w:tblCellSpacing w:w="15" w:type="dxa"/>
        </w:trPr>
        <w:tc>
          <w:tcPr>
            <w:tcW w:w="0" w:type="auto"/>
            <w:vAlign w:val="center"/>
            <w:hideMark/>
          </w:tcPr>
          <w:p w14:paraId="75175B2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C105B68" w14:textId="77777777" w:rsidR="00921A47" w:rsidRPr="006518C9" w:rsidRDefault="00921A47">
            <w:pPr>
              <w:rPr>
                <w:sz w:val="24"/>
                <w:szCs w:val="24"/>
                <w:lang w:val="en-US"/>
              </w:rPr>
            </w:pPr>
            <w:r w:rsidRPr="006518C9">
              <w:rPr>
                <w:lang w:val="en-US"/>
              </w:rPr>
              <w:t xml:space="preserve">ParamListType </w:t>
            </w:r>
          </w:p>
        </w:tc>
      </w:tr>
      <w:tr w:rsidR="00921A47" w:rsidRPr="006518C9" w14:paraId="0041372E" w14:textId="77777777" w:rsidTr="00921A47">
        <w:trPr>
          <w:tblCellSpacing w:w="15" w:type="dxa"/>
        </w:trPr>
        <w:tc>
          <w:tcPr>
            <w:tcW w:w="0" w:type="auto"/>
            <w:vAlign w:val="center"/>
            <w:hideMark/>
          </w:tcPr>
          <w:p w14:paraId="2B028D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BFE2795" w14:textId="77777777" w:rsidR="00921A47" w:rsidRPr="006518C9" w:rsidRDefault="00921A47">
            <w:pPr>
              <w:rPr>
                <w:sz w:val="24"/>
                <w:szCs w:val="24"/>
                <w:lang w:val="en-US"/>
              </w:rPr>
            </w:pPr>
            <w:r w:rsidRPr="006518C9">
              <w:rPr>
                <w:lang w:val="en-US"/>
              </w:rPr>
              <w:t>none</w:t>
            </w:r>
          </w:p>
        </w:tc>
      </w:tr>
      <w:tr w:rsidR="00921A47" w:rsidRPr="006518C9" w14:paraId="20914746" w14:textId="77777777" w:rsidTr="00921A47">
        <w:trPr>
          <w:tblCellSpacing w:w="15" w:type="dxa"/>
        </w:trPr>
        <w:tc>
          <w:tcPr>
            <w:tcW w:w="0" w:type="auto"/>
            <w:vAlign w:val="center"/>
            <w:hideMark/>
          </w:tcPr>
          <w:p w14:paraId="60EE8E17"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135"/>
              <w:gridCol w:w="1180"/>
              <w:gridCol w:w="4043"/>
            </w:tblGrid>
            <w:tr w:rsidR="00921A47" w:rsidRPr="006518C9" w14:paraId="4703D9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DF2E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C7B6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634E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8FEC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BCEE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C4E446"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764F9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8E90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0140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B49A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0E81FE"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9DE9C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F59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88EC4" w14:textId="77777777" w:rsidR="00921A47" w:rsidRPr="006518C9" w:rsidRDefault="00921A47">
                  <w:pPr>
                    <w:rPr>
                      <w:sz w:val="24"/>
                      <w:szCs w:val="24"/>
                      <w:lang w:val="en-US"/>
                    </w:rPr>
                  </w:pPr>
                  <w:r w:rsidRPr="006518C9">
                    <w:rPr>
                      <w:lang w:val="en-US"/>
                    </w:rPr>
                    <w:t>A single user-defined parameter.</w:t>
                  </w:r>
                </w:p>
              </w:tc>
            </w:tr>
          </w:tbl>
          <w:p w14:paraId="53DEACA0" w14:textId="77777777" w:rsidR="00921A47" w:rsidRPr="006518C9" w:rsidRDefault="00921A47">
            <w:pPr>
              <w:rPr>
                <w:sz w:val="24"/>
                <w:szCs w:val="24"/>
                <w:lang w:val="en-US"/>
              </w:rPr>
            </w:pPr>
          </w:p>
        </w:tc>
      </w:tr>
      <w:tr w:rsidR="00921A47" w:rsidRPr="006518C9" w14:paraId="2BDB8E60" w14:textId="77777777" w:rsidTr="00921A47">
        <w:trPr>
          <w:tblCellSpacing w:w="15" w:type="dxa"/>
        </w:trPr>
        <w:tc>
          <w:tcPr>
            <w:tcW w:w="0" w:type="auto"/>
            <w:vAlign w:val="center"/>
            <w:hideMark/>
          </w:tcPr>
          <w:p w14:paraId="0068176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56B57E" w14:textId="77777777" w:rsidR="00921A47" w:rsidRPr="006518C9" w:rsidRDefault="00921A47">
            <w:pPr>
              <w:pStyle w:val="HTMLPreformatted"/>
            </w:pPr>
            <w:r w:rsidRPr="006518C9">
              <w:t>&lt;AnalysisParams&gt;</w:t>
            </w:r>
          </w:p>
          <w:p w14:paraId="7D7D6BE7" w14:textId="77777777" w:rsidR="00921A47" w:rsidRPr="006518C9" w:rsidRDefault="00921A47">
            <w:pPr>
              <w:pStyle w:val="HTMLPreformatted"/>
            </w:pPr>
            <w:r w:rsidRPr="006518C9">
              <w:t xml:space="preserve">  &lt;cvParam name="mascot:SigThreshold" value="0.05" cvRef="PSI-MS" accession="MS:1001316" /&gt;</w:t>
            </w:r>
          </w:p>
          <w:p w14:paraId="4FA16FEF" w14:textId="77777777" w:rsidR="00921A47" w:rsidRPr="006518C9" w:rsidRDefault="00921A47">
            <w:pPr>
              <w:pStyle w:val="HTMLPreformatted"/>
            </w:pPr>
            <w:r w:rsidRPr="006518C9">
              <w:t xml:space="preserve">  &lt;cvParam name="mascot:MaxProteinHits" value="Auto" cvRef="PSI-MS" accession="MS:1001317" /&gt;</w:t>
            </w:r>
          </w:p>
          <w:p w14:paraId="7F4FF6C4" w14:textId="77777777" w:rsidR="00921A47" w:rsidRPr="006518C9" w:rsidRDefault="00921A47">
            <w:pPr>
              <w:pStyle w:val="HTMLPreformatted"/>
            </w:pPr>
            <w:r w:rsidRPr="006518C9">
              <w:t xml:space="preserve">  &lt;cvParam name="mascot:ProteinScoringMethod" value="MudPIT" cvRef="PSI-MS" accession="MS:1001318" /&gt;</w:t>
            </w:r>
          </w:p>
          <w:p w14:paraId="39BAC054" w14:textId="77777777" w:rsidR="00921A47" w:rsidRPr="006518C9" w:rsidRDefault="00921A47">
            <w:pPr>
              <w:pStyle w:val="HTMLPreformatted"/>
            </w:pPr>
            <w:r w:rsidRPr="006518C9">
              <w:t xml:space="preserve">  &lt;cvParam name="mascot:MinMSMSThreshold" value="0" cvRef="PSI-MS" accession="MS:1001319" /&gt;</w:t>
            </w:r>
          </w:p>
          <w:p w14:paraId="4C712B8F" w14:textId="77777777" w:rsidR="00921A47" w:rsidRPr="006518C9" w:rsidRDefault="00921A47">
            <w:pPr>
              <w:pStyle w:val="HTMLPreformatted"/>
            </w:pPr>
            <w:r w:rsidRPr="006518C9">
              <w:t xml:space="preserve">  &lt;cvParam name="mascot:ShowHomologousProteinsWithSamePeptides" value="1" cvRef="PSI-MS" accession="MS:1001320" /&gt;</w:t>
            </w:r>
          </w:p>
          <w:p w14:paraId="2CA0ED02" w14:textId="77777777" w:rsidR="00921A47" w:rsidRPr="006518C9" w:rsidRDefault="00921A47">
            <w:pPr>
              <w:pStyle w:val="HTMLPreformatted"/>
            </w:pPr>
            <w:r w:rsidRPr="006518C9">
              <w:t xml:space="preserve">  &lt;cvParam name="mascot:ShowHomologousProteinsWithSubsetOfPeptides" value="10" cvRef="PSI-MS" accession="MS:1001321" /&gt;</w:t>
            </w:r>
          </w:p>
          <w:p w14:paraId="34B13A52" w14:textId="77777777" w:rsidR="00921A47" w:rsidRPr="006518C9" w:rsidRDefault="00921A47">
            <w:pPr>
              <w:pStyle w:val="HTMLPreformatted"/>
            </w:pPr>
            <w:r w:rsidRPr="006518C9">
              <w:t xml:space="preserve">  ...</w:t>
            </w:r>
          </w:p>
          <w:p w14:paraId="0E173867" w14:textId="77777777" w:rsidR="00921A47" w:rsidRPr="006518C9" w:rsidRDefault="00921A47">
            <w:pPr>
              <w:pStyle w:val="HTMLPreformatted"/>
            </w:pPr>
            <w:r w:rsidRPr="006518C9">
              <w:t>&lt;/AnalysisParams&gt;</w:t>
            </w:r>
          </w:p>
        </w:tc>
      </w:tr>
      <w:tr w:rsidR="00921A47" w:rsidRPr="006518C9" w14:paraId="76D82335" w14:textId="77777777" w:rsidTr="00921A47">
        <w:trPr>
          <w:tblCellSpacing w:w="15" w:type="dxa"/>
        </w:trPr>
        <w:tc>
          <w:tcPr>
            <w:tcW w:w="0" w:type="auto"/>
            <w:vAlign w:val="center"/>
            <w:hideMark/>
          </w:tcPr>
          <w:p w14:paraId="20F1D33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841A73E" w14:textId="77777777" w:rsidR="00921A47" w:rsidRPr="006518C9" w:rsidRDefault="00921A47">
            <w:pPr>
              <w:pStyle w:val="HTMLPreformatted"/>
            </w:pPr>
            <w:r w:rsidRPr="006518C9">
              <w:t>Path /MzIdentML/AnalysisProtocolCollection/ProteinDetectionProtocol/AnalysisParams</w:t>
            </w:r>
          </w:p>
          <w:p w14:paraId="09B9FECC" w14:textId="77777777" w:rsidR="00921A47" w:rsidRPr="006518C9" w:rsidRDefault="00921A47">
            <w:pPr>
              <w:pStyle w:val="HTMLPreformatted"/>
            </w:pPr>
            <w:r w:rsidRPr="006518C9">
              <w:t xml:space="preserve">MAY supply a *child* term of </w:t>
            </w:r>
            <w:hyperlink r:id="rId55"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F708298" w14:textId="77777777" w:rsidR="00921A47" w:rsidRPr="006518C9" w:rsidRDefault="00921A47">
            <w:pPr>
              <w:pStyle w:val="HTMLPreformatted"/>
            </w:pPr>
            <w:r w:rsidRPr="006518C9">
              <w:t xml:space="preserve">  e.g.: </w:t>
            </w:r>
            <w:hyperlink r:id="rId56" w:tgtFrame="new" w:history="1">
              <w:r w:rsidRPr="006518C9">
                <w:rPr>
                  <w:rStyle w:val="Hyperlink"/>
                </w:rPr>
                <w:t>MS:1001005</w:t>
              </w:r>
            </w:hyperlink>
            <w:r w:rsidRPr="006518C9">
              <w:t xml:space="preserve"> (</w:t>
            </w:r>
            <w:r w:rsidRPr="006518C9">
              <w:rPr>
                <w:rStyle w:val="popup"/>
              </w:rPr>
              <w:t>SEQUEST:CleavesAt</w:t>
            </w:r>
          </w:p>
          <w:p w14:paraId="5A4EDAAF" w14:textId="77777777" w:rsidR="00921A47" w:rsidRPr="006518C9" w:rsidRDefault="00921A47">
            <w:pPr>
              <w:pStyle w:val="HTMLPreformatted"/>
            </w:pPr>
            <w:r w:rsidRPr="006518C9">
              <w:t xml:space="preserve">  e.g.: </w:t>
            </w:r>
            <w:hyperlink r:id="rId57"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1E2840C5" w14:textId="77777777" w:rsidR="00921A47" w:rsidRPr="006518C9" w:rsidRDefault="00921A47">
            <w:pPr>
              <w:pStyle w:val="HTMLPreformatted"/>
            </w:pPr>
            <w:r w:rsidRPr="006518C9">
              <w:t xml:space="preserve">  e.g.: </w:t>
            </w:r>
            <w:hyperlink r:id="rId58"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09498D34" w14:textId="77777777" w:rsidR="00921A47" w:rsidRPr="006518C9" w:rsidRDefault="00921A47">
            <w:pPr>
              <w:pStyle w:val="HTMLPreformatted"/>
            </w:pPr>
            <w:r w:rsidRPr="006518C9">
              <w:t xml:space="preserve">  e.g.: </w:t>
            </w:r>
            <w:hyperlink r:id="rId59"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65BAA9E1" w14:textId="77777777" w:rsidR="00921A47" w:rsidRPr="006518C9" w:rsidRDefault="00921A47">
            <w:pPr>
              <w:pStyle w:val="HTMLPreformatted"/>
            </w:pPr>
            <w:r w:rsidRPr="006518C9">
              <w:t xml:space="preserve">  e.g.: </w:t>
            </w:r>
            <w:hyperlink r:id="rId60"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4513FA19" w14:textId="77777777" w:rsidR="00921A47" w:rsidRPr="006518C9" w:rsidRDefault="00921A47">
            <w:pPr>
              <w:pStyle w:val="HTMLPreformatted"/>
            </w:pPr>
            <w:r w:rsidRPr="006518C9">
              <w:t xml:space="preserve">  e.g.: </w:t>
            </w:r>
            <w:hyperlink r:id="rId61"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2A6E775C" w14:textId="77777777" w:rsidR="00921A47" w:rsidRPr="006518C9" w:rsidRDefault="00921A47">
            <w:pPr>
              <w:pStyle w:val="HTMLPreformatted"/>
            </w:pPr>
            <w:r w:rsidRPr="006518C9">
              <w:t xml:space="preserve">  e.g.: </w:t>
            </w:r>
            <w:hyperlink r:id="rId62"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6AE5DBF0" w14:textId="77777777" w:rsidR="00921A47" w:rsidRPr="006518C9" w:rsidRDefault="00921A47">
            <w:pPr>
              <w:pStyle w:val="HTMLPreformatted"/>
            </w:pPr>
            <w:r w:rsidRPr="006518C9">
              <w:t xml:space="preserve">  e.g.: </w:t>
            </w:r>
            <w:hyperlink r:id="rId63"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0F336606" w14:textId="77777777" w:rsidR="00921A47" w:rsidRPr="006518C9" w:rsidRDefault="00921A47">
            <w:pPr>
              <w:pStyle w:val="HTMLPreformatted"/>
            </w:pPr>
            <w:r w:rsidRPr="006518C9">
              <w:t xml:space="preserve">  e.g.: </w:t>
            </w:r>
            <w:hyperlink r:id="rId64"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41DDB3F2" w14:textId="77777777" w:rsidR="00921A47" w:rsidRPr="006518C9" w:rsidRDefault="00921A47">
            <w:pPr>
              <w:pStyle w:val="HTMLPreformatted"/>
            </w:pPr>
            <w:r w:rsidRPr="006518C9">
              <w:t xml:space="preserve">  e.g.: </w:t>
            </w:r>
            <w:hyperlink r:id="rId65"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714D147E" w14:textId="77777777" w:rsidR="00921A47" w:rsidRPr="006518C9" w:rsidRDefault="00921A47">
            <w:pPr>
              <w:pStyle w:val="HTMLPreformatted"/>
            </w:pPr>
            <w:r w:rsidRPr="006518C9">
              <w:t xml:space="preserve">  </w:t>
            </w:r>
            <w:hyperlink r:id="rId66" w:tgtFrame="new" w:history="1">
              <w:r w:rsidRPr="006518C9">
                <w:rPr>
                  <w:rStyle w:val="Hyperlink"/>
                </w:rPr>
                <w:t>et al.</w:t>
              </w:r>
            </w:hyperlink>
          </w:p>
          <w:p w14:paraId="35180DDA" w14:textId="77777777" w:rsidR="00921A47" w:rsidRPr="006518C9" w:rsidRDefault="00921A47">
            <w:pPr>
              <w:pStyle w:val="HTMLPreformatted"/>
            </w:pPr>
            <w:r w:rsidRPr="006518C9">
              <w:t xml:space="preserve">MAY supply a *child* term of </w:t>
            </w:r>
            <w:hyperlink r:id="rId67"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31E6B5EC" w14:textId="77777777" w:rsidTr="00921A47">
        <w:trPr>
          <w:tblCellSpacing w:w="15" w:type="dxa"/>
        </w:trPr>
        <w:tc>
          <w:tcPr>
            <w:tcW w:w="0" w:type="auto"/>
            <w:vAlign w:val="center"/>
            <w:hideMark/>
          </w:tcPr>
          <w:p w14:paraId="5CCB9F3D"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AA8D216" w14:textId="77777777" w:rsidR="00921A47" w:rsidRPr="006518C9" w:rsidRDefault="00921A47">
            <w:pPr>
              <w:pStyle w:val="HTMLPreformatted"/>
            </w:pPr>
            <w:r w:rsidRPr="006518C9">
              <w:t>&lt;cvParam name="mascot:SigThreshold" value="0.05" cvRef="PSI-MS" accession="MS:1001316" /&gt;</w:t>
            </w:r>
          </w:p>
          <w:p w14:paraId="09905130" w14:textId="77777777" w:rsidR="00921A47" w:rsidRPr="006518C9" w:rsidRDefault="00921A47">
            <w:pPr>
              <w:pStyle w:val="HTMLPreformatted"/>
            </w:pPr>
            <w:r w:rsidRPr="006518C9">
              <w:t>&lt;cvParam name="mascot:MaxProteinHits" value="Auto" cvRef="PSI-MS" accession="MS:1001317" /&gt;</w:t>
            </w:r>
          </w:p>
          <w:p w14:paraId="008764F3" w14:textId="77777777" w:rsidR="00921A47" w:rsidRPr="006518C9" w:rsidRDefault="00921A47">
            <w:pPr>
              <w:pStyle w:val="HTMLPreformatted"/>
            </w:pPr>
            <w:r w:rsidRPr="006518C9">
              <w:t>&lt;cvParam name="mascot:ProteinScoringMethod" value="MudPIT" cvRef="PSI-MS" accession="MS:1001318" /&gt;</w:t>
            </w:r>
          </w:p>
          <w:p w14:paraId="65386ED4" w14:textId="77777777" w:rsidR="00921A47" w:rsidRPr="006518C9" w:rsidRDefault="00921A47">
            <w:pPr>
              <w:pStyle w:val="HTMLPreformatted"/>
            </w:pPr>
            <w:r w:rsidRPr="006518C9">
              <w:t>&lt;cvParam name="mascot:MinMSMSThreshold" value="0" cvRef="PSI-MS" accession="MS:1001319" /&gt;</w:t>
            </w:r>
          </w:p>
          <w:p w14:paraId="4100AFD5" w14:textId="77777777" w:rsidR="00921A47" w:rsidRPr="006518C9" w:rsidRDefault="00921A47">
            <w:pPr>
              <w:pStyle w:val="HTMLPreformatted"/>
            </w:pPr>
            <w:r w:rsidRPr="006518C9">
              <w:t>&lt;cvParam name="mascot:ShowHomologousProteinsWithSamePeptides" value="1" cvRef="PSI-MS" accession="MS:1001320" /&gt;</w:t>
            </w:r>
          </w:p>
          <w:p w14:paraId="52664423" w14:textId="77777777" w:rsidR="00921A47" w:rsidRPr="006518C9" w:rsidRDefault="00921A47">
            <w:pPr>
              <w:pStyle w:val="HTMLPreformatted"/>
            </w:pPr>
            <w:r w:rsidRPr="006518C9">
              <w:t>&lt;cvParam name="mascot:ShowHomologousProteinsWithSubsetOfPeptides" value="10" cvRef="PSI-MS" accession="MS:1001321" /&gt;</w:t>
            </w:r>
          </w:p>
          <w:p w14:paraId="3850D0AD" w14:textId="77777777" w:rsidR="00921A47" w:rsidRPr="006518C9" w:rsidRDefault="00921A47">
            <w:pPr>
              <w:pStyle w:val="HTMLPreformatted"/>
            </w:pPr>
            <w:r w:rsidRPr="006518C9">
              <w:t>&lt;cvParam name="mascot:RequireBoldRed" value="0" cvRef="PSI-MS" accession="MS:1001322" /&gt;</w:t>
            </w:r>
          </w:p>
          <w:p w14:paraId="0F624E26" w14:textId="77777777" w:rsidR="00921A47" w:rsidRPr="006518C9" w:rsidRDefault="00921A47">
            <w:pPr>
              <w:pStyle w:val="HTMLPreformatted"/>
            </w:pPr>
            <w:r w:rsidRPr="006518C9">
              <w:t>&lt;cvParam name="mascot:UseUnigeneClustering" value="false" cvRef="PSI-MS" accession="MS:1001323" /&gt;</w:t>
            </w:r>
          </w:p>
          <w:p w14:paraId="495CBE5A" w14:textId="77777777" w:rsidR="00921A47" w:rsidRPr="006518C9" w:rsidRDefault="00921A47">
            <w:pPr>
              <w:pStyle w:val="HTMLPreformatted"/>
            </w:pPr>
            <w:r w:rsidRPr="006518C9">
              <w:t>&lt;cvParam name="mascot:IncludeErrorTolerantMatches" value="1" cvRef="PSI-MS" accession="MS:1001324" /&gt;</w:t>
            </w:r>
          </w:p>
          <w:p w14:paraId="05FF6588" w14:textId="77777777" w:rsidR="00921A47" w:rsidRPr="006518C9" w:rsidRDefault="00921A47">
            <w:pPr>
              <w:pStyle w:val="HTMLPreformatted"/>
            </w:pPr>
            <w:r w:rsidRPr="006518C9">
              <w:t>&lt;cvParam name="mascot:ShowDecoyMatches" value="0" cvRef="PSI-MS" accession="MS:1001325" /&gt;</w:t>
            </w:r>
          </w:p>
        </w:tc>
      </w:tr>
    </w:tbl>
    <w:p w14:paraId="7ADDFC51" w14:textId="77777777" w:rsidR="00921A47" w:rsidRPr="006518C9" w:rsidRDefault="00921A47" w:rsidP="00921A47">
      <w:pPr>
        <w:rPr>
          <w:lang w:val="en-US"/>
        </w:rPr>
      </w:pPr>
    </w:p>
    <w:p w14:paraId="3125AA9C" w14:textId="77777777" w:rsidR="00921A47" w:rsidRPr="006518C9" w:rsidRDefault="00921A47" w:rsidP="00921A47">
      <w:pPr>
        <w:pStyle w:val="Heading2"/>
      </w:pPr>
      <w:bookmarkStart w:id="276" w:name="_Toc476057200"/>
      <w:r w:rsidRPr="006518C9">
        <w:t>Element &lt;</w:t>
      </w:r>
      <w:bookmarkStart w:id="277" w:name="AnalysisProtocolCollection"/>
      <w:r w:rsidRPr="006518C9">
        <w:t>AnalysisProtocolCollection</w:t>
      </w:r>
      <w:bookmarkEnd w:id="277"/>
      <w:r w:rsidRPr="006518C9">
        <w:t>&gt;</w:t>
      </w:r>
      <w:bookmarkEnd w:id="2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470"/>
      </w:tblGrid>
      <w:tr w:rsidR="00921A47" w:rsidRPr="006518C9" w14:paraId="2DD97429" w14:textId="77777777" w:rsidTr="00921A47">
        <w:trPr>
          <w:tblCellSpacing w:w="15" w:type="dxa"/>
        </w:trPr>
        <w:tc>
          <w:tcPr>
            <w:tcW w:w="0" w:type="auto"/>
            <w:vAlign w:val="center"/>
            <w:hideMark/>
          </w:tcPr>
          <w:p w14:paraId="0D0EEDD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C6989D"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B6AB49E" w14:textId="77777777" w:rsidTr="00921A47">
        <w:trPr>
          <w:tblCellSpacing w:w="15" w:type="dxa"/>
        </w:trPr>
        <w:tc>
          <w:tcPr>
            <w:tcW w:w="0" w:type="auto"/>
            <w:vAlign w:val="center"/>
            <w:hideMark/>
          </w:tcPr>
          <w:p w14:paraId="0A4A1A6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E44653" w14:textId="77777777" w:rsidR="00921A47" w:rsidRPr="006518C9" w:rsidRDefault="00921A47">
            <w:pPr>
              <w:rPr>
                <w:sz w:val="24"/>
                <w:szCs w:val="24"/>
                <w:lang w:val="en-US"/>
              </w:rPr>
            </w:pPr>
            <w:r w:rsidRPr="006518C9">
              <w:rPr>
                <w:lang w:val="en-US"/>
              </w:rPr>
              <w:t xml:space="preserve">AnalysisProtocolCollectionType </w:t>
            </w:r>
          </w:p>
        </w:tc>
      </w:tr>
      <w:tr w:rsidR="00921A47" w:rsidRPr="006518C9" w14:paraId="48F40A62" w14:textId="77777777" w:rsidTr="00921A47">
        <w:trPr>
          <w:tblCellSpacing w:w="15" w:type="dxa"/>
        </w:trPr>
        <w:tc>
          <w:tcPr>
            <w:tcW w:w="0" w:type="auto"/>
            <w:vAlign w:val="center"/>
            <w:hideMark/>
          </w:tcPr>
          <w:p w14:paraId="77A002C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096EC4C" w14:textId="77777777" w:rsidR="00921A47" w:rsidRPr="006518C9" w:rsidRDefault="00921A47">
            <w:pPr>
              <w:rPr>
                <w:sz w:val="24"/>
                <w:szCs w:val="24"/>
                <w:lang w:val="en-US"/>
              </w:rPr>
            </w:pPr>
            <w:r w:rsidRPr="006518C9">
              <w:rPr>
                <w:lang w:val="en-US"/>
              </w:rPr>
              <w:t>none</w:t>
            </w:r>
          </w:p>
        </w:tc>
      </w:tr>
      <w:tr w:rsidR="00921A47" w:rsidRPr="006518C9" w14:paraId="3EF99B99" w14:textId="77777777" w:rsidTr="00921A47">
        <w:trPr>
          <w:tblCellSpacing w:w="15" w:type="dxa"/>
        </w:trPr>
        <w:tc>
          <w:tcPr>
            <w:tcW w:w="0" w:type="auto"/>
            <w:vAlign w:val="center"/>
            <w:hideMark/>
          </w:tcPr>
          <w:p w14:paraId="553F253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246"/>
            </w:tblGrid>
            <w:tr w:rsidR="00921A47" w:rsidRPr="006518C9" w14:paraId="47F14B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3CA7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AC0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E5C2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1291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C59DD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D69DF" w14:textId="77777777" w:rsidR="00921A47" w:rsidRPr="006518C9" w:rsidRDefault="00C514F9">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333AC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3731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2D7B4" w14:textId="77777777" w:rsidR="00921A47" w:rsidRPr="006518C9" w:rsidRDefault="00921A47">
                  <w:pPr>
                    <w:rPr>
                      <w:sz w:val="24"/>
                      <w:szCs w:val="24"/>
                      <w:lang w:val="en-US"/>
                    </w:rPr>
                  </w:pPr>
                  <w:r w:rsidRPr="006518C9">
                    <w:rPr>
                      <w:lang w:val="en-US"/>
                    </w:rPr>
                    <w:t>The parameters and settings of a SpectrumIdentification analysis.</w:t>
                  </w:r>
                </w:p>
              </w:tc>
            </w:tr>
            <w:tr w:rsidR="00921A47" w:rsidRPr="006518C9" w14:paraId="1D996D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41BF2" w14:textId="77777777" w:rsidR="00921A47" w:rsidRPr="006518C9" w:rsidRDefault="00C514F9">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00EA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41D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DEEA8" w14:textId="77777777" w:rsidR="00921A47" w:rsidRPr="006518C9" w:rsidRDefault="00921A47">
                  <w:pPr>
                    <w:rPr>
                      <w:sz w:val="24"/>
                      <w:szCs w:val="24"/>
                      <w:lang w:val="en-US"/>
                    </w:rPr>
                  </w:pPr>
                  <w:r w:rsidRPr="006518C9">
                    <w:rPr>
                      <w:lang w:val="en-US"/>
                    </w:rPr>
                    <w:t>The parameters and settings of a ProteinDetection process.</w:t>
                  </w:r>
                </w:p>
              </w:tc>
            </w:tr>
          </w:tbl>
          <w:p w14:paraId="22054375" w14:textId="77777777" w:rsidR="00921A47" w:rsidRPr="006518C9" w:rsidRDefault="00921A47">
            <w:pPr>
              <w:rPr>
                <w:sz w:val="24"/>
                <w:szCs w:val="24"/>
                <w:lang w:val="en-US"/>
              </w:rPr>
            </w:pPr>
          </w:p>
        </w:tc>
      </w:tr>
      <w:tr w:rsidR="00921A47" w:rsidRPr="006518C9" w14:paraId="687DCA6C" w14:textId="77777777" w:rsidTr="00921A47">
        <w:trPr>
          <w:tblCellSpacing w:w="15" w:type="dxa"/>
        </w:trPr>
        <w:tc>
          <w:tcPr>
            <w:tcW w:w="0" w:type="auto"/>
            <w:vAlign w:val="center"/>
            <w:hideMark/>
          </w:tcPr>
          <w:p w14:paraId="08D309F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332D460" w14:textId="77777777" w:rsidR="00921A47" w:rsidRPr="006518C9" w:rsidRDefault="00921A47">
            <w:pPr>
              <w:pStyle w:val="HTMLPreformatted"/>
            </w:pPr>
            <w:r w:rsidRPr="006518C9">
              <w:t>&lt;AnalysisProtocolCollection xmlns="http://psidev.info/psi/pi/mzIdentML/1.2"&gt;</w:t>
            </w:r>
          </w:p>
          <w:p w14:paraId="700A39D1" w14:textId="77777777" w:rsidR="00921A47" w:rsidRPr="006518C9" w:rsidRDefault="00921A47">
            <w:pPr>
              <w:pStyle w:val="HTMLPreformatted"/>
            </w:pPr>
            <w:r w:rsidRPr="006518C9">
              <w:t xml:space="preserve">    &lt;SpectrumIdentificationProtocol analysisSoftware_ref="AS_mascot_server" id="SIP"&gt;</w:t>
            </w:r>
          </w:p>
          <w:p w14:paraId="53590A0D" w14:textId="77777777" w:rsidR="00921A47" w:rsidRPr="006518C9" w:rsidRDefault="00921A47">
            <w:pPr>
              <w:pStyle w:val="HTMLPreformatted"/>
            </w:pPr>
            <w:r w:rsidRPr="006518C9">
              <w:t xml:space="preserve">        &lt;SearchType&gt;</w:t>
            </w:r>
          </w:p>
          <w:p w14:paraId="19E369C5" w14:textId="77777777" w:rsidR="00921A47" w:rsidRPr="006518C9" w:rsidRDefault="00921A47">
            <w:pPr>
              <w:pStyle w:val="HTMLPreformatted"/>
            </w:pPr>
            <w:r w:rsidRPr="006518C9">
              <w:t xml:space="preserve">            &lt;cvParam accession="MS:1001083" cvRef="PSI-MS" value="" name="ms-ms search"/&gt;</w:t>
            </w:r>
          </w:p>
          <w:p w14:paraId="445D6443" w14:textId="77777777" w:rsidR="00921A47" w:rsidRPr="006518C9" w:rsidRDefault="00921A47">
            <w:pPr>
              <w:pStyle w:val="HTMLPreformatted"/>
            </w:pPr>
            <w:r w:rsidRPr="006518C9">
              <w:t xml:space="preserve">        &lt;/SearchType&gt;</w:t>
            </w:r>
          </w:p>
          <w:p w14:paraId="4DDC32EF" w14:textId="77777777" w:rsidR="00921A47" w:rsidRPr="006518C9" w:rsidRDefault="00921A47">
            <w:pPr>
              <w:pStyle w:val="HTMLPreformatted"/>
            </w:pPr>
            <w:r w:rsidRPr="006518C9">
              <w:t xml:space="preserve">        &lt;AdditionalSearchParams&gt;</w:t>
            </w:r>
          </w:p>
          <w:p w14:paraId="139AD770" w14:textId="77777777" w:rsidR="00921A47" w:rsidRPr="006518C9" w:rsidRDefault="00921A47">
            <w:pPr>
              <w:pStyle w:val="HTMLPreformatted"/>
            </w:pPr>
            <w:r w:rsidRPr="006518C9">
              <w:t xml:space="preserve">            &lt;cvParam accession="MS:1001211" cvRef="PSI-MS" name="parent mass type mono"/&gt;</w:t>
            </w:r>
          </w:p>
          <w:p w14:paraId="3647AAA5" w14:textId="77777777" w:rsidR="00921A47" w:rsidRPr="006518C9" w:rsidRDefault="00921A47">
            <w:pPr>
              <w:pStyle w:val="HTMLPreformatted"/>
            </w:pPr>
            <w:r w:rsidRPr="006518C9">
              <w:t xml:space="preserve">  ...</w:t>
            </w:r>
          </w:p>
          <w:p w14:paraId="766A564D" w14:textId="77777777" w:rsidR="00921A47" w:rsidRPr="006518C9" w:rsidRDefault="00921A47">
            <w:pPr>
              <w:pStyle w:val="HTMLPreformatted"/>
            </w:pPr>
            <w:r w:rsidRPr="006518C9">
              <w:t>&lt;/AnalysisProtocolCollection&gt;</w:t>
            </w:r>
          </w:p>
        </w:tc>
      </w:tr>
    </w:tbl>
    <w:p w14:paraId="3CCB7437" w14:textId="77777777" w:rsidR="00921A47" w:rsidRPr="006518C9" w:rsidRDefault="00921A47" w:rsidP="00921A47">
      <w:pPr>
        <w:rPr>
          <w:lang w:val="en-US"/>
        </w:rPr>
      </w:pPr>
    </w:p>
    <w:p w14:paraId="643639CB" w14:textId="77777777" w:rsidR="00921A47" w:rsidRPr="006518C9" w:rsidRDefault="00921A47" w:rsidP="00921A47">
      <w:pPr>
        <w:pStyle w:val="Heading2"/>
      </w:pPr>
      <w:bookmarkStart w:id="278" w:name="_Toc476057201"/>
      <w:r w:rsidRPr="006518C9">
        <w:lastRenderedPageBreak/>
        <w:t>Element &lt;</w:t>
      </w:r>
      <w:bookmarkStart w:id="279" w:name="AnalysisSampleCollection"/>
      <w:r w:rsidRPr="006518C9">
        <w:t>AnalysisSampleCollection</w:t>
      </w:r>
      <w:bookmarkEnd w:id="279"/>
      <w:r w:rsidRPr="006518C9">
        <w:t>&gt;</w:t>
      </w:r>
      <w:bookmarkEnd w:id="2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534"/>
      </w:tblGrid>
      <w:tr w:rsidR="00921A47" w:rsidRPr="006518C9" w14:paraId="77020139" w14:textId="77777777" w:rsidTr="00921A47">
        <w:trPr>
          <w:tblCellSpacing w:w="15" w:type="dxa"/>
        </w:trPr>
        <w:tc>
          <w:tcPr>
            <w:tcW w:w="0" w:type="auto"/>
            <w:vAlign w:val="center"/>
            <w:hideMark/>
          </w:tcPr>
          <w:p w14:paraId="0F541C7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D463B6"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76A33B94" w14:textId="77777777" w:rsidTr="00921A47">
        <w:trPr>
          <w:tblCellSpacing w:w="15" w:type="dxa"/>
        </w:trPr>
        <w:tc>
          <w:tcPr>
            <w:tcW w:w="0" w:type="auto"/>
            <w:vAlign w:val="center"/>
            <w:hideMark/>
          </w:tcPr>
          <w:p w14:paraId="22F5EC2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F727FF2" w14:textId="77777777" w:rsidR="00921A47" w:rsidRPr="006518C9" w:rsidRDefault="00921A47">
            <w:pPr>
              <w:rPr>
                <w:sz w:val="24"/>
                <w:szCs w:val="24"/>
                <w:lang w:val="en-US"/>
              </w:rPr>
            </w:pPr>
            <w:r w:rsidRPr="006518C9">
              <w:rPr>
                <w:lang w:val="en-US"/>
              </w:rPr>
              <w:t xml:space="preserve">AnalysisSampleCollectionType </w:t>
            </w:r>
          </w:p>
        </w:tc>
      </w:tr>
      <w:tr w:rsidR="00921A47" w:rsidRPr="006518C9" w14:paraId="39788953" w14:textId="77777777" w:rsidTr="00921A47">
        <w:trPr>
          <w:tblCellSpacing w:w="15" w:type="dxa"/>
        </w:trPr>
        <w:tc>
          <w:tcPr>
            <w:tcW w:w="0" w:type="auto"/>
            <w:vAlign w:val="center"/>
            <w:hideMark/>
          </w:tcPr>
          <w:p w14:paraId="6F31A6B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D55707" w14:textId="77777777" w:rsidR="00921A47" w:rsidRPr="006518C9" w:rsidRDefault="00921A47">
            <w:pPr>
              <w:rPr>
                <w:sz w:val="24"/>
                <w:szCs w:val="24"/>
                <w:lang w:val="en-US"/>
              </w:rPr>
            </w:pPr>
            <w:r w:rsidRPr="006518C9">
              <w:rPr>
                <w:lang w:val="en-US"/>
              </w:rPr>
              <w:t>none</w:t>
            </w:r>
          </w:p>
        </w:tc>
      </w:tr>
      <w:tr w:rsidR="00921A47" w:rsidRPr="006518C9" w14:paraId="748C9F84" w14:textId="77777777" w:rsidTr="00921A47">
        <w:trPr>
          <w:tblCellSpacing w:w="15" w:type="dxa"/>
        </w:trPr>
        <w:tc>
          <w:tcPr>
            <w:tcW w:w="0" w:type="auto"/>
            <w:vAlign w:val="center"/>
            <w:hideMark/>
          </w:tcPr>
          <w:p w14:paraId="6039109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09"/>
              <w:gridCol w:w="1135"/>
              <w:gridCol w:w="1180"/>
              <w:gridCol w:w="4819"/>
            </w:tblGrid>
            <w:tr w:rsidR="00921A47" w:rsidRPr="006518C9" w14:paraId="7838DB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3D553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B880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D8AD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68D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E478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3DA24B" w14:textId="77777777" w:rsidR="00921A47" w:rsidRPr="006518C9" w:rsidRDefault="00C514F9">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87F9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61BA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01077"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5EF19276" w14:textId="77777777" w:rsidR="00921A47" w:rsidRPr="006518C9" w:rsidRDefault="00921A47">
            <w:pPr>
              <w:rPr>
                <w:sz w:val="24"/>
                <w:szCs w:val="24"/>
                <w:lang w:val="en-US"/>
              </w:rPr>
            </w:pPr>
          </w:p>
        </w:tc>
      </w:tr>
      <w:tr w:rsidR="00921A47" w:rsidRPr="006518C9" w14:paraId="0AB4F3AF" w14:textId="77777777" w:rsidTr="00921A47">
        <w:trPr>
          <w:tblCellSpacing w:w="15" w:type="dxa"/>
        </w:trPr>
        <w:tc>
          <w:tcPr>
            <w:tcW w:w="0" w:type="auto"/>
            <w:vAlign w:val="center"/>
            <w:hideMark/>
          </w:tcPr>
          <w:p w14:paraId="51D0854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97195E" w14:textId="77777777" w:rsidR="00921A47" w:rsidRPr="006518C9" w:rsidRDefault="00921A47">
            <w:pPr>
              <w:rPr>
                <w:sz w:val="24"/>
                <w:szCs w:val="24"/>
                <w:lang w:val="en-US"/>
              </w:rPr>
            </w:pPr>
          </w:p>
        </w:tc>
      </w:tr>
    </w:tbl>
    <w:p w14:paraId="5AF52D74" w14:textId="77777777" w:rsidR="00921A47" w:rsidRPr="006518C9" w:rsidRDefault="00921A47" w:rsidP="00921A47">
      <w:pPr>
        <w:rPr>
          <w:lang w:val="en-US"/>
        </w:rPr>
      </w:pPr>
    </w:p>
    <w:p w14:paraId="0ADDB3C7" w14:textId="77777777" w:rsidR="00921A47" w:rsidRPr="006518C9" w:rsidRDefault="00921A47" w:rsidP="00921A47">
      <w:pPr>
        <w:pStyle w:val="Heading2"/>
      </w:pPr>
      <w:bookmarkStart w:id="280" w:name="_Toc476057202"/>
      <w:r w:rsidRPr="006518C9">
        <w:t>Element &lt;</w:t>
      </w:r>
      <w:bookmarkStart w:id="281" w:name="AnalysisSoftware"/>
      <w:r w:rsidRPr="006518C9">
        <w:t>AnalysisSoftware</w:t>
      </w:r>
      <w:bookmarkEnd w:id="281"/>
      <w:r w:rsidRPr="006518C9">
        <w:t>&gt;</w:t>
      </w:r>
      <w:bookmarkEnd w:id="2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gridCol w:w="8474"/>
      </w:tblGrid>
      <w:tr w:rsidR="00921A47" w:rsidRPr="006518C9" w14:paraId="034AFFD8" w14:textId="77777777" w:rsidTr="00921A47">
        <w:trPr>
          <w:tblCellSpacing w:w="15" w:type="dxa"/>
        </w:trPr>
        <w:tc>
          <w:tcPr>
            <w:tcW w:w="0" w:type="auto"/>
            <w:vAlign w:val="center"/>
            <w:hideMark/>
          </w:tcPr>
          <w:p w14:paraId="76469D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1CD604"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93A1B3E" w14:textId="77777777" w:rsidTr="00921A47">
        <w:trPr>
          <w:tblCellSpacing w:w="15" w:type="dxa"/>
        </w:trPr>
        <w:tc>
          <w:tcPr>
            <w:tcW w:w="0" w:type="auto"/>
            <w:vAlign w:val="center"/>
            <w:hideMark/>
          </w:tcPr>
          <w:p w14:paraId="6F45B14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AE9FEC" w14:textId="77777777" w:rsidR="00921A47" w:rsidRPr="006518C9" w:rsidRDefault="00921A47">
            <w:pPr>
              <w:rPr>
                <w:sz w:val="24"/>
                <w:szCs w:val="24"/>
                <w:lang w:val="en-US"/>
              </w:rPr>
            </w:pPr>
            <w:r w:rsidRPr="006518C9">
              <w:rPr>
                <w:lang w:val="en-US"/>
              </w:rPr>
              <w:t xml:space="preserve">AnalysisSoftwareType </w:t>
            </w:r>
          </w:p>
        </w:tc>
      </w:tr>
      <w:tr w:rsidR="00921A47" w:rsidRPr="006518C9" w14:paraId="446A0349" w14:textId="77777777" w:rsidTr="00921A47">
        <w:trPr>
          <w:tblCellSpacing w:w="15" w:type="dxa"/>
        </w:trPr>
        <w:tc>
          <w:tcPr>
            <w:tcW w:w="0" w:type="auto"/>
            <w:vAlign w:val="center"/>
            <w:hideMark/>
          </w:tcPr>
          <w:p w14:paraId="5533F2B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8"/>
              <w:gridCol w:w="1124"/>
              <w:gridCol w:w="824"/>
              <w:gridCol w:w="5287"/>
            </w:tblGrid>
            <w:tr w:rsidR="00921A47" w:rsidRPr="006518C9" w14:paraId="5FCA33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F2299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390E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9D29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0D64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A3AB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379AEF"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FC2B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E35C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310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003D3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034B2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6723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9064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3424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3DF12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97B01"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0E12F"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B797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2583"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74DAE9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B07AE"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2597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F912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0A4B0" w14:textId="77777777" w:rsidR="00921A47" w:rsidRPr="006518C9" w:rsidRDefault="00921A47">
                  <w:pPr>
                    <w:rPr>
                      <w:sz w:val="24"/>
                      <w:szCs w:val="24"/>
                      <w:lang w:val="en-US"/>
                    </w:rPr>
                  </w:pPr>
                  <w:r w:rsidRPr="006518C9">
                    <w:rPr>
                      <w:lang w:val="en-US"/>
                    </w:rPr>
                    <w:t>The version of Software used.</w:t>
                  </w:r>
                </w:p>
              </w:tc>
            </w:tr>
          </w:tbl>
          <w:p w14:paraId="0D2E4DC4" w14:textId="77777777" w:rsidR="00921A47" w:rsidRPr="006518C9" w:rsidRDefault="00921A47">
            <w:pPr>
              <w:rPr>
                <w:sz w:val="24"/>
                <w:szCs w:val="24"/>
                <w:lang w:val="en-US"/>
              </w:rPr>
            </w:pPr>
          </w:p>
        </w:tc>
      </w:tr>
      <w:tr w:rsidR="00921A47" w:rsidRPr="006518C9" w14:paraId="3D84C838" w14:textId="77777777" w:rsidTr="00921A47">
        <w:trPr>
          <w:tblCellSpacing w:w="15" w:type="dxa"/>
        </w:trPr>
        <w:tc>
          <w:tcPr>
            <w:tcW w:w="0" w:type="auto"/>
            <w:vAlign w:val="center"/>
            <w:hideMark/>
          </w:tcPr>
          <w:p w14:paraId="320CF25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2"/>
              <w:gridCol w:w="1135"/>
              <w:gridCol w:w="1180"/>
              <w:gridCol w:w="4486"/>
            </w:tblGrid>
            <w:tr w:rsidR="00921A47" w:rsidRPr="006518C9" w14:paraId="63FD7A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BADAB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64F4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CA06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347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FDF9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622D4C" w14:textId="77777777" w:rsidR="00921A47" w:rsidRPr="006518C9" w:rsidRDefault="00C514F9">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7063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5E36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14E84"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02551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B54AC" w14:textId="77777777" w:rsidR="00921A47" w:rsidRPr="006518C9" w:rsidRDefault="00C514F9">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9BF92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2A0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D182B"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145415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F39AB4" w14:textId="77777777" w:rsidR="00921A47" w:rsidRPr="006518C9" w:rsidRDefault="00C514F9">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82A02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671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EAF9E"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78D5CF76" w14:textId="77777777" w:rsidR="00921A47" w:rsidRPr="006518C9" w:rsidRDefault="00921A47">
            <w:pPr>
              <w:rPr>
                <w:sz w:val="24"/>
                <w:szCs w:val="24"/>
                <w:lang w:val="en-US"/>
              </w:rPr>
            </w:pPr>
          </w:p>
        </w:tc>
      </w:tr>
      <w:tr w:rsidR="00921A47" w:rsidRPr="006518C9" w14:paraId="76A79181" w14:textId="77777777" w:rsidTr="00921A47">
        <w:trPr>
          <w:tblCellSpacing w:w="15" w:type="dxa"/>
        </w:trPr>
        <w:tc>
          <w:tcPr>
            <w:tcW w:w="0" w:type="auto"/>
            <w:vAlign w:val="center"/>
            <w:hideMark/>
          </w:tcPr>
          <w:p w14:paraId="2A01EA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6A06279" w14:textId="77777777" w:rsidR="00921A47" w:rsidRPr="002971BD" w:rsidRDefault="00921A47">
            <w:pPr>
              <w:pStyle w:val="HTMLPreformatted"/>
              <w:rPr>
                <w:lang w:val="de-DE"/>
              </w:rPr>
            </w:pPr>
            <w:r w:rsidRPr="002971BD">
              <w:rPr>
                <w:lang w:val="de-DE"/>
              </w:rPr>
              <w:t>&lt;AnalysisSoftware uri="http://code.google.com/p/ehu-bio/downloads/list" version="1.1-beta4" name="PAnalyzer (v1.1-beta4)" id="PAnalyzer"&gt;</w:t>
            </w:r>
          </w:p>
          <w:p w14:paraId="71EE73C7" w14:textId="77777777" w:rsidR="00921A47" w:rsidRPr="006518C9" w:rsidRDefault="00921A47">
            <w:pPr>
              <w:pStyle w:val="HTMLPreformatted"/>
            </w:pPr>
            <w:r w:rsidRPr="002971BD">
              <w:rPr>
                <w:lang w:val="de-DE"/>
              </w:rPr>
              <w:t xml:space="preserve">    </w:t>
            </w:r>
            <w:r w:rsidRPr="006518C9">
              <w:t>&lt;ContactRole contact_ref="PAnalyzer_Author"&gt;</w:t>
            </w:r>
          </w:p>
          <w:p w14:paraId="63DC7F7E" w14:textId="77777777" w:rsidR="00921A47" w:rsidRPr="006518C9" w:rsidRDefault="00921A47">
            <w:pPr>
              <w:pStyle w:val="HTMLPreformatted"/>
            </w:pPr>
            <w:r w:rsidRPr="006518C9">
              <w:t xml:space="preserve">        &lt;Role&gt;</w:t>
            </w:r>
          </w:p>
          <w:p w14:paraId="1D13FBB0" w14:textId="77777777" w:rsidR="00921A47" w:rsidRPr="006518C9" w:rsidRDefault="00921A47">
            <w:pPr>
              <w:pStyle w:val="HTMLPreformatted"/>
            </w:pPr>
            <w:r w:rsidRPr="006518C9">
              <w:t xml:space="preserve">            &lt;cvParam accession="MS:1001271" cvRef="PSI-MS" name="researcher"/&gt;</w:t>
            </w:r>
          </w:p>
          <w:p w14:paraId="22AB4C88" w14:textId="77777777" w:rsidR="00921A47" w:rsidRPr="006518C9" w:rsidRDefault="00921A47">
            <w:pPr>
              <w:pStyle w:val="HTMLPreformatted"/>
            </w:pPr>
            <w:r w:rsidRPr="006518C9">
              <w:t xml:space="preserve">        &lt;/Role&gt;</w:t>
            </w:r>
          </w:p>
          <w:p w14:paraId="20A3BCB9" w14:textId="77777777" w:rsidR="00921A47" w:rsidRPr="006518C9" w:rsidRDefault="00921A47">
            <w:pPr>
              <w:pStyle w:val="HTMLPreformatted"/>
            </w:pPr>
            <w:r w:rsidRPr="006518C9">
              <w:t xml:space="preserve">    &lt;/ContactRole&gt;</w:t>
            </w:r>
          </w:p>
          <w:p w14:paraId="448BCB57" w14:textId="77777777" w:rsidR="00921A47" w:rsidRPr="006518C9" w:rsidRDefault="00921A47">
            <w:pPr>
              <w:pStyle w:val="HTMLPreformatted"/>
            </w:pPr>
            <w:r w:rsidRPr="006518C9">
              <w:t xml:space="preserve">    &lt;SoftwareName&gt;</w:t>
            </w:r>
          </w:p>
          <w:p w14:paraId="4204A30B" w14:textId="77777777" w:rsidR="00921A47" w:rsidRPr="006518C9" w:rsidRDefault="00921A47">
            <w:pPr>
              <w:pStyle w:val="HTMLPreformatted"/>
            </w:pPr>
            <w:r w:rsidRPr="006518C9">
              <w:t xml:space="preserve">  ...</w:t>
            </w:r>
          </w:p>
          <w:p w14:paraId="46EFC00D" w14:textId="77777777" w:rsidR="00921A47" w:rsidRPr="006518C9" w:rsidRDefault="00921A47">
            <w:pPr>
              <w:pStyle w:val="HTMLPreformatted"/>
            </w:pPr>
            <w:r w:rsidRPr="006518C9">
              <w:t>&lt;/AnalysisSoftware&gt;</w:t>
            </w:r>
          </w:p>
        </w:tc>
      </w:tr>
    </w:tbl>
    <w:p w14:paraId="1585F974" w14:textId="77777777" w:rsidR="00921A47" w:rsidRPr="006518C9" w:rsidRDefault="00921A47" w:rsidP="00921A47">
      <w:pPr>
        <w:rPr>
          <w:lang w:val="en-US"/>
        </w:rPr>
      </w:pPr>
    </w:p>
    <w:p w14:paraId="4FBF86B8" w14:textId="77777777" w:rsidR="00921A47" w:rsidRPr="006518C9" w:rsidRDefault="00921A47" w:rsidP="00921A47">
      <w:pPr>
        <w:pStyle w:val="Heading2"/>
      </w:pPr>
      <w:bookmarkStart w:id="282" w:name="_Toc476057203"/>
      <w:r w:rsidRPr="006518C9">
        <w:t>Element &lt;</w:t>
      </w:r>
      <w:bookmarkStart w:id="283" w:name="AnalysisSoftwareList"/>
      <w:r w:rsidRPr="006518C9">
        <w:t>AnalysisSoftwareList</w:t>
      </w:r>
      <w:bookmarkEnd w:id="283"/>
      <w:r w:rsidRPr="006518C9">
        <w:t>&gt;</w:t>
      </w:r>
      <w:bookmarkEnd w:id="2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8309"/>
      </w:tblGrid>
      <w:tr w:rsidR="00921A47" w:rsidRPr="006518C9" w14:paraId="05F01626" w14:textId="77777777" w:rsidTr="00921A47">
        <w:trPr>
          <w:tblCellSpacing w:w="15" w:type="dxa"/>
        </w:trPr>
        <w:tc>
          <w:tcPr>
            <w:tcW w:w="0" w:type="auto"/>
            <w:vAlign w:val="center"/>
            <w:hideMark/>
          </w:tcPr>
          <w:p w14:paraId="01A027C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823869C"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8629CCE" w14:textId="77777777" w:rsidTr="00921A47">
        <w:trPr>
          <w:tblCellSpacing w:w="15" w:type="dxa"/>
        </w:trPr>
        <w:tc>
          <w:tcPr>
            <w:tcW w:w="0" w:type="auto"/>
            <w:vAlign w:val="center"/>
            <w:hideMark/>
          </w:tcPr>
          <w:p w14:paraId="668E580A"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DD46639" w14:textId="77777777" w:rsidR="00921A47" w:rsidRPr="006518C9" w:rsidRDefault="00921A47">
            <w:pPr>
              <w:rPr>
                <w:sz w:val="24"/>
                <w:szCs w:val="24"/>
                <w:lang w:val="en-US"/>
              </w:rPr>
            </w:pPr>
            <w:r w:rsidRPr="006518C9">
              <w:rPr>
                <w:lang w:val="en-US"/>
              </w:rPr>
              <w:t xml:space="preserve">AnalysisSoftwareListType </w:t>
            </w:r>
          </w:p>
        </w:tc>
      </w:tr>
      <w:tr w:rsidR="00921A47" w:rsidRPr="006518C9" w14:paraId="2561F496" w14:textId="77777777" w:rsidTr="00921A47">
        <w:trPr>
          <w:tblCellSpacing w:w="15" w:type="dxa"/>
        </w:trPr>
        <w:tc>
          <w:tcPr>
            <w:tcW w:w="0" w:type="auto"/>
            <w:vAlign w:val="center"/>
            <w:hideMark/>
          </w:tcPr>
          <w:p w14:paraId="5A266DA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4A0301" w14:textId="77777777" w:rsidR="00921A47" w:rsidRPr="006518C9" w:rsidRDefault="00921A47">
            <w:pPr>
              <w:rPr>
                <w:sz w:val="24"/>
                <w:szCs w:val="24"/>
                <w:lang w:val="en-US"/>
              </w:rPr>
            </w:pPr>
            <w:r w:rsidRPr="006518C9">
              <w:rPr>
                <w:lang w:val="en-US"/>
              </w:rPr>
              <w:t>none</w:t>
            </w:r>
          </w:p>
        </w:tc>
      </w:tr>
      <w:tr w:rsidR="00921A47" w:rsidRPr="006518C9" w14:paraId="2E24DD97" w14:textId="77777777" w:rsidTr="00921A47">
        <w:trPr>
          <w:tblCellSpacing w:w="15" w:type="dxa"/>
        </w:trPr>
        <w:tc>
          <w:tcPr>
            <w:tcW w:w="0" w:type="auto"/>
            <w:vAlign w:val="center"/>
            <w:hideMark/>
          </w:tcPr>
          <w:p w14:paraId="39F0F35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6"/>
              <w:gridCol w:w="1135"/>
              <w:gridCol w:w="1180"/>
              <w:gridCol w:w="4077"/>
            </w:tblGrid>
            <w:tr w:rsidR="00921A47" w:rsidRPr="006518C9" w14:paraId="405F98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30F3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B91F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A7FD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6A1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58E3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73AE9B" w14:textId="77777777" w:rsidR="00921A47" w:rsidRPr="006518C9" w:rsidRDefault="00C514F9">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FE344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80B3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40AA2" w14:textId="77777777" w:rsidR="00921A47" w:rsidRPr="006518C9" w:rsidRDefault="00921A47">
                  <w:pPr>
                    <w:rPr>
                      <w:sz w:val="24"/>
                      <w:szCs w:val="24"/>
                      <w:lang w:val="en-US"/>
                    </w:rPr>
                  </w:pPr>
                  <w:r w:rsidRPr="006518C9">
                    <w:rPr>
                      <w:lang w:val="en-US"/>
                    </w:rPr>
                    <w:t>The software used for performing the analyses.</w:t>
                  </w:r>
                </w:p>
              </w:tc>
            </w:tr>
          </w:tbl>
          <w:p w14:paraId="1E0E8584" w14:textId="77777777" w:rsidR="00921A47" w:rsidRPr="006518C9" w:rsidRDefault="00921A47">
            <w:pPr>
              <w:rPr>
                <w:sz w:val="24"/>
                <w:szCs w:val="24"/>
                <w:lang w:val="en-US"/>
              </w:rPr>
            </w:pPr>
          </w:p>
        </w:tc>
      </w:tr>
      <w:tr w:rsidR="00921A47" w:rsidRPr="006518C9" w14:paraId="23E0A6E8" w14:textId="77777777" w:rsidTr="00921A47">
        <w:trPr>
          <w:tblCellSpacing w:w="15" w:type="dxa"/>
        </w:trPr>
        <w:tc>
          <w:tcPr>
            <w:tcW w:w="0" w:type="auto"/>
            <w:vAlign w:val="center"/>
            <w:hideMark/>
          </w:tcPr>
          <w:p w14:paraId="5755AC0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CB4FE35" w14:textId="77777777" w:rsidR="00921A47" w:rsidRPr="002971BD" w:rsidRDefault="00921A47">
            <w:pPr>
              <w:pStyle w:val="HTMLPreformatted"/>
              <w:rPr>
                <w:lang w:val="de-DE"/>
              </w:rPr>
            </w:pPr>
            <w:r w:rsidRPr="002971BD">
              <w:rPr>
                <w:lang w:val="de-DE"/>
              </w:rPr>
              <w:t>&lt;AnalysisSoftwareList xmlns="http://psidev.info/psi/pi/mzIdentML/1.2"&gt;</w:t>
            </w:r>
          </w:p>
          <w:p w14:paraId="1688E82F" w14:textId="77777777" w:rsidR="00921A47" w:rsidRPr="002971BD" w:rsidRDefault="00921A47">
            <w:pPr>
              <w:pStyle w:val="HTMLPreformatted"/>
              <w:rPr>
                <w:lang w:val="de-DE"/>
              </w:rPr>
            </w:pPr>
            <w:r w:rsidRPr="002971BD">
              <w:rPr>
                <w:lang w:val="de-DE"/>
              </w:rPr>
              <w:t xml:space="preserve">    &lt;AnalysisSoftware version="Beta (v9979)" name="MS-GF+" id="ID_software"&gt;</w:t>
            </w:r>
          </w:p>
          <w:p w14:paraId="1D401E01" w14:textId="77777777" w:rsidR="00921A47" w:rsidRPr="002971BD" w:rsidRDefault="00921A47">
            <w:pPr>
              <w:pStyle w:val="HTMLPreformatted"/>
              <w:rPr>
                <w:lang w:val="de-DE"/>
              </w:rPr>
            </w:pPr>
            <w:r w:rsidRPr="002971BD">
              <w:rPr>
                <w:lang w:val="de-DE"/>
              </w:rPr>
              <w:t xml:space="preserve">        &lt;SoftwareName&gt;</w:t>
            </w:r>
          </w:p>
          <w:p w14:paraId="3FCBD86A" w14:textId="77777777" w:rsidR="00921A47" w:rsidRPr="002971BD" w:rsidRDefault="00921A47">
            <w:pPr>
              <w:pStyle w:val="HTMLPreformatted"/>
              <w:rPr>
                <w:lang w:val="de-DE"/>
              </w:rPr>
            </w:pPr>
            <w:r w:rsidRPr="002971BD">
              <w:rPr>
                <w:lang w:val="de-DE"/>
              </w:rPr>
              <w:t xml:space="preserve">            &lt;cvParam accession="MS:1002048" cvRef="PSI-MS" name="MS-GF+"/&gt;</w:t>
            </w:r>
          </w:p>
          <w:p w14:paraId="0A3A425D" w14:textId="77777777" w:rsidR="00921A47" w:rsidRPr="006518C9" w:rsidRDefault="00921A47">
            <w:pPr>
              <w:pStyle w:val="HTMLPreformatted"/>
            </w:pPr>
            <w:r w:rsidRPr="002971BD">
              <w:rPr>
                <w:lang w:val="de-DE"/>
              </w:rPr>
              <w:t xml:space="preserve">        </w:t>
            </w:r>
            <w:r w:rsidRPr="006518C9">
              <w:t>&lt;/SoftwareName&gt;</w:t>
            </w:r>
          </w:p>
          <w:p w14:paraId="781093D1" w14:textId="77777777" w:rsidR="00921A47" w:rsidRPr="006518C9" w:rsidRDefault="00921A47">
            <w:pPr>
              <w:pStyle w:val="HTMLPreformatted"/>
            </w:pPr>
            <w:r w:rsidRPr="006518C9">
              <w:t xml:space="preserve">    &lt;/AnalysisSoftware&gt;</w:t>
            </w:r>
          </w:p>
          <w:p w14:paraId="2F03B54F" w14:textId="77777777" w:rsidR="00921A47" w:rsidRPr="006518C9" w:rsidRDefault="00921A47">
            <w:pPr>
              <w:pStyle w:val="HTMLPreformatted"/>
            </w:pPr>
            <w:r w:rsidRPr="006518C9">
              <w:t xml:space="preserve">    &lt;AnalysisSoftware name="FalseDiscoveryRate_2014-07-02 12-04-18" id="FalseDiscoveryRate_2014-07-02 12-04-18"&gt;</w:t>
            </w:r>
          </w:p>
          <w:p w14:paraId="3C4F5F42" w14:textId="77777777" w:rsidR="00921A47" w:rsidRPr="006518C9" w:rsidRDefault="00921A47">
            <w:pPr>
              <w:pStyle w:val="HTMLPreformatted"/>
            </w:pPr>
            <w:r w:rsidRPr="006518C9">
              <w:t xml:space="preserve">  ...</w:t>
            </w:r>
          </w:p>
          <w:p w14:paraId="4C062C5C" w14:textId="77777777" w:rsidR="00921A47" w:rsidRPr="006518C9" w:rsidRDefault="00921A47">
            <w:pPr>
              <w:pStyle w:val="HTMLPreformatted"/>
            </w:pPr>
            <w:r w:rsidRPr="006518C9">
              <w:t>&lt;/AnalysisSoftwareList&gt;</w:t>
            </w:r>
          </w:p>
        </w:tc>
      </w:tr>
    </w:tbl>
    <w:p w14:paraId="7C6FD1D1" w14:textId="77777777" w:rsidR="00921A47" w:rsidRPr="006518C9" w:rsidRDefault="00921A47" w:rsidP="00921A47">
      <w:pPr>
        <w:rPr>
          <w:lang w:val="en-US"/>
        </w:rPr>
      </w:pPr>
    </w:p>
    <w:p w14:paraId="68D14053" w14:textId="77777777" w:rsidR="00921A47" w:rsidRPr="006518C9" w:rsidRDefault="00921A47" w:rsidP="00921A47">
      <w:pPr>
        <w:pStyle w:val="Heading2"/>
      </w:pPr>
      <w:bookmarkStart w:id="284" w:name="_Toc476057204"/>
      <w:r w:rsidRPr="006518C9">
        <w:t>Element &lt;</w:t>
      </w:r>
      <w:bookmarkStart w:id="285" w:name="AuditCollection"/>
      <w:r w:rsidRPr="006518C9">
        <w:t>AuditCollection</w:t>
      </w:r>
      <w:bookmarkEnd w:id="285"/>
      <w:r w:rsidRPr="006518C9">
        <w:t>&gt;</w:t>
      </w:r>
      <w:bookmarkEnd w:id="2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12D3AC62" w14:textId="77777777" w:rsidTr="00921A47">
        <w:trPr>
          <w:tblCellSpacing w:w="15" w:type="dxa"/>
        </w:trPr>
        <w:tc>
          <w:tcPr>
            <w:tcW w:w="0" w:type="auto"/>
            <w:vAlign w:val="center"/>
            <w:hideMark/>
          </w:tcPr>
          <w:p w14:paraId="3E9DA4A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0C2F8E8"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7D6447D8" w14:textId="77777777" w:rsidTr="00921A47">
        <w:trPr>
          <w:tblCellSpacing w:w="15" w:type="dxa"/>
        </w:trPr>
        <w:tc>
          <w:tcPr>
            <w:tcW w:w="0" w:type="auto"/>
            <w:vAlign w:val="center"/>
            <w:hideMark/>
          </w:tcPr>
          <w:p w14:paraId="5D88E5B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7E2A86D" w14:textId="77777777" w:rsidR="00921A47" w:rsidRPr="006518C9" w:rsidRDefault="00921A47">
            <w:pPr>
              <w:rPr>
                <w:sz w:val="24"/>
                <w:szCs w:val="24"/>
                <w:lang w:val="en-US"/>
              </w:rPr>
            </w:pPr>
            <w:r w:rsidRPr="006518C9">
              <w:rPr>
                <w:lang w:val="en-US"/>
              </w:rPr>
              <w:t xml:space="preserve">AuditCollectionType </w:t>
            </w:r>
          </w:p>
        </w:tc>
      </w:tr>
      <w:tr w:rsidR="00921A47" w:rsidRPr="006518C9" w14:paraId="580D4D10" w14:textId="77777777" w:rsidTr="00921A47">
        <w:trPr>
          <w:tblCellSpacing w:w="15" w:type="dxa"/>
        </w:trPr>
        <w:tc>
          <w:tcPr>
            <w:tcW w:w="0" w:type="auto"/>
            <w:vAlign w:val="center"/>
            <w:hideMark/>
          </w:tcPr>
          <w:p w14:paraId="0B25190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3E59F1" w14:textId="77777777" w:rsidR="00921A47" w:rsidRPr="006518C9" w:rsidRDefault="00921A47">
            <w:pPr>
              <w:rPr>
                <w:sz w:val="24"/>
                <w:szCs w:val="24"/>
                <w:lang w:val="en-US"/>
              </w:rPr>
            </w:pPr>
            <w:r w:rsidRPr="006518C9">
              <w:rPr>
                <w:lang w:val="en-US"/>
              </w:rPr>
              <w:t>none</w:t>
            </w:r>
          </w:p>
        </w:tc>
      </w:tr>
      <w:tr w:rsidR="00921A47" w:rsidRPr="006518C9" w14:paraId="6E961B0B" w14:textId="77777777" w:rsidTr="00921A47">
        <w:trPr>
          <w:tblCellSpacing w:w="15" w:type="dxa"/>
        </w:trPr>
        <w:tc>
          <w:tcPr>
            <w:tcW w:w="0" w:type="auto"/>
            <w:vAlign w:val="center"/>
            <w:hideMark/>
          </w:tcPr>
          <w:p w14:paraId="115248D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1135"/>
              <w:gridCol w:w="1180"/>
              <w:gridCol w:w="4741"/>
            </w:tblGrid>
            <w:tr w:rsidR="00921A47" w:rsidRPr="006518C9" w14:paraId="46DF7F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1146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8AB6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37AA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577B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3A14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2761EC" w14:textId="77777777" w:rsidR="00921A47" w:rsidRPr="006518C9" w:rsidRDefault="00C514F9">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E44EF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5FDF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DF62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5A047E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384C7A" w14:textId="77777777" w:rsidR="00921A47" w:rsidRPr="006518C9" w:rsidRDefault="00C514F9">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DAA2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0D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A0312"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797091CB" w14:textId="77777777" w:rsidR="00921A47" w:rsidRPr="006518C9" w:rsidRDefault="00921A47">
            <w:pPr>
              <w:rPr>
                <w:sz w:val="24"/>
                <w:szCs w:val="24"/>
                <w:lang w:val="en-US"/>
              </w:rPr>
            </w:pPr>
          </w:p>
        </w:tc>
      </w:tr>
      <w:tr w:rsidR="00921A47" w:rsidRPr="006518C9" w14:paraId="20D64E86" w14:textId="77777777" w:rsidTr="00921A47">
        <w:trPr>
          <w:tblCellSpacing w:w="15" w:type="dxa"/>
        </w:trPr>
        <w:tc>
          <w:tcPr>
            <w:tcW w:w="0" w:type="auto"/>
            <w:vAlign w:val="center"/>
            <w:hideMark/>
          </w:tcPr>
          <w:p w14:paraId="0F98706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61CFF8D" w14:textId="77777777" w:rsidR="00921A47" w:rsidRPr="006518C9" w:rsidRDefault="00921A47">
            <w:pPr>
              <w:pStyle w:val="HTMLPreformatted"/>
            </w:pPr>
            <w:r w:rsidRPr="006518C9">
              <w:t>&lt;AuditCollection xmlns="http://psidev.info/psi/pi/mzIdentML/1.2"&gt;</w:t>
            </w:r>
          </w:p>
          <w:p w14:paraId="01849FCA" w14:textId="77777777" w:rsidR="00921A47" w:rsidRPr="006518C9" w:rsidRDefault="00921A47">
            <w:pPr>
              <w:pStyle w:val="HTMLPreformatted"/>
            </w:pPr>
            <w:r w:rsidRPr="006518C9">
              <w:t xml:space="preserve">  &lt;Person lastName="secondName" firstName="firstname" id="PERSON_DOC_OWNER"&gt;</w:t>
            </w:r>
          </w:p>
          <w:p w14:paraId="57F2BA82" w14:textId="77777777" w:rsidR="00921A47" w:rsidRPr="006518C9" w:rsidRDefault="00921A47">
            <w:pPr>
              <w:pStyle w:val="HTMLPreformatted"/>
            </w:pPr>
            <w:r w:rsidRPr="006518C9">
              <w:t xml:space="preserve">    &lt;cvParam cvRef="PSI-MS" accession="MS:1000587" name="contact address" value="address"&gt;&lt;/cvParam&gt;</w:t>
            </w:r>
          </w:p>
          <w:p w14:paraId="15E9FAED" w14:textId="77777777" w:rsidR="00921A47" w:rsidRPr="006518C9" w:rsidRDefault="00921A47">
            <w:pPr>
              <w:pStyle w:val="HTMLPreformatted"/>
            </w:pPr>
            <w:r w:rsidRPr="006518C9">
              <w:t xml:space="preserve">    &lt;Affiliation organization_ref="ORG_DOC_OWNER"&gt;&lt;/Affiliation&gt;</w:t>
            </w:r>
          </w:p>
          <w:p w14:paraId="4C4C120A" w14:textId="77777777" w:rsidR="00921A47" w:rsidRPr="006518C9" w:rsidRDefault="00921A47">
            <w:pPr>
              <w:pStyle w:val="HTMLPreformatted"/>
            </w:pPr>
            <w:r w:rsidRPr="006518C9">
              <w:t xml:space="preserve">  &lt;/Person&gt;</w:t>
            </w:r>
          </w:p>
          <w:p w14:paraId="1D5CEF76" w14:textId="77777777" w:rsidR="00921A47" w:rsidRPr="006518C9" w:rsidRDefault="00921A47">
            <w:pPr>
              <w:pStyle w:val="HTMLPreformatted"/>
            </w:pPr>
            <w:r w:rsidRPr="006518C9">
              <w:t xml:space="preserve">  &lt;Organization id="ORG_DOC_OWNER" name="myworkplace"&gt;</w:t>
            </w:r>
          </w:p>
          <w:p w14:paraId="115B55F1" w14:textId="77777777" w:rsidR="00921A47" w:rsidRPr="006518C9" w:rsidRDefault="00921A47">
            <w:pPr>
              <w:pStyle w:val="HTMLPreformatted"/>
            </w:pPr>
            <w:r w:rsidRPr="006518C9">
              <w:t xml:space="preserve">    &lt;cvParam cvRef="PSI-MS" accession="MS:1000586" name="contact name" value="address"&gt;&lt;/cvParam&gt;</w:t>
            </w:r>
          </w:p>
          <w:p w14:paraId="77FCAA61" w14:textId="77777777" w:rsidR="00921A47" w:rsidRPr="006518C9" w:rsidRDefault="00921A47">
            <w:pPr>
              <w:pStyle w:val="HTMLPreformatted"/>
            </w:pPr>
            <w:r w:rsidRPr="006518C9">
              <w:t xml:space="preserve">  ...</w:t>
            </w:r>
          </w:p>
          <w:p w14:paraId="33215568" w14:textId="77777777" w:rsidR="00921A47" w:rsidRPr="006518C9" w:rsidRDefault="00921A47">
            <w:pPr>
              <w:pStyle w:val="HTMLPreformatted"/>
            </w:pPr>
            <w:r w:rsidRPr="006518C9">
              <w:t>&lt;/AuditCollection&gt;</w:t>
            </w:r>
          </w:p>
        </w:tc>
      </w:tr>
    </w:tbl>
    <w:p w14:paraId="588F390E" w14:textId="77777777" w:rsidR="00921A47" w:rsidRPr="006518C9" w:rsidRDefault="00921A47" w:rsidP="00921A47">
      <w:pPr>
        <w:rPr>
          <w:lang w:val="en-US"/>
        </w:rPr>
      </w:pPr>
    </w:p>
    <w:p w14:paraId="098CA7C7" w14:textId="77777777" w:rsidR="00921A47" w:rsidRPr="006518C9" w:rsidRDefault="00921A47" w:rsidP="00921A47">
      <w:pPr>
        <w:pStyle w:val="Heading2"/>
      </w:pPr>
      <w:bookmarkStart w:id="286" w:name="_Toc476057205"/>
      <w:r w:rsidRPr="006518C9">
        <w:t>Element &lt;</w:t>
      </w:r>
      <w:bookmarkStart w:id="287" w:name="BibliographicReference"/>
      <w:r w:rsidRPr="006518C9">
        <w:t>BibliographicReference</w:t>
      </w:r>
      <w:bookmarkEnd w:id="287"/>
      <w:r w:rsidRPr="006518C9">
        <w:t>&gt;</w:t>
      </w:r>
      <w:bookmarkEnd w:id="2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8537"/>
      </w:tblGrid>
      <w:tr w:rsidR="00921A47" w:rsidRPr="006518C9" w14:paraId="66DC0AE5" w14:textId="77777777" w:rsidTr="00921A47">
        <w:trPr>
          <w:tblCellSpacing w:w="15" w:type="dxa"/>
        </w:trPr>
        <w:tc>
          <w:tcPr>
            <w:tcW w:w="0" w:type="auto"/>
            <w:vAlign w:val="center"/>
            <w:hideMark/>
          </w:tcPr>
          <w:p w14:paraId="740D41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B848B2D"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0A43CE4A" w14:textId="77777777" w:rsidTr="00921A47">
        <w:trPr>
          <w:tblCellSpacing w:w="15" w:type="dxa"/>
        </w:trPr>
        <w:tc>
          <w:tcPr>
            <w:tcW w:w="0" w:type="auto"/>
            <w:vAlign w:val="center"/>
            <w:hideMark/>
          </w:tcPr>
          <w:p w14:paraId="229AF35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755B7E" w14:textId="77777777" w:rsidR="00921A47" w:rsidRPr="006518C9" w:rsidRDefault="00921A47">
            <w:pPr>
              <w:rPr>
                <w:sz w:val="24"/>
                <w:szCs w:val="24"/>
                <w:lang w:val="en-US"/>
              </w:rPr>
            </w:pPr>
            <w:r w:rsidRPr="006518C9">
              <w:rPr>
                <w:lang w:val="en-US"/>
              </w:rPr>
              <w:t xml:space="preserve">BibliographicReferenceType </w:t>
            </w:r>
          </w:p>
        </w:tc>
      </w:tr>
      <w:tr w:rsidR="00921A47" w:rsidRPr="006518C9" w14:paraId="3FEC56CA" w14:textId="77777777" w:rsidTr="00921A47">
        <w:trPr>
          <w:tblCellSpacing w:w="15" w:type="dxa"/>
        </w:trPr>
        <w:tc>
          <w:tcPr>
            <w:tcW w:w="0" w:type="auto"/>
            <w:vAlign w:val="center"/>
            <w:hideMark/>
          </w:tcPr>
          <w:p w14:paraId="664D945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1"/>
              <w:gridCol w:w="977"/>
              <w:gridCol w:w="824"/>
              <w:gridCol w:w="5434"/>
            </w:tblGrid>
            <w:tr w:rsidR="00921A47" w:rsidRPr="006518C9" w14:paraId="2F9B29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CFC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D3299"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B1CF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2A2C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C39C3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865884"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EA5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69EA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07587"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08BEC9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1701B3" w14:textId="77777777"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91A5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4BED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B321F" w14:textId="77777777" w:rsidR="00921A47" w:rsidRPr="006518C9" w:rsidRDefault="00921A47">
                  <w:pPr>
                    <w:rPr>
                      <w:sz w:val="24"/>
                      <w:szCs w:val="24"/>
                      <w:lang w:val="en-US"/>
                    </w:rPr>
                  </w:pPr>
                  <w:r w:rsidRPr="006518C9">
                    <w:rPr>
                      <w:lang w:val="en-US"/>
                    </w:rPr>
                    <w:t>The DOI of the referenced publication.</w:t>
                  </w:r>
                </w:p>
              </w:tc>
            </w:tr>
            <w:tr w:rsidR="00921A47" w:rsidRPr="006518C9" w14:paraId="78B0C4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6C41F"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E9EF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480E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219B3" w14:textId="77777777" w:rsidR="00921A47" w:rsidRPr="006518C9" w:rsidRDefault="00921A47">
                  <w:pPr>
                    <w:rPr>
                      <w:sz w:val="24"/>
                      <w:szCs w:val="24"/>
                      <w:lang w:val="en-US"/>
                    </w:rPr>
                  </w:pPr>
                  <w:r w:rsidRPr="006518C9">
                    <w:rPr>
                      <w:lang w:val="en-US"/>
                    </w:rPr>
                    <w:t>The editor(s) of the reference.</w:t>
                  </w:r>
                </w:p>
              </w:tc>
            </w:tr>
            <w:tr w:rsidR="00921A47" w:rsidRPr="006518C9" w14:paraId="3F3C80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1AEAA"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68E6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17BF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E040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F511B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FEB19"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AD78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C224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BC067" w14:textId="77777777" w:rsidR="00921A47" w:rsidRPr="006518C9" w:rsidRDefault="00921A47">
                  <w:pPr>
                    <w:rPr>
                      <w:sz w:val="24"/>
                      <w:szCs w:val="24"/>
                      <w:lang w:val="en-US"/>
                    </w:rPr>
                  </w:pPr>
                  <w:r w:rsidRPr="006518C9">
                    <w:rPr>
                      <w:lang w:val="en-US"/>
                    </w:rPr>
                    <w:t>The issue name or number.</w:t>
                  </w:r>
                </w:p>
              </w:tc>
            </w:tr>
            <w:tr w:rsidR="00921A47" w:rsidRPr="006518C9" w14:paraId="483457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D3AF7" w14:textId="77777777"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BE2F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F9B7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AF2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A5AD1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094CE8"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80EE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FF38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F674D" w14:textId="77777777" w:rsidR="00921A47" w:rsidRPr="006518C9" w:rsidRDefault="00921A47">
                  <w:pPr>
                    <w:rPr>
                      <w:sz w:val="24"/>
                      <w:szCs w:val="24"/>
                      <w:lang w:val="en-US"/>
                    </w:rPr>
                  </w:pPr>
                  <w:r w:rsidRPr="006518C9">
                    <w:rPr>
                      <w:lang w:val="en-US"/>
                    </w:rPr>
                    <w:t>The page numbers.</w:t>
                  </w:r>
                </w:p>
              </w:tc>
            </w:tr>
            <w:tr w:rsidR="00921A47" w:rsidRPr="006518C9" w14:paraId="0176889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8CF18"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BAB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FCC2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7C251" w14:textId="77777777" w:rsidR="00921A47" w:rsidRPr="006518C9" w:rsidRDefault="00921A47">
                  <w:pPr>
                    <w:rPr>
                      <w:sz w:val="24"/>
                      <w:szCs w:val="24"/>
                      <w:lang w:val="en-US"/>
                    </w:rPr>
                  </w:pPr>
                  <w:r w:rsidRPr="006518C9">
                    <w:rPr>
                      <w:lang w:val="en-US"/>
                    </w:rPr>
                    <w:t>The name of the journal, book etc.</w:t>
                  </w:r>
                </w:p>
              </w:tc>
            </w:tr>
            <w:tr w:rsidR="00921A47" w:rsidRPr="006518C9" w14:paraId="4831F7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623F80"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AF20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31A3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22BAA" w14:textId="77777777" w:rsidR="00921A47" w:rsidRPr="006518C9" w:rsidRDefault="00921A47">
                  <w:pPr>
                    <w:rPr>
                      <w:sz w:val="24"/>
                      <w:szCs w:val="24"/>
                      <w:lang w:val="en-US"/>
                    </w:rPr>
                  </w:pPr>
                  <w:r w:rsidRPr="006518C9">
                    <w:rPr>
                      <w:lang w:val="en-US"/>
                    </w:rPr>
                    <w:t>The publisher of the publication.</w:t>
                  </w:r>
                </w:p>
              </w:tc>
            </w:tr>
            <w:tr w:rsidR="00921A47" w:rsidRPr="006518C9" w14:paraId="11836B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4097" w14:textId="77777777" w:rsidR="00921A47" w:rsidRPr="006518C9" w:rsidRDefault="00921A47">
                  <w:pPr>
                    <w:rPr>
                      <w:sz w:val="24"/>
                      <w:szCs w:val="24"/>
                      <w:lang w:val="en-US"/>
                    </w:rPr>
                  </w:pPr>
                  <w:r w:rsidRPr="006518C9">
                    <w:rPr>
                      <w:lang w:val="en-US"/>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BB2A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27E2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F4A54" w14:textId="77777777" w:rsidR="00921A47" w:rsidRPr="006518C9" w:rsidRDefault="00921A47">
                  <w:pPr>
                    <w:rPr>
                      <w:sz w:val="24"/>
                      <w:szCs w:val="24"/>
                      <w:lang w:val="en-US"/>
                    </w:rPr>
                  </w:pPr>
                  <w:r w:rsidRPr="006518C9">
                    <w:rPr>
                      <w:lang w:val="en-US"/>
                    </w:rPr>
                    <w:t>The title of the BibliographicReference.</w:t>
                  </w:r>
                </w:p>
              </w:tc>
            </w:tr>
            <w:tr w:rsidR="00921A47" w:rsidRPr="006518C9" w14:paraId="7CF5BB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BB5388"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08C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6932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9051B" w14:textId="77777777" w:rsidR="00921A47" w:rsidRPr="006518C9" w:rsidRDefault="00921A47">
                  <w:pPr>
                    <w:rPr>
                      <w:sz w:val="24"/>
                      <w:szCs w:val="24"/>
                      <w:lang w:val="en-US"/>
                    </w:rPr>
                  </w:pPr>
                  <w:r w:rsidRPr="006518C9">
                    <w:rPr>
                      <w:lang w:val="en-US"/>
                    </w:rPr>
                    <w:t>The volume name or number.</w:t>
                  </w:r>
                </w:p>
              </w:tc>
            </w:tr>
            <w:tr w:rsidR="00921A47" w:rsidRPr="006518C9" w14:paraId="0408AA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606EC"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4778F"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B6B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F9ED" w14:textId="77777777" w:rsidR="00921A47" w:rsidRPr="006518C9" w:rsidRDefault="00921A47">
                  <w:pPr>
                    <w:rPr>
                      <w:sz w:val="24"/>
                      <w:szCs w:val="24"/>
                      <w:lang w:val="en-US"/>
                    </w:rPr>
                  </w:pPr>
                  <w:r w:rsidRPr="006518C9">
                    <w:rPr>
                      <w:lang w:val="en-US"/>
                    </w:rPr>
                    <w:t>The year of publication.</w:t>
                  </w:r>
                </w:p>
              </w:tc>
            </w:tr>
          </w:tbl>
          <w:p w14:paraId="5B755936" w14:textId="77777777" w:rsidR="00921A47" w:rsidRPr="006518C9" w:rsidRDefault="00921A47">
            <w:pPr>
              <w:rPr>
                <w:sz w:val="24"/>
                <w:szCs w:val="24"/>
                <w:lang w:val="en-US"/>
              </w:rPr>
            </w:pPr>
          </w:p>
        </w:tc>
      </w:tr>
      <w:tr w:rsidR="00921A47" w:rsidRPr="006518C9" w14:paraId="0A415018" w14:textId="77777777" w:rsidTr="00921A47">
        <w:trPr>
          <w:tblCellSpacing w:w="15" w:type="dxa"/>
        </w:trPr>
        <w:tc>
          <w:tcPr>
            <w:tcW w:w="0" w:type="auto"/>
            <w:vAlign w:val="center"/>
            <w:hideMark/>
          </w:tcPr>
          <w:p w14:paraId="68CA6BF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89D6BE7" w14:textId="77777777" w:rsidR="00921A47" w:rsidRPr="006518C9" w:rsidRDefault="00921A47">
            <w:pPr>
              <w:rPr>
                <w:sz w:val="24"/>
                <w:szCs w:val="24"/>
                <w:lang w:val="en-US"/>
              </w:rPr>
            </w:pPr>
            <w:r w:rsidRPr="006518C9">
              <w:rPr>
                <w:lang w:val="en-US"/>
              </w:rPr>
              <w:t>none</w:t>
            </w:r>
          </w:p>
        </w:tc>
      </w:tr>
      <w:tr w:rsidR="00921A47" w:rsidRPr="006518C9" w14:paraId="09999B59" w14:textId="77777777" w:rsidTr="00921A47">
        <w:trPr>
          <w:tblCellSpacing w:w="15" w:type="dxa"/>
        </w:trPr>
        <w:tc>
          <w:tcPr>
            <w:tcW w:w="0" w:type="auto"/>
            <w:vAlign w:val="center"/>
            <w:hideMark/>
          </w:tcPr>
          <w:p w14:paraId="06AA4D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7214ED" w14:textId="77777777" w:rsidR="00921A47" w:rsidRPr="006518C9" w:rsidRDefault="00921A47">
            <w:pPr>
              <w:pStyle w:val="HTMLPreformatted"/>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64E9513D" w14:textId="77777777" w:rsidR="00921A47" w:rsidRPr="006518C9" w:rsidRDefault="00921A47" w:rsidP="00921A47">
      <w:pPr>
        <w:rPr>
          <w:lang w:val="en-US"/>
        </w:rPr>
      </w:pPr>
    </w:p>
    <w:p w14:paraId="65DE7BEE" w14:textId="77777777" w:rsidR="00921A47" w:rsidRPr="006518C9" w:rsidRDefault="00921A47" w:rsidP="00921A47">
      <w:pPr>
        <w:pStyle w:val="Heading2"/>
      </w:pPr>
      <w:bookmarkStart w:id="288" w:name="_Toc476057206"/>
      <w:r w:rsidRPr="006518C9">
        <w:t>Element &lt;</w:t>
      </w:r>
      <w:bookmarkStart w:id="289" w:name="ContactRole"/>
      <w:r w:rsidRPr="006518C9">
        <w:t>ContactRole</w:t>
      </w:r>
      <w:bookmarkEnd w:id="289"/>
      <w:r w:rsidRPr="006518C9">
        <w:t>&gt;</w:t>
      </w:r>
      <w:bookmarkEnd w:id="2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5"/>
        <w:gridCol w:w="8387"/>
      </w:tblGrid>
      <w:tr w:rsidR="00921A47" w:rsidRPr="006518C9" w14:paraId="317C206D" w14:textId="77777777" w:rsidTr="00921A47">
        <w:trPr>
          <w:tblCellSpacing w:w="15" w:type="dxa"/>
        </w:trPr>
        <w:tc>
          <w:tcPr>
            <w:tcW w:w="0" w:type="auto"/>
            <w:vAlign w:val="center"/>
            <w:hideMark/>
          </w:tcPr>
          <w:p w14:paraId="2345537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9F0B2A"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14CD1E28" w14:textId="77777777" w:rsidTr="00921A47">
        <w:trPr>
          <w:tblCellSpacing w:w="15" w:type="dxa"/>
        </w:trPr>
        <w:tc>
          <w:tcPr>
            <w:tcW w:w="0" w:type="auto"/>
            <w:vAlign w:val="center"/>
            <w:hideMark/>
          </w:tcPr>
          <w:p w14:paraId="01F4CB1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2014DD" w14:textId="77777777" w:rsidR="00921A47" w:rsidRPr="006518C9" w:rsidRDefault="00921A47">
            <w:pPr>
              <w:rPr>
                <w:sz w:val="24"/>
                <w:szCs w:val="24"/>
                <w:lang w:val="en-US"/>
              </w:rPr>
            </w:pPr>
            <w:r w:rsidRPr="006518C9">
              <w:rPr>
                <w:lang w:val="en-US"/>
              </w:rPr>
              <w:t xml:space="preserve">ContactRoleType </w:t>
            </w:r>
          </w:p>
        </w:tc>
      </w:tr>
      <w:tr w:rsidR="00921A47" w:rsidRPr="006518C9" w14:paraId="38542F96" w14:textId="77777777" w:rsidTr="00921A47">
        <w:trPr>
          <w:tblCellSpacing w:w="15" w:type="dxa"/>
        </w:trPr>
        <w:tc>
          <w:tcPr>
            <w:tcW w:w="0" w:type="auto"/>
            <w:vAlign w:val="center"/>
            <w:hideMark/>
          </w:tcPr>
          <w:p w14:paraId="1C0AB40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3"/>
              <w:gridCol w:w="1009"/>
              <w:gridCol w:w="824"/>
              <w:gridCol w:w="5090"/>
            </w:tblGrid>
            <w:tr w:rsidR="00921A47" w:rsidRPr="006518C9" w14:paraId="338DE5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A9660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C138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6EF7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DDA5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F7991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B83A35" w14:textId="77777777"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DE4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FC6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E7776" w14:textId="77777777" w:rsidR="00921A47" w:rsidRPr="006518C9" w:rsidRDefault="00921A47">
                  <w:pPr>
                    <w:rPr>
                      <w:sz w:val="24"/>
                      <w:szCs w:val="24"/>
                      <w:lang w:val="en-US"/>
                    </w:rPr>
                  </w:pPr>
                  <w:r w:rsidRPr="006518C9">
                    <w:rPr>
                      <w:lang w:val="en-US"/>
                    </w:rPr>
                    <w:t xml:space="preserve">When a ContactRole is used, it specifies which Contact the role is associated with. </w:t>
                  </w:r>
                </w:p>
              </w:tc>
            </w:tr>
          </w:tbl>
          <w:p w14:paraId="55E11E4C" w14:textId="77777777" w:rsidR="00921A47" w:rsidRPr="006518C9" w:rsidRDefault="00921A47">
            <w:pPr>
              <w:rPr>
                <w:sz w:val="24"/>
                <w:szCs w:val="24"/>
                <w:lang w:val="en-US"/>
              </w:rPr>
            </w:pPr>
          </w:p>
        </w:tc>
      </w:tr>
      <w:tr w:rsidR="00921A47" w:rsidRPr="006518C9" w14:paraId="72043A79" w14:textId="77777777" w:rsidTr="00921A47">
        <w:trPr>
          <w:tblCellSpacing w:w="15" w:type="dxa"/>
        </w:trPr>
        <w:tc>
          <w:tcPr>
            <w:tcW w:w="0" w:type="auto"/>
            <w:vAlign w:val="center"/>
            <w:hideMark/>
          </w:tcPr>
          <w:p w14:paraId="10B26F8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2"/>
              <w:gridCol w:w="1135"/>
              <w:gridCol w:w="1180"/>
              <w:gridCol w:w="4329"/>
            </w:tblGrid>
            <w:tr w:rsidR="00921A47" w:rsidRPr="006518C9" w14:paraId="7AB887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6C4B7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785B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0CE5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9915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2D2E1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30063" w14:textId="77777777" w:rsidR="00921A47" w:rsidRPr="006518C9" w:rsidRDefault="00C514F9">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A2832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E10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F24C8"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4F2C4FF5" w14:textId="77777777" w:rsidR="00921A47" w:rsidRPr="006518C9" w:rsidRDefault="00921A47">
            <w:pPr>
              <w:rPr>
                <w:sz w:val="24"/>
                <w:szCs w:val="24"/>
                <w:lang w:val="en-US"/>
              </w:rPr>
            </w:pPr>
          </w:p>
        </w:tc>
      </w:tr>
      <w:tr w:rsidR="00921A47" w:rsidRPr="006518C9" w14:paraId="2AF839A5" w14:textId="77777777" w:rsidTr="00921A47">
        <w:trPr>
          <w:tblCellSpacing w:w="15" w:type="dxa"/>
        </w:trPr>
        <w:tc>
          <w:tcPr>
            <w:tcW w:w="0" w:type="auto"/>
            <w:vAlign w:val="center"/>
            <w:hideMark/>
          </w:tcPr>
          <w:p w14:paraId="2744374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0A9535" w14:textId="77777777" w:rsidR="00921A47" w:rsidRPr="006518C9" w:rsidRDefault="00921A47">
            <w:pPr>
              <w:pStyle w:val="HTMLPreformatted"/>
            </w:pPr>
            <w:r w:rsidRPr="006518C9">
              <w:t>&lt;ContactRole contact_ref="PERSON_DOC_OWNER"&gt;</w:t>
            </w:r>
          </w:p>
          <w:p w14:paraId="540B0558" w14:textId="77777777" w:rsidR="00921A47" w:rsidRPr="006518C9" w:rsidRDefault="00921A47">
            <w:pPr>
              <w:pStyle w:val="HTMLPreformatted"/>
            </w:pPr>
            <w:r w:rsidRPr="006518C9">
              <w:t xml:space="preserve">  &lt;Role&gt;</w:t>
            </w:r>
          </w:p>
          <w:p w14:paraId="45D8DACF" w14:textId="77777777" w:rsidR="00921A47" w:rsidRPr="006518C9" w:rsidRDefault="00921A47">
            <w:pPr>
              <w:pStyle w:val="HTMLPreformatted"/>
            </w:pPr>
            <w:r w:rsidRPr="006518C9">
              <w:t xml:space="preserve">    &lt;cvParam cvRef="PSI-MS" accession="MS:1001271" name="researcher"&gt;&lt;/cvParam&gt;</w:t>
            </w:r>
          </w:p>
          <w:p w14:paraId="2B4F08DF" w14:textId="77777777" w:rsidR="00921A47" w:rsidRPr="006518C9" w:rsidRDefault="00921A47">
            <w:pPr>
              <w:pStyle w:val="HTMLPreformatted"/>
            </w:pPr>
            <w:r w:rsidRPr="006518C9">
              <w:t xml:space="preserve">  &lt;/Role&gt;</w:t>
            </w:r>
          </w:p>
          <w:p w14:paraId="12142C68" w14:textId="77777777" w:rsidR="00921A47" w:rsidRPr="006518C9" w:rsidRDefault="00921A47">
            <w:pPr>
              <w:pStyle w:val="HTMLPreformatted"/>
            </w:pPr>
            <w:r w:rsidRPr="006518C9">
              <w:t>&lt;/ContactRole&gt;</w:t>
            </w:r>
          </w:p>
        </w:tc>
      </w:tr>
    </w:tbl>
    <w:p w14:paraId="0FC83AB2" w14:textId="77777777" w:rsidR="00921A47" w:rsidRPr="006518C9" w:rsidRDefault="00921A47" w:rsidP="00921A47">
      <w:pPr>
        <w:rPr>
          <w:lang w:val="en-US"/>
        </w:rPr>
      </w:pPr>
    </w:p>
    <w:p w14:paraId="0F808AA5" w14:textId="77777777" w:rsidR="00921A47" w:rsidRPr="006518C9" w:rsidRDefault="00921A47" w:rsidP="00921A47">
      <w:pPr>
        <w:pStyle w:val="Heading2"/>
      </w:pPr>
      <w:bookmarkStart w:id="290" w:name="_Toc476057207"/>
      <w:r w:rsidRPr="006518C9">
        <w:t>Element &lt;</w:t>
      </w:r>
      <w:bookmarkStart w:id="291" w:name="Customizations"/>
      <w:r w:rsidRPr="006518C9">
        <w:t>Customizations</w:t>
      </w:r>
      <w:bookmarkEnd w:id="291"/>
      <w:r w:rsidRPr="006518C9">
        <w:t>&gt;</w:t>
      </w:r>
      <w:bookmarkEnd w:id="2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0"/>
        <w:gridCol w:w="8332"/>
      </w:tblGrid>
      <w:tr w:rsidR="00921A47" w:rsidRPr="006518C9" w14:paraId="7702089B" w14:textId="77777777" w:rsidTr="00921A47">
        <w:trPr>
          <w:tblCellSpacing w:w="15" w:type="dxa"/>
        </w:trPr>
        <w:tc>
          <w:tcPr>
            <w:tcW w:w="0" w:type="auto"/>
            <w:vAlign w:val="center"/>
            <w:hideMark/>
          </w:tcPr>
          <w:p w14:paraId="5153967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C00164"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4056A003" w14:textId="77777777" w:rsidTr="00921A47">
        <w:trPr>
          <w:tblCellSpacing w:w="15" w:type="dxa"/>
        </w:trPr>
        <w:tc>
          <w:tcPr>
            <w:tcW w:w="0" w:type="auto"/>
            <w:vAlign w:val="center"/>
            <w:hideMark/>
          </w:tcPr>
          <w:p w14:paraId="24111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E2F86E4" w14:textId="77777777" w:rsidR="00921A47" w:rsidRPr="006518C9" w:rsidRDefault="00921A47">
            <w:pPr>
              <w:rPr>
                <w:sz w:val="24"/>
                <w:szCs w:val="24"/>
                <w:lang w:val="en-US"/>
              </w:rPr>
            </w:pPr>
            <w:r w:rsidRPr="006518C9">
              <w:rPr>
                <w:lang w:val="en-US"/>
              </w:rPr>
              <w:t xml:space="preserve">xsd:string </w:t>
            </w:r>
          </w:p>
        </w:tc>
      </w:tr>
      <w:tr w:rsidR="00921A47" w:rsidRPr="006518C9" w14:paraId="652B4E73" w14:textId="77777777" w:rsidTr="00921A47">
        <w:trPr>
          <w:tblCellSpacing w:w="15" w:type="dxa"/>
        </w:trPr>
        <w:tc>
          <w:tcPr>
            <w:tcW w:w="0" w:type="auto"/>
            <w:vAlign w:val="center"/>
            <w:hideMark/>
          </w:tcPr>
          <w:p w14:paraId="56455BF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E7155C" w14:textId="77777777" w:rsidR="00921A47" w:rsidRPr="006518C9" w:rsidRDefault="00921A47">
            <w:pPr>
              <w:rPr>
                <w:sz w:val="24"/>
                <w:szCs w:val="24"/>
                <w:lang w:val="en-US"/>
              </w:rPr>
            </w:pPr>
            <w:r w:rsidRPr="006518C9">
              <w:rPr>
                <w:lang w:val="en-US"/>
              </w:rPr>
              <w:t>none</w:t>
            </w:r>
          </w:p>
        </w:tc>
      </w:tr>
      <w:tr w:rsidR="00921A47" w:rsidRPr="006518C9" w14:paraId="451D847C" w14:textId="77777777" w:rsidTr="00921A47">
        <w:trPr>
          <w:tblCellSpacing w:w="15" w:type="dxa"/>
        </w:trPr>
        <w:tc>
          <w:tcPr>
            <w:tcW w:w="0" w:type="auto"/>
            <w:vAlign w:val="center"/>
            <w:hideMark/>
          </w:tcPr>
          <w:p w14:paraId="496D7E6C"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897DD9D" w14:textId="77777777" w:rsidR="00921A47" w:rsidRPr="006518C9" w:rsidRDefault="00921A47">
            <w:pPr>
              <w:rPr>
                <w:sz w:val="24"/>
                <w:szCs w:val="24"/>
                <w:lang w:val="en-US"/>
              </w:rPr>
            </w:pPr>
            <w:r w:rsidRPr="006518C9">
              <w:rPr>
                <w:lang w:val="en-US"/>
              </w:rPr>
              <w:t>none</w:t>
            </w:r>
          </w:p>
        </w:tc>
      </w:tr>
      <w:tr w:rsidR="00921A47" w:rsidRPr="006518C9" w14:paraId="597E4F11" w14:textId="77777777" w:rsidTr="00921A47">
        <w:trPr>
          <w:tblCellSpacing w:w="15" w:type="dxa"/>
        </w:trPr>
        <w:tc>
          <w:tcPr>
            <w:tcW w:w="0" w:type="auto"/>
            <w:vAlign w:val="center"/>
            <w:hideMark/>
          </w:tcPr>
          <w:p w14:paraId="187068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68E64F" w14:textId="77777777" w:rsidR="00921A47" w:rsidRPr="006518C9" w:rsidRDefault="00921A47">
            <w:pPr>
              <w:pStyle w:val="HTMLPreformatted"/>
            </w:pPr>
            <w:r w:rsidRPr="006518C9">
              <w:t>&lt;Customizations&gt;</w:t>
            </w:r>
          </w:p>
          <w:p w14:paraId="725837CB" w14:textId="77777777" w:rsidR="00921A47" w:rsidRPr="006518C9" w:rsidRDefault="00921A47">
            <w:pPr>
              <w:pStyle w:val="HTMLPreformatted"/>
            </w:pPr>
            <w:r w:rsidRPr="006518C9">
              <w:t xml:space="preserve">  No customisations</w:t>
            </w:r>
          </w:p>
          <w:p w14:paraId="3D615172" w14:textId="77777777" w:rsidR="00921A47" w:rsidRPr="006518C9" w:rsidRDefault="00921A47">
            <w:pPr>
              <w:pStyle w:val="HTMLPreformatted"/>
            </w:pPr>
            <w:r w:rsidRPr="006518C9">
              <w:t>&lt;/Customizations&gt;</w:t>
            </w:r>
          </w:p>
        </w:tc>
      </w:tr>
    </w:tbl>
    <w:p w14:paraId="5DAC120C" w14:textId="77777777" w:rsidR="00921A47" w:rsidRPr="006518C9" w:rsidRDefault="00921A47" w:rsidP="00921A47">
      <w:pPr>
        <w:rPr>
          <w:lang w:val="en-US"/>
        </w:rPr>
      </w:pPr>
    </w:p>
    <w:p w14:paraId="2D3D2C27" w14:textId="77777777" w:rsidR="00921A47" w:rsidRPr="006518C9" w:rsidRDefault="00921A47" w:rsidP="00921A47">
      <w:pPr>
        <w:pStyle w:val="Heading2"/>
      </w:pPr>
      <w:bookmarkStart w:id="292" w:name="_Toc476057208"/>
      <w:r w:rsidRPr="006518C9">
        <w:t>Element &lt;</w:t>
      </w:r>
      <w:bookmarkStart w:id="293" w:name="cv"/>
      <w:r w:rsidRPr="006518C9">
        <w:t>cv</w:t>
      </w:r>
      <w:bookmarkEnd w:id="293"/>
      <w:r w:rsidRPr="006518C9">
        <w:t>&gt;</w:t>
      </w:r>
      <w:bookmarkEnd w:id="2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443"/>
      </w:tblGrid>
      <w:tr w:rsidR="00921A47" w:rsidRPr="006518C9" w14:paraId="71F719A5" w14:textId="77777777" w:rsidTr="00921A47">
        <w:trPr>
          <w:tblCellSpacing w:w="15" w:type="dxa"/>
        </w:trPr>
        <w:tc>
          <w:tcPr>
            <w:tcW w:w="0" w:type="auto"/>
            <w:vAlign w:val="center"/>
            <w:hideMark/>
          </w:tcPr>
          <w:p w14:paraId="1ED3AD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A7B5D2" w14:textId="77777777" w:rsidR="00921A47" w:rsidRPr="006518C9" w:rsidRDefault="00921A47">
            <w:pPr>
              <w:rPr>
                <w:sz w:val="24"/>
                <w:szCs w:val="24"/>
                <w:lang w:val="en-US"/>
              </w:rPr>
            </w:pPr>
            <w:r w:rsidRPr="006518C9">
              <w:rPr>
                <w:lang w:val="en-US"/>
              </w:rPr>
              <w:t xml:space="preserve">A source controlled vocabulary from which cvParams will be obtained. </w:t>
            </w:r>
          </w:p>
        </w:tc>
      </w:tr>
      <w:tr w:rsidR="00921A47" w:rsidRPr="006518C9" w14:paraId="061784C3" w14:textId="77777777" w:rsidTr="00921A47">
        <w:trPr>
          <w:tblCellSpacing w:w="15" w:type="dxa"/>
        </w:trPr>
        <w:tc>
          <w:tcPr>
            <w:tcW w:w="0" w:type="auto"/>
            <w:vAlign w:val="center"/>
            <w:hideMark/>
          </w:tcPr>
          <w:p w14:paraId="2F9FBF6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E7EEB59" w14:textId="77777777" w:rsidR="00921A47" w:rsidRPr="006518C9" w:rsidRDefault="00921A47">
            <w:pPr>
              <w:rPr>
                <w:sz w:val="24"/>
                <w:szCs w:val="24"/>
                <w:lang w:val="en-US"/>
              </w:rPr>
            </w:pPr>
            <w:r w:rsidRPr="006518C9">
              <w:rPr>
                <w:lang w:val="en-US"/>
              </w:rPr>
              <w:t xml:space="preserve">cvType </w:t>
            </w:r>
          </w:p>
        </w:tc>
      </w:tr>
      <w:tr w:rsidR="00921A47" w:rsidRPr="006518C9" w14:paraId="41A7D4F5" w14:textId="77777777" w:rsidTr="00921A47">
        <w:trPr>
          <w:tblCellSpacing w:w="15" w:type="dxa"/>
        </w:trPr>
        <w:tc>
          <w:tcPr>
            <w:tcW w:w="0" w:type="auto"/>
            <w:vAlign w:val="center"/>
            <w:hideMark/>
          </w:tcPr>
          <w:p w14:paraId="4F4CCEA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83"/>
              <w:gridCol w:w="1124"/>
              <w:gridCol w:w="824"/>
              <w:gridCol w:w="5121"/>
            </w:tblGrid>
            <w:tr w:rsidR="00921A47" w:rsidRPr="006518C9" w14:paraId="060B6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FF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1DB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5F55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17CB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9A8A4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A9BDA" w14:textId="77777777" w:rsidR="00921A47" w:rsidRPr="006518C9" w:rsidRDefault="00921A47">
                  <w:pPr>
                    <w:rPr>
                      <w:sz w:val="24"/>
                      <w:szCs w:val="24"/>
                      <w:lang w:val="en-US"/>
                    </w:rPr>
                  </w:pPr>
                  <w:r w:rsidRPr="006518C9">
                    <w:rPr>
                      <w:lang w:val="en-US"/>
                    </w:rPr>
                    <w:lastRenderedPageBreak/>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9E8F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A2B0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0D42D" w14:textId="77777777" w:rsidR="00921A47" w:rsidRPr="006518C9" w:rsidRDefault="00921A47">
                  <w:pPr>
                    <w:rPr>
                      <w:sz w:val="24"/>
                      <w:szCs w:val="24"/>
                      <w:lang w:val="en-US"/>
                    </w:rPr>
                  </w:pPr>
                  <w:r w:rsidRPr="006518C9">
                    <w:rPr>
                      <w:lang w:val="en-US"/>
                    </w:rPr>
                    <w:t>The full name of the CV.</w:t>
                  </w:r>
                </w:p>
              </w:tc>
            </w:tr>
            <w:tr w:rsidR="00921A47" w:rsidRPr="006518C9" w14:paraId="6AC059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AD617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156D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D67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89F33" w14:textId="77777777" w:rsidR="00921A47" w:rsidRPr="006518C9" w:rsidRDefault="00921A47">
                  <w:pPr>
                    <w:rPr>
                      <w:sz w:val="24"/>
                      <w:szCs w:val="24"/>
                      <w:lang w:val="en-US"/>
                    </w:rPr>
                  </w:pPr>
                  <w:r w:rsidRPr="006518C9">
                    <w:rPr>
                      <w:lang w:val="en-US"/>
                    </w:rPr>
                    <w:t xml:space="preserve">The unique identifier of this cv within the document to be referenced by cvParam elements. </w:t>
                  </w:r>
                </w:p>
              </w:tc>
            </w:tr>
            <w:tr w:rsidR="00921A47" w:rsidRPr="006518C9" w14:paraId="79BE8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24DBF3"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6FB21"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CF2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336E9" w14:textId="77777777" w:rsidR="00921A47" w:rsidRPr="006518C9" w:rsidRDefault="00921A47">
                  <w:pPr>
                    <w:rPr>
                      <w:sz w:val="24"/>
                      <w:szCs w:val="24"/>
                      <w:lang w:val="en-US"/>
                    </w:rPr>
                  </w:pPr>
                  <w:r w:rsidRPr="006518C9">
                    <w:rPr>
                      <w:lang w:val="en-US"/>
                    </w:rPr>
                    <w:t>The URI of the source CV.</w:t>
                  </w:r>
                </w:p>
              </w:tc>
            </w:tr>
            <w:tr w:rsidR="00921A47" w:rsidRPr="006518C9" w14:paraId="5DB906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754B84"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EB72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4655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FF00D" w14:textId="77777777" w:rsidR="00921A47" w:rsidRPr="006518C9" w:rsidRDefault="00921A47">
                  <w:pPr>
                    <w:rPr>
                      <w:sz w:val="24"/>
                      <w:szCs w:val="24"/>
                      <w:lang w:val="en-US"/>
                    </w:rPr>
                  </w:pPr>
                  <w:r w:rsidRPr="006518C9">
                    <w:rPr>
                      <w:lang w:val="en-US"/>
                    </w:rPr>
                    <w:t>The version of the CV.</w:t>
                  </w:r>
                </w:p>
              </w:tc>
            </w:tr>
          </w:tbl>
          <w:p w14:paraId="1E47C045" w14:textId="77777777" w:rsidR="00921A47" w:rsidRPr="006518C9" w:rsidRDefault="00921A47">
            <w:pPr>
              <w:rPr>
                <w:sz w:val="24"/>
                <w:szCs w:val="24"/>
                <w:lang w:val="en-US"/>
              </w:rPr>
            </w:pPr>
          </w:p>
        </w:tc>
      </w:tr>
      <w:tr w:rsidR="00921A47" w:rsidRPr="006518C9" w14:paraId="73B1547F" w14:textId="77777777" w:rsidTr="00921A47">
        <w:trPr>
          <w:tblCellSpacing w:w="15" w:type="dxa"/>
        </w:trPr>
        <w:tc>
          <w:tcPr>
            <w:tcW w:w="0" w:type="auto"/>
            <w:vAlign w:val="center"/>
            <w:hideMark/>
          </w:tcPr>
          <w:p w14:paraId="5EA1963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780BB1CF" w14:textId="77777777" w:rsidR="00921A47" w:rsidRPr="006518C9" w:rsidRDefault="00921A47">
            <w:pPr>
              <w:rPr>
                <w:sz w:val="24"/>
                <w:szCs w:val="24"/>
                <w:lang w:val="en-US"/>
              </w:rPr>
            </w:pPr>
            <w:r w:rsidRPr="006518C9">
              <w:rPr>
                <w:lang w:val="en-US"/>
              </w:rPr>
              <w:t>none</w:t>
            </w:r>
          </w:p>
        </w:tc>
      </w:tr>
      <w:tr w:rsidR="00921A47" w:rsidRPr="006518C9" w14:paraId="2A8B5F21" w14:textId="77777777" w:rsidTr="00921A47">
        <w:trPr>
          <w:tblCellSpacing w:w="15" w:type="dxa"/>
        </w:trPr>
        <w:tc>
          <w:tcPr>
            <w:tcW w:w="0" w:type="auto"/>
            <w:vAlign w:val="center"/>
            <w:hideMark/>
          </w:tcPr>
          <w:p w14:paraId="7503878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373BFA2" w14:textId="77777777" w:rsidR="00921A47" w:rsidRPr="006518C9" w:rsidRDefault="00921A47">
            <w:pPr>
              <w:pStyle w:val="HTMLPreformatted"/>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14:paraId="3FCD2E15" w14:textId="77777777" w:rsidR="00921A47" w:rsidRPr="006518C9" w:rsidRDefault="00921A47" w:rsidP="00921A47">
      <w:pPr>
        <w:rPr>
          <w:lang w:val="en-US"/>
        </w:rPr>
      </w:pPr>
    </w:p>
    <w:p w14:paraId="3D6DC534" w14:textId="77777777" w:rsidR="00921A47" w:rsidRPr="006518C9" w:rsidRDefault="00921A47" w:rsidP="00921A47">
      <w:pPr>
        <w:pStyle w:val="Heading2"/>
      </w:pPr>
      <w:bookmarkStart w:id="294" w:name="_Toc476057209"/>
      <w:r w:rsidRPr="006518C9">
        <w:t>Element &lt;</w:t>
      </w:r>
      <w:bookmarkStart w:id="295" w:name="cvList"/>
      <w:r w:rsidRPr="006518C9">
        <w:t>cvList</w:t>
      </w:r>
      <w:bookmarkEnd w:id="295"/>
      <w:r w:rsidRPr="006518C9">
        <w:t>&gt;</w:t>
      </w:r>
      <w:bookmarkEnd w:id="2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462"/>
      </w:tblGrid>
      <w:tr w:rsidR="00921A47" w:rsidRPr="006518C9" w14:paraId="25995187" w14:textId="77777777" w:rsidTr="00921A47">
        <w:trPr>
          <w:tblCellSpacing w:w="15" w:type="dxa"/>
        </w:trPr>
        <w:tc>
          <w:tcPr>
            <w:tcW w:w="0" w:type="auto"/>
            <w:vAlign w:val="center"/>
            <w:hideMark/>
          </w:tcPr>
          <w:p w14:paraId="373333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23C7D2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D58E167" w14:textId="77777777" w:rsidTr="00921A47">
        <w:trPr>
          <w:tblCellSpacing w:w="15" w:type="dxa"/>
        </w:trPr>
        <w:tc>
          <w:tcPr>
            <w:tcW w:w="0" w:type="auto"/>
            <w:vAlign w:val="center"/>
            <w:hideMark/>
          </w:tcPr>
          <w:p w14:paraId="05D969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A3F775" w14:textId="77777777" w:rsidR="00921A47" w:rsidRPr="006518C9" w:rsidRDefault="00921A47">
            <w:pPr>
              <w:rPr>
                <w:sz w:val="24"/>
                <w:szCs w:val="24"/>
                <w:lang w:val="en-US"/>
              </w:rPr>
            </w:pPr>
            <w:r w:rsidRPr="006518C9">
              <w:rPr>
                <w:lang w:val="en-US"/>
              </w:rPr>
              <w:t xml:space="preserve">CVListType </w:t>
            </w:r>
          </w:p>
        </w:tc>
      </w:tr>
      <w:tr w:rsidR="00921A47" w:rsidRPr="006518C9" w14:paraId="5A9E284A" w14:textId="77777777" w:rsidTr="00921A47">
        <w:trPr>
          <w:tblCellSpacing w:w="15" w:type="dxa"/>
        </w:trPr>
        <w:tc>
          <w:tcPr>
            <w:tcW w:w="0" w:type="auto"/>
            <w:vAlign w:val="center"/>
            <w:hideMark/>
          </w:tcPr>
          <w:p w14:paraId="45CBF2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13B1F0" w14:textId="77777777" w:rsidR="00921A47" w:rsidRPr="006518C9" w:rsidRDefault="00921A47">
            <w:pPr>
              <w:rPr>
                <w:sz w:val="24"/>
                <w:szCs w:val="24"/>
                <w:lang w:val="en-US"/>
              </w:rPr>
            </w:pPr>
            <w:r w:rsidRPr="006518C9">
              <w:rPr>
                <w:lang w:val="en-US"/>
              </w:rPr>
              <w:t>none</w:t>
            </w:r>
          </w:p>
        </w:tc>
      </w:tr>
      <w:tr w:rsidR="00921A47" w:rsidRPr="006518C9" w14:paraId="315F2107" w14:textId="77777777" w:rsidTr="00921A47">
        <w:trPr>
          <w:tblCellSpacing w:w="15" w:type="dxa"/>
        </w:trPr>
        <w:tc>
          <w:tcPr>
            <w:tcW w:w="0" w:type="auto"/>
            <w:vAlign w:val="center"/>
            <w:hideMark/>
          </w:tcPr>
          <w:p w14:paraId="007C928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5"/>
              <w:gridCol w:w="1135"/>
              <w:gridCol w:w="1180"/>
              <w:gridCol w:w="4431"/>
            </w:tblGrid>
            <w:tr w:rsidR="00921A47" w:rsidRPr="006518C9" w14:paraId="717FA5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CF66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5358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2F06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E7FF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ADF6D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2B05C" w14:textId="77777777" w:rsidR="00921A47" w:rsidRPr="006518C9" w:rsidRDefault="00C514F9">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6490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647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466FB" w14:textId="77777777" w:rsidR="00921A47" w:rsidRPr="006518C9" w:rsidRDefault="00921A47">
                  <w:pPr>
                    <w:rPr>
                      <w:sz w:val="24"/>
                      <w:szCs w:val="24"/>
                      <w:lang w:val="en-US"/>
                    </w:rPr>
                  </w:pPr>
                  <w:r w:rsidRPr="006518C9">
                    <w:rPr>
                      <w:lang w:val="en-US"/>
                    </w:rPr>
                    <w:t>A source controlled vocabulary from which cvParams will be obtained.</w:t>
                  </w:r>
                </w:p>
              </w:tc>
            </w:tr>
          </w:tbl>
          <w:p w14:paraId="58759197" w14:textId="77777777" w:rsidR="00921A47" w:rsidRPr="006518C9" w:rsidRDefault="00921A47">
            <w:pPr>
              <w:rPr>
                <w:sz w:val="24"/>
                <w:szCs w:val="24"/>
                <w:lang w:val="en-US"/>
              </w:rPr>
            </w:pPr>
          </w:p>
        </w:tc>
      </w:tr>
      <w:tr w:rsidR="00921A47" w:rsidRPr="006518C9" w14:paraId="26F70771" w14:textId="77777777" w:rsidTr="00921A47">
        <w:trPr>
          <w:tblCellSpacing w:w="15" w:type="dxa"/>
        </w:trPr>
        <w:tc>
          <w:tcPr>
            <w:tcW w:w="0" w:type="auto"/>
            <w:vAlign w:val="center"/>
            <w:hideMark/>
          </w:tcPr>
          <w:p w14:paraId="2982D4D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2C515D" w14:textId="77777777" w:rsidR="00921A47" w:rsidRPr="006518C9" w:rsidRDefault="00921A47">
            <w:pPr>
              <w:pStyle w:val="HTMLPreformatted"/>
            </w:pPr>
            <w:r w:rsidRPr="006518C9">
              <w:t xml:space="preserve">&lt;cvList&gt; </w:t>
            </w:r>
          </w:p>
          <w:p w14:paraId="0E3A3009" w14:textId="77777777" w:rsidR="00921A47" w:rsidRPr="006518C9" w:rsidRDefault="00921A47">
            <w:pPr>
              <w:pStyle w:val="HTMLPreformatted"/>
            </w:pPr>
            <w:r w:rsidRPr="006518C9">
              <w:t xml:space="preserve">   &lt;cv id="PSI-MS" fullName="Proteomics Standards Initiative Mass Spectrometry Vocabularies" uri="https://raw.githubusercontent.com/HUPO-PSI/psi-ms-CV/master/psi-ms.obo" version="3.15.0"&gt;&lt;/cv&gt; </w:t>
            </w:r>
          </w:p>
          <w:p w14:paraId="6951752D" w14:textId="77777777" w:rsidR="00921A47" w:rsidRPr="006518C9" w:rsidRDefault="00921A47">
            <w:pPr>
              <w:pStyle w:val="HTMLPreformatted"/>
            </w:pPr>
            <w:r w:rsidRPr="006518C9">
              <w:t xml:space="preserve">   &lt;cv id="UNIMOD" fullName="UNIMOD" uri="http://www.unimod.org/obo/unimod.obo"&gt;&lt;/cv&gt; </w:t>
            </w:r>
          </w:p>
          <w:p w14:paraId="75092A1E" w14:textId="77777777" w:rsidR="00921A47" w:rsidRPr="006518C9" w:rsidRDefault="00921A47">
            <w:pPr>
              <w:pStyle w:val="HTMLPreformatted"/>
            </w:pPr>
            <w:r w:rsidRPr="006518C9">
              <w:t xml:space="preserve">  &lt;cv id="UO"     fullName="UNIT-ONTOLOGY" uri="https://raw.githubusercontent.com/bio-ontology-research-group/unit-ontology/master/unit.obo"&gt;&lt;/cv&gt;</w:t>
            </w:r>
          </w:p>
          <w:p w14:paraId="7BA1BAE1" w14:textId="77777777" w:rsidR="00921A47" w:rsidRPr="006518C9" w:rsidRDefault="00921A47">
            <w:pPr>
              <w:pStyle w:val="HTMLPreformatted"/>
            </w:pPr>
            <w:r w:rsidRPr="006518C9">
              <w:t xml:space="preserve">  &lt;cv id="XLMOD" fullName="PSI cross-link modifications" uri="https://raw.githubusercontent.com/HUPO-PSI/mzIdentML/master/cv/XLMOD-1.0.0.obo"&gt;&lt;/cv&gt; </w:t>
            </w:r>
          </w:p>
          <w:p w14:paraId="068B3EDB" w14:textId="77777777" w:rsidR="00921A47" w:rsidRPr="006518C9" w:rsidRDefault="00921A47">
            <w:pPr>
              <w:pStyle w:val="HTMLPreformatted"/>
            </w:pPr>
            <w:r w:rsidRPr="006518C9">
              <w:t>&lt;/cvList&gt;</w:t>
            </w:r>
          </w:p>
        </w:tc>
      </w:tr>
    </w:tbl>
    <w:p w14:paraId="6DE53026" w14:textId="77777777" w:rsidR="00921A47" w:rsidRPr="006518C9" w:rsidRDefault="00921A47" w:rsidP="00921A47">
      <w:pPr>
        <w:rPr>
          <w:lang w:val="en-US"/>
        </w:rPr>
      </w:pPr>
    </w:p>
    <w:p w14:paraId="0C750131" w14:textId="77777777" w:rsidR="00921A47" w:rsidRPr="006518C9" w:rsidRDefault="00921A47" w:rsidP="00921A47">
      <w:pPr>
        <w:pStyle w:val="Heading2"/>
      </w:pPr>
      <w:bookmarkStart w:id="296" w:name="_Toc476057210"/>
      <w:r w:rsidRPr="006518C9">
        <w:t>Element &lt;</w:t>
      </w:r>
      <w:bookmarkStart w:id="297" w:name="cvParam"/>
      <w:r w:rsidRPr="006518C9">
        <w:t>cvParam</w:t>
      </w:r>
      <w:bookmarkEnd w:id="297"/>
      <w:r w:rsidRPr="006518C9">
        <w:t>&gt;</w:t>
      </w:r>
      <w:bookmarkEnd w:id="2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574"/>
      </w:tblGrid>
      <w:tr w:rsidR="00921A47" w:rsidRPr="006518C9" w14:paraId="0063A6B9" w14:textId="77777777" w:rsidTr="00921A47">
        <w:trPr>
          <w:tblCellSpacing w:w="15" w:type="dxa"/>
        </w:trPr>
        <w:tc>
          <w:tcPr>
            <w:tcW w:w="0" w:type="auto"/>
            <w:vAlign w:val="center"/>
            <w:hideMark/>
          </w:tcPr>
          <w:p w14:paraId="7FBB711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4EF6E34"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4D48813" w14:textId="77777777" w:rsidTr="00921A47">
        <w:trPr>
          <w:tblCellSpacing w:w="15" w:type="dxa"/>
        </w:trPr>
        <w:tc>
          <w:tcPr>
            <w:tcW w:w="0" w:type="auto"/>
            <w:vAlign w:val="center"/>
            <w:hideMark/>
          </w:tcPr>
          <w:p w14:paraId="09FFB4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CC4735" w14:textId="77777777" w:rsidR="00921A47" w:rsidRPr="006518C9" w:rsidRDefault="00921A47">
            <w:pPr>
              <w:rPr>
                <w:sz w:val="24"/>
                <w:szCs w:val="24"/>
                <w:lang w:val="en-US"/>
              </w:rPr>
            </w:pPr>
            <w:r w:rsidRPr="006518C9">
              <w:rPr>
                <w:lang w:val="en-US"/>
              </w:rPr>
              <w:t xml:space="preserve">CVParamType </w:t>
            </w:r>
          </w:p>
        </w:tc>
      </w:tr>
      <w:tr w:rsidR="00921A47" w:rsidRPr="006518C9" w14:paraId="7EE6BB39" w14:textId="77777777" w:rsidTr="00921A47">
        <w:trPr>
          <w:tblCellSpacing w:w="15" w:type="dxa"/>
        </w:trPr>
        <w:tc>
          <w:tcPr>
            <w:tcW w:w="0" w:type="auto"/>
            <w:vAlign w:val="center"/>
            <w:hideMark/>
          </w:tcPr>
          <w:p w14:paraId="6875049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08B5FFF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E52E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F976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00D7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F1F0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662C4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8433F"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8B6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A8A8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15203BC"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1EB2951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BD3F56" w14:textId="77777777"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3B23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8B80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5C7D7E7"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32B264B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0E0A2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7D3C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55FA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FE44185" w14:textId="77777777" w:rsidR="00921A47" w:rsidRPr="006518C9" w:rsidRDefault="00921A47">
                  <w:pPr>
                    <w:rPr>
                      <w:sz w:val="24"/>
                      <w:szCs w:val="24"/>
                      <w:lang w:val="en-US"/>
                    </w:rPr>
                  </w:pPr>
                  <w:r w:rsidRPr="006518C9">
                    <w:rPr>
                      <w:lang w:val="en-US"/>
                    </w:rPr>
                    <w:t>The name of the parameter.</w:t>
                  </w:r>
                </w:p>
              </w:tc>
            </w:tr>
            <w:tr w:rsidR="00921A47" w:rsidRPr="006518C9" w14:paraId="075077C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E41FC"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605F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E942A"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BE6FBA4"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063F8AD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FE5C9"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F175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FAE8A"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9B7AB9E"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C9FFFB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D332A"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0B7C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7789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A59A871" w14:textId="77777777" w:rsidR="00921A47" w:rsidRPr="006518C9" w:rsidRDefault="00921A47">
                  <w:pPr>
                    <w:rPr>
                      <w:sz w:val="24"/>
                      <w:szCs w:val="24"/>
                      <w:lang w:val="en-US"/>
                    </w:rPr>
                  </w:pPr>
                  <w:r w:rsidRPr="006518C9">
                    <w:rPr>
                      <w:lang w:val="en-US"/>
                    </w:rPr>
                    <w:t>The name of the unit.</w:t>
                  </w:r>
                </w:p>
              </w:tc>
            </w:tr>
            <w:tr w:rsidR="00921A47" w:rsidRPr="006518C9" w14:paraId="1D125CB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221BAD"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698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A3EC8"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9076DF7" w14:textId="77777777" w:rsidR="00921A47" w:rsidRPr="006518C9" w:rsidRDefault="00921A47">
                  <w:pPr>
                    <w:rPr>
                      <w:sz w:val="24"/>
                      <w:szCs w:val="24"/>
                      <w:lang w:val="en-US"/>
                    </w:rPr>
                  </w:pPr>
                  <w:r w:rsidRPr="006518C9">
                    <w:rPr>
                      <w:lang w:val="en-US"/>
                    </w:rPr>
                    <w:t>The user-entered value of the parameter.</w:t>
                  </w:r>
                </w:p>
              </w:tc>
            </w:tr>
          </w:tbl>
          <w:p w14:paraId="647BDD54" w14:textId="77777777" w:rsidR="00921A47" w:rsidRPr="006518C9" w:rsidRDefault="00921A47">
            <w:pPr>
              <w:rPr>
                <w:sz w:val="24"/>
                <w:szCs w:val="24"/>
                <w:lang w:val="en-US"/>
              </w:rPr>
            </w:pPr>
          </w:p>
        </w:tc>
      </w:tr>
      <w:tr w:rsidR="00921A47" w:rsidRPr="006518C9" w14:paraId="6DF5A764" w14:textId="77777777" w:rsidTr="00921A47">
        <w:trPr>
          <w:tblCellSpacing w:w="15" w:type="dxa"/>
        </w:trPr>
        <w:tc>
          <w:tcPr>
            <w:tcW w:w="0" w:type="auto"/>
            <w:vAlign w:val="center"/>
            <w:hideMark/>
          </w:tcPr>
          <w:p w14:paraId="74A9867F"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6999BAB" w14:textId="77777777" w:rsidR="00921A47" w:rsidRPr="006518C9" w:rsidRDefault="00921A47">
            <w:pPr>
              <w:rPr>
                <w:sz w:val="24"/>
                <w:szCs w:val="24"/>
                <w:lang w:val="en-US"/>
              </w:rPr>
            </w:pPr>
            <w:r w:rsidRPr="006518C9">
              <w:rPr>
                <w:lang w:val="en-US"/>
              </w:rPr>
              <w:t>none</w:t>
            </w:r>
          </w:p>
        </w:tc>
      </w:tr>
      <w:tr w:rsidR="00921A47" w:rsidRPr="006518C9" w14:paraId="0A533312" w14:textId="77777777" w:rsidTr="00921A47">
        <w:trPr>
          <w:tblCellSpacing w:w="15" w:type="dxa"/>
        </w:trPr>
        <w:tc>
          <w:tcPr>
            <w:tcW w:w="0" w:type="auto"/>
            <w:vAlign w:val="center"/>
            <w:hideMark/>
          </w:tcPr>
          <w:p w14:paraId="042390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37DA527" w14:textId="77777777" w:rsidR="008F498D" w:rsidRPr="006518C9" w:rsidRDefault="00921A47">
            <w:pPr>
              <w:pStyle w:val="HTMLPreformatted"/>
            </w:pPr>
            <w:r w:rsidRPr="006518C9">
              <w:t>&lt;cvParam cvRef="PSI-MS" accession="MS:1002520" name="peptide group ID" value="CCPQCCSSGCSQNLCGPLCVTTPYYCTR_##Carbamidomethyl(C):1##Carbamid</w:t>
            </w:r>
            <w:r w:rsidR="008F498D" w:rsidRPr="006518C9">
              <w:t>omethyl(C):2##Carbamidomethyl(C</w:t>
            </w:r>
          </w:p>
          <w:p w14:paraId="6635BD4E" w14:textId="77777777" w:rsidR="008F498D" w:rsidRPr="006518C9" w:rsidRDefault="00921A47">
            <w:pPr>
              <w:pStyle w:val="HTMLPreformatted"/>
            </w:pPr>
            <w:r w:rsidRPr="006518C9">
              <w:t>:5##Carbamidomethyl(C):6##Carbamidomethyl(C):10##Carbamido</w:t>
            </w:r>
            <w:r w:rsidR="008F498D" w:rsidRPr="006518C9">
              <w:t>methyl(C):15##Carbamidomethyl(C</w:t>
            </w:r>
          </w:p>
          <w:p w14:paraId="36AC4802" w14:textId="77777777" w:rsidR="00921A47" w:rsidRPr="006518C9" w:rsidRDefault="00921A47">
            <w:pPr>
              <w:pStyle w:val="HTMLPreformatted"/>
            </w:pPr>
            <w:r w:rsidRPr="006518C9">
              <w:t>:19##Carbamidomethyl(C):26"&gt;&lt;/cvParam&gt;</w:t>
            </w:r>
          </w:p>
        </w:tc>
      </w:tr>
    </w:tbl>
    <w:p w14:paraId="34DAF1D0" w14:textId="77777777" w:rsidR="00921A47" w:rsidRPr="006518C9" w:rsidRDefault="00921A47" w:rsidP="00921A47">
      <w:pPr>
        <w:rPr>
          <w:lang w:val="en-US"/>
        </w:rPr>
      </w:pPr>
    </w:p>
    <w:p w14:paraId="4E7B7BD9" w14:textId="77777777" w:rsidR="00921A47" w:rsidRPr="006518C9" w:rsidRDefault="00921A47" w:rsidP="00921A47">
      <w:pPr>
        <w:pStyle w:val="Heading2"/>
      </w:pPr>
      <w:bookmarkStart w:id="298" w:name="_Toc476057211"/>
      <w:r w:rsidRPr="006518C9">
        <w:t>Element &lt;</w:t>
      </w:r>
      <w:bookmarkStart w:id="299" w:name="DatabaseFilters"/>
      <w:r w:rsidRPr="006518C9">
        <w:t>DatabaseFilters</w:t>
      </w:r>
      <w:bookmarkEnd w:id="299"/>
      <w:r w:rsidRPr="006518C9">
        <w:t>&gt;</w:t>
      </w:r>
      <w:bookmarkEnd w:id="2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482"/>
      </w:tblGrid>
      <w:tr w:rsidR="00921A47" w:rsidRPr="006518C9" w14:paraId="07224295" w14:textId="77777777" w:rsidTr="00921A47">
        <w:trPr>
          <w:tblCellSpacing w:w="15" w:type="dxa"/>
        </w:trPr>
        <w:tc>
          <w:tcPr>
            <w:tcW w:w="0" w:type="auto"/>
            <w:vAlign w:val="center"/>
            <w:hideMark/>
          </w:tcPr>
          <w:p w14:paraId="724B120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4FF09A8"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8F515D0" w14:textId="77777777" w:rsidTr="00921A47">
        <w:trPr>
          <w:tblCellSpacing w:w="15" w:type="dxa"/>
        </w:trPr>
        <w:tc>
          <w:tcPr>
            <w:tcW w:w="0" w:type="auto"/>
            <w:vAlign w:val="center"/>
            <w:hideMark/>
          </w:tcPr>
          <w:p w14:paraId="48610B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B7785" w14:textId="77777777" w:rsidR="00921A47" w:rsidRPr="006518C9" w:rsidRDefault="00921A47">
            <w:pPr>
              <w:rPr>
                <w:sz w:val="24"/>
                <w:szCs w:val="24"/>
                <w:lang w:val="en-US"/>
              </w:rPr>
            </w:pPr>
            <w:r w:rsidRPr="006518C9">
              <w:rPr>
                <w:lang w:val="en-US"/>
              </w:rPr>
              <w:t xml:space="preserve">DatabaseFiltersType </w:t>
            </w:r>
          </w:p>
        </w:tc>
      </w:tr>
      <w:tr w:rsidR="00921A47" w:rsidRPr="006518C9" w14:paraId="3C9F8DDF" w14:textId="77777777" w:rsidTr="00921A47">
        <w:trPr>
          <w:tblCellSpacing w:w="15" w:type="dxa"/>
        </w:trPr>
        <w:tc>
          <w:tcPr>
            <w:tcW w:w="0" w:type="auto"/>
            <w:vAlign w:val="center"/>
            <w:hideMark/>
          </w:tcPr>
          <w:p w14:paraId="5D52A700"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p w14:paraId="46DD8E0E" w14:textId="77777777" w:rsidR="00921A47" w:rsidRPr="006518C9" w:rsidRDefault="00921A47">
            <w:pPr>
              <w:rPr>
                <w:sz w:val="24"/>
                <w:szCs w:val="24"/>
                <w:lang w:val="en-US"/>
              </w:rPr>
            </w:pPr>
            <w:r w:rsidRPr="006518C9">
              <w:rPr>
                <w:lang w:val="en-US"/>
              </w:rPr>
              <w:t>none</w:t>
            </w:r>
          </w:p>
        </w:tc>
      </w:tr>
      <w:tr w:rsidR="00921A47" w:rsidRPr="006518C9" w14:paraId="1FC2862A" w14:textId="77777777" w:rsidTr="00921A47">
        <w:trPr>
          <w:tblCellSpacing w:w="15" w:type="dxa"/>
        </w:trPr>
        <w:tc>
          <w:tcPr>
            <w:tcW w:w="0" w:type="auto"/>
            <w:vAlign w:val="center"/>
            <w:hideMark/>
          </w:tcPr>
          <w:p w14:paraId="5012753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1135"/>
              <w:gridCol w:w="1180"/>
              <w:gridCol w:w="4674"/>
            </w:tblGrid>
            <w:tr w:rsidR="00921A47" w:rsidRPr="006518C9" w14:paraId="4DB235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854B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7BD9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1F9B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4C40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641F5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B12B11" w14:textId="77777777" w:rsidR="00921A47" w:rsidRPr="006518C9" w:rsidRDefault="00C514F9">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CE171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7FCF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020A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bl>
          <w:p w14:paraId="6B75C2E4" w14:textId="77777777" w:rsidR="00921A47" w:rsidRPr="006518C9" w:rsidRDefault="00921A47">
            <w:pPr>
              <w:rPr>
                <w:sz w:val="24"/>
                <w:szCs w:val="24"/>
                <w:lang w:val="en-US"/>
              </w:rPr>
            </w:pPr>
          </w:p>
        </w:tc>
      </w:tr>
      <w:tr w:rsidR="00921A47" w:rsidRPr="006518C9" w14:paraId="26AA4F72" w14:textId="77777777" w:rsidTr="00921A47">
        <w:trPr>
          <w:tblCellSpacing w:w="15" w:type="dxa"/>
        </w:trPr>
        <w:tc>
          <w:tcPr>
            <w:tcW w:w="0" w:type="auto"/>
            <w:vAlign w:val="center"/>
            <w:hideMark/>
          </w:tcPr>
          <w:p w14:paraId="04A1AAF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9277D13" w14:textId="77777777" w:rsidR="00921A47" w:rsidRPr="006518C9" w:rsidRDefault="00921A47">
            <w:pPr>
              <w:pStyle w:val="HTMLPreformatted"/>
            </w:pPr>
            <w:r w:rsidRPr="006518C9">
              <w:t>&lt;DatabaseFilters&gt;</w:t>
            </w:r>
          </w:p>
          <w:p w14:paraId="0AF60B1C" w14:textId="77777777" w:rsidR="00921A47" w:rsidRPr="006518C9" w:rsidRDefault="00921A47">
            <w:pPr>
              <w:pStyle w:val="HTMLPreformatted"/>
            </w:pPr>
            <w:r w:rsidRPr="006518C9">
              <w:t xml:space="preserve">    &lt;Filter&gt;</w:t>
            </w:r>
          </w:p>
          <w:p w14:paraId="1C14F668" w14:textId="77777777" w:rsidR="00921A47" w:rsidRPr="006518C9" w:rsidRDefault="00921A47">
            <w:pPr>
              <w:pStyle w:val="HTMLPreformatted"/>
            </w:pPr>
            <w:r w:rsidRPr="006518C9">
              <w:t xml:space="preserve">        &lt;FilterType&gt;</w:t>
            </w:r>
          </w:p>
          <w:p w14:paraId="6B3DC753" w14:textId="77777777" w:rsidR="00921A47" w:rsidRPr="006518C9" w:rsidRDefault="00921A47">
            <w:pPr>
              <w:pStyle w:val="HTMLPreformatted"/>
            </w:pPr>
            <w:r w:rsidRPr="006518C9">
              <w:t xml:space="preserve">            &lt;cvParam accession="MS:1001020" cvRef="PSI-MS" name="DB filter taxonomy"/&gt;</w:t>
            </w:r>
          </w:p>
          <w:p w14:paraId="3C14A94C" w14:textId="77777777" w:rsidR="00921A47" w:rsidRPr="006518C9" w:rsidRDefault="00921A47">
            <w:pPr>
              <w:pStyle w:val="HTMLPreformatted"/>
            </w:pPr>
            <w:r w:rsidRPr="006518C9">
              <w:t xml:space="preserve">        &lt;/FilterType&gt;</w:t>
            </w:r>
          </w:p>
          <w:p w14:paraId="7FAFA30B" w14:textId="77777777" w:rsidR="00921A47" w:rsidRPr="006518C9" w:rsidRDefault="00921A47">
            <w:pPr>
              <w:pStyle w:val="HTMLPreformatted"/>
            </w:pPr>
            <w:r w:rsidRPr="006518C9">
              <w:t xml:space="preserve">    &lt;/Filter&gt;</w:t>
            </w:r>
          </w:p>
          <w:p w14:paraId="100EE66B" w14:textId="77777777" w:rsidR="00921A47" w:rsidRPr="006518C9" w:rsidRDefault="00921A47">
            <w:pPr>
              <w:pStyle w:val="HTMLPreformatted"/>
            </w:pPr>
            <w:r w:rsidRPr="006518C9">
              <w:t>&lt;/DatabaseFilters&gt;</w:t>
            </w:r>
          </w:p>
        </w:tc>
      </w:tr>
    </w:tbl>
    <w:p w14:paraId="6EB68135" w14:textId="77777777" w:rsidR="00921A47" w:rsidRPr="006518C9" w:rsidRDefault="00921A47" w:rsidP="00921A47">
      <w:pPr>
        <w:rPr>
          <w:lang w:val="en-US"/>
        </w:rPr>
      </w:pPr>
    </w:p>
    <w:p w14:paraId="6A87C251" w14:textId="77777777" w:rsidR="00921A47" w:rsidRPr="006518C9" w:rsidRDefault="00921A47" w:rsidP="00921A47">
      <w:pPr>
        <w:pStyle w:val="Heading2"/>
      </w:pPr>
      <w:bookmarkStart w:id="300" w:name="_Toc476057212"/>
      <w:r w:rsidRPr="006518C9">
        <w:t>Element &lt;</w:t>
      </w:r>
      <w:bookmarkStart w:id="301" w:name="DatabaseName"/>
      <w:r w:rsidRPr="006518C9">
        <w:t>DatabaseName</w:t>
      </w:r>
      <w:bookmarkEnd w:id="301"/>
      <w:r w:rsidRPr="006518C9">
        <w:t>&gt;</w:t>
      </w:r>
      <w:bookmarkEnd w:id="3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6"/>
        <w:gridCol w:w="8316"/>
      </w:tblGrid>
      <w:tr w:rsidR="00921A47" w:rsidRPr="006518C9" w14:paraId="028A54EF" w14:textId="77777777" w:rsidTr="00921A47">
        <w:trPr>
          <w:tblCellSpacing w:w="15" w:type="dxa"/>
        </w:trPr>
        <w:tc>
          <w:tcPr>
            <w:tcW w:w="0" w:type="auto"/>
            <w:vAlign w:val="center"/>
            <w:hideMark/>
          </w:tcPr>
          <w:p w14:paraId="7536853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A0E552"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4EE3028F" w14:textId="77777777" w:rsidTr="00921A47">
        <w:trPr>
          <w:tblCellSpacing w:w="15" w:type="dxa"/>
        </w:trPr>
        <w:tc>
          <w:tcPr>
            <w:tcW w:w="0" w:type="auto"/>
            <w:vAlign w:val="center"/>
            <w:hideMark/>
          </w:tcPr>
          <w:p w14:paraId="0FE8F5A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72483D9" w14:textId="77777777" w:rsidR="00921A47" w:rsidRPr="006518C9" w:rsidRDefault="00921A47">
            <w:pPr>
              <w:rPr>
                <w:sz w:val="24"/>
                <w:szCs w:val="24"/>
                <w:lang w:val="en-US"/>
              </w:rPr>
            </w:pPr>
            <w:r w:rsidRPr="006518C9">
              <w:rPr>
                <w:lang w:val="en-US"/>
              </w:rPr>
              <w:t xml:space="preserve">ParamType </w:t>
            </w:r>
          </w:p>
        </w:tc>
      </w:tr>
      <w:tr w:rsidR="00921A47" w:rsidRPr="006518C9" w14:paraId="62DAB4E0" w14:textId="77777777" w:rsidTr="00921A47">
        <w:trPr>
          <w:tblCellSpacing w:w="15" w:type="dxa"/>
        </w:trPr>
        <w:tc>
          <w:tcPr>
            <w:tcW w:w="0" w:type="auto"/>
            <w:vAlign w:val="center"/>
            <w:hideMark/>
          </w:tcPr>
          <w:p w14:paraId="75E602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40D71FD" w14:textId="77777777" w:rsidR="00921A47" w:rsidRPr="006518C9" w:rsidRDefault="00921A47">
            <w:pPr>
              <w:rPr>
                <w:sz w:val="24"/>
                <w:szCs w:val="24"/>
                <w:lang w:val="en-US"/>
              </w:rPr>
            </w:pPr>
            <w:r w:rsidRPr="006518C9">
              <w:rPr>
                <w:lang w:val="en-US"/>
              </w:rPr>
              <w:t>none</w:t>
            </w:r>
          </w:p>
        </w:tc>
      </w:tr>
      <w:tr w:rsidR="00921A47" w:rsidRPr="006518C9" w14:paraId="453B7468" w14:textId="77777777" w:rsidTr="00921A47">
        <w:trPr>
          <w:tblCellSpacing w:w="15" w:type="dxa"/>
        </w:trPr>
        <w:tc>
          <w:tcPr>
            <w:tcW w:w="0" w:type="auto"/>
            <w:vAlign w:val="center"/>
            <w:hideMark/>
          </w:tcPr>
          <w:p w14:paraId="7B59D78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2"/>
            </w:tblGrid>
            <w:tr w:rsidR="00921A47" w:rsidRPr="006518C9" w14:paraId="39B281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E544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4C3F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FE60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9677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2B789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281D49"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F8230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4B58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420B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8E95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229B2"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A66E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29F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FFB76" w14:textId="77777777" w:rsidR="00921A47" w:rsidRPr="006518C9" w:rsidRDefault="00921A47">
                  <w:pPr>
                    <w:rPr>
                      <w:sz w:val="24"/>
                      <w:szCs w:val="24"/>
                      <w:lang w:val="en-US"/>
                    </w:rPr>
                  </w:pPr>
                  <w:r w:rsidRPr="006518C9">
                    <w:rPr>
                      <w:lang w:val="en-US"/>
                    </w:rPr>
                    <w:t>A single user-defined parameter.</w:t>
                  </w:r>
                </w:p>
              </w:tc>
            </w:tr>
          </w:tbl>
          <w:p w14:paraId="5A1726E1" w14:textId="77777777" w:rsidR="00921A47" w:rsidRPr="006518C9" w:rsidRDefault="00921A47">
            <w:pPr>
              <w:rPr>
                <w:sz w:val="24"/>
                <w:szCs w:val="24"/>
                <w:lang w:val="en-US"/>
              </w:rPr>
            </w:pPr>
          </w:p>
        </w:tc>
      </w:tr>
      <w:tr w:rsidR="00921A47" w:rsidRPr="006518C9" w14:paraId="392E88C1" w14:textId="77777777" w:rsidTr="00921A47">
        <w:trPr>
          <w:tblCellSpacing w:w="15" w:type="dxa"/>
        </w:trPr>
        <w:tc>
          <w:tcPr>
            <w:tcW w:w="0" w:type="auto"/>
            <w:vAlign w:val="center"/>
            <w:hideMark/>
          </w:tcPr>
          <w:p w14:paraId="14ED9E7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AE5D9AE" w14:textId="77777777" w:rsidR="00921A47" w:rsidRPr="006518C9" w:rsidRDefault="00921A47">
            <w:pPr>
              <w:pStyle w:val="HTMLPreformatted"/>
            </w:pPr>
            <w:r w:rsidRPr="006518C9">
              <w:t xml:space="preserve">        &lt;DatabaseName&gt;</w:t>
            </w:r>
          </w:p>
          <w:p w14:paraId="5EDCD1DC" w14:textId="77777777" w:rsidR="00921A47" w:rsidRPr="006518C9" w:rsidRDefault="00921A47">
            <w:pPr>
              <w:pStyle w:val="HTMLPreformatted"/>
            </w:pPr>
            <w:r w:rsidRPr="006518C9">
              <w:t xml:space="preserve">          &lt;userParam name="uniprot-human-reviewed-trypsin-april-2016_concatenated_target_decoy.fasta"/&gt;</w:t>
            </w:r>
          </w:p>
          <w:p w14:paraId="586BC341" w14:textId="77777777" w:rsidR="00921A47" w:rsidRPr="006518C9" w:rsidRDefault="00921A47">
            <w:pPr>
              <w:pStyle w:val="HTMLPreformatted"/>
            </w:pPr>
            <w:r w:rsidRPr="006518C9">
              <w:t xml:space="preserve">        &lt;/DatabaseName&gt;</w:t>
            </w:r>
          </w:p>
        </w:tc>
      </w:tr>
      <w:tr w:rsidR="00921A47" w:rsidRPr="006518C9" w14:paraId="68123E48" w14:textId="77777777" w:rsidTr="00921A47">
        <w:trPr>
          <w:tblCellSpacing w:w="15" w:type="dxa"/>
        </w:trPr>
        <w:tc>
          <w:tcPr>
            <w:tcW w:w="0" w:type="auto"/>
            <w:vAlign w:val="center"/>
            <w:hideMark/>
          </w:tcPr>
          <w:p w14:paraId="49411C6B"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1EC1993" w14:textId="77777777" w:rsidR="00921A47" w:rsidRPr="006518C9" w:rsidRDefault="00921A47">
            <w:pPr>
              <w:pStyle w:val="HTMLPreformatted"/>
            </w:pPr>
            <w:r w:rsidRPr="006518C9">
              <w:t>Path /MzIdentML/DataCollection/Inputs/SearchDatabase/DatabaseName</w:t>
            </w:r>
          </w:p>
          <w:p w14:paraId="399DFB0A" w14:textId="77777777" w:rsidR="00921A47" w:rsidRPr="006518C9" w:rsidRDefault="00921A47">
            <w:pPr>
              <w:pStyle w:val="HTMLPreformatted"/>
            </w:pPr>
            <w:r w:rsidRPr="006518C9">
              <w:t xml:space="preserve">MAY supply a *child* term of </w:t>
            </w:r>
            <w:hyperlink r:id="rId68" w:tgtFrame="new" w:history="1">
              <w:r w:rsidRPr="006518C9">
                <w:rPr>
                  <w:rStyle w:val="Hyperlink"/>
                </w:rPr>
                <w:t>MS:1001013</w:t>
              </w:r>
            </w:hyperlink>
            <w:r w:rsidRPr="006518C9">
              <w:t xml:space="preserve"> (</w:t>
            </w:r>
            <w:r w:rsidRPr="006518C9">
              <w:rPr>
                <w:rStyle w:val="popup"/>
              </w:rPr>
              <w:t>database name</w:t>
            </w:r>
            <w:r w:rsidR="002971BD">
              <w:t>) one time</w:t>
            </w:r>
          </w:p>
          <w:p w14:paraId="7CB471EA" w14:textId="77777777" w:rsidR="00921A47" w:rsidRPr="006518C9" w:rsidRDefault="00921A47">
            <w:pPr>
              <w:pStyle w:val="HTMLPreformatted"/>
            </w:pPr>
            <w:r w:rsidRPr="006518C9">
              <w:t xml:space="preserve">  e.g.: </w:t>
            </w:r>
            <w:hyperlink r:id="rId69" w:tgtFrame="new" w:history="1">
              <w:r w:rsidRPr="006518C9">
                <w:rPr>
                  <w:rStyle w:val="Hyperlink"/>
                </w:rPr>
                <w:t>MS:1001084</w:t>
              </w:r>
            </w:hyperlink>
            <w:r w:rsidRPr="006518C9">
              <w:t xml:space="preserve"> (</w:t>
            </w:r>
            <w:r w:rsidRPr="006518C9">
              <w:rPr>
                <w:rStyle w:val="popup"/>
              </w:rPr>
              <w:t>database nr</w:t>
            </w:r>
            <w:r w:rsidRPr="006518C9">
              <w:t xml:space="preserve">) </w:t>
            </w:r>
          </w:p>
          <w:p w14:paraId="3183228F" w14:textId="77777777" w:rsidR="00921A47" w:rsidRPr="006518C9" w:rsidRDefault="00921A47">
            <w:pPr>
              <w:pStyle w:val="HTMLPreformatted"/>
            </w:pPr>
            <w:r w:rsidRPr="006518C9">
              <w:t xml:space="preserve">  e.g.: </w:t>
            </w:r>
            <w:hyperlink r:id="rId70"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14:paraId="0ED187DE" w14:textId="77777777" w:rsidR="00921A47" w:rsidRPr="006518C9" w:rsidRDefault="00921A47">
            <w:pPr>
              <w:pStyle w:val="HTMLPreformatted"/>
            </w:pPr>
            <w:r w:rsidRPr="006518C9">
              <w:t xml:space="preserve">  e.g.: </w:t>
            </w:r>
            <w:hyperlink r:id="rId71" w:tgtFrame="new" w:history="1">
              <w:r w:rsidRPr="006518C9">
                <w:rPr>
                  <w:rStyle w:val="Hyperlink"/>
                </w:rPr>
                <w:t>MS:1001142</w:t>
              </w:r>
            </w:hyperlink>
            <w:r w:rsidRPr="006518C9">
              <w:t xml:space="preserve"> (</w:t>
            </w:r>
            <w:r w:rsidRPr="006518C9">
              <w:rPr>
                <w:rStyle w:val="popup"/>
              </w:rPr>
              <w:t>database IPI_human</w:t>
            </w:r>
            <w:r w:rsidRPr="006518C9">
              <w:t xml:space="preserve">) </w:t>
            </w:r>
          </w:p>
          <w:p w14:paraId="175600CE" w14:textId="77777777" w:rsidR="00921A47" w:rsidRPr="006518C9" w:rsidRDefault="00921A47">
            <w:pPr>
              <w:pStyle w:val="HTMLPreformatted"/>
            </w:pPr>
            <w:r w:rsidRPr="006518C9">
              <w:t xml:space="preserve">  e.g.: </w:t>
            </w:r>
            <w:hyperlink r:id="rId72" w:tgtFrame="new" w:history="1">
              <w:r w:rsidRPr="006518C9">
                <w:rPr>
                  <w:rStyle w:val="Hyperlink"/>
                </w:rPr>
                <w:t>MS:1001285</w:t>
              </w:r>
            </w:hyperlink>
            <w:r w:rsidRPr="006518C9">
              <w:t xml:space="preserve"> (</w:t>
            </w:r>
            <w:r w:rsidRPr="006518C9">
              <w:rPr>
                <w:rStyle w:val="popup"/>
              </w:rPr>
              <w:t>database IPI_mouse</w:t>
            </w:r>
            <w:r w:rsidRPr="006518C9">
              <w:t xml:space="preserve">) </w:t>
            </w:r>
          </w:p>
          <w:p w14:paraId="5969984E" w14:textId="77777777" w:rsidR="00921A47" w:rsidRPr="006518C9" w:rsidRDefault="00921A47">
            <w:pPr>
              <w:pStyle w:val="HTMLPreformatted"/>
            </w:pPr>
            <w:r w:rsidRPr="006518C9">
              <w:t xml:space="preserve">  e.g.: </w:t>
            </w:r>
            <w:hyperlink r:id="rId73" w:tgtFrame="new" w:history="1">
              <w:r w:rsidRPr="006518C9">
                <w:rPr>
                  <w:rStyle w:val="Hyperlink"/>
                </w:rPr>
                <w:t>MS:1001286</w:t>
              </w:r>
            </w:hyperlink>
            <w:r w:rsidRPr="006518C9">
              <w:t xml:space="preserve"> (</w:t>
            </w:r>
            <w:r w:rsidRPr="006518C9">
              <w:rPr>
                <w:rStyle w:val="popup"/>
              </w:rPr>
              <w:t>database IPI_rat</w:t>
            </w:r>
            <w:r w:rsidRPr="006518C9">
              <w:t xml:space="preserve">) </w:t>
            </w:r>
          </w:p>
          <w:p w14:paraId="4304CE63" w14:textId="77777777" w:rsidR="00921A47" w:rsidRPr="006518C9" w:rsidRDefault="00921A47">
            <w:pPr>
              <w:pStyle w:val="HTMLPreformatted"/>
            </w:pPr>
            <w:r w:rsidRPr="006518C9">
              <w:t xml:space="preserve">  e.g.: </w:t>
            </w:r>
            <w:hyperlink r:id="rId74"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14:paraId="2A6E94F1" w14:textId="77777777" w:rsidR="00921A47" w:rsidRPr="006518C9" w:rsidRDefault="00921A47">
            <w:pPr>
              <w:pStyle w:val="HTMLPreformatted"/>
            </w:pPr>
            <w:r w:rsidRPr="006518C9">
              <w:t xml:space="preserve">  e.g.: </w:t>
            </w:r>
            <w:hyperlink r:id="rId75" w:tgtFrame="new" w:history="1">
              <w:r w:rsidRPr="006518C9">
                <w:rPr>
                  <w:rStyle w:val="Hyperlink"/>
                </w:rPr>
                <w:t>MS:1001288</w:t>
              </w:r>
            </w:hyperlink>
            <w:r w:rsidRPr="006518C9">
              <w:t xml:space="preserve"> (</w:t>
            </w:r>
            <w:r w:rsidRPr="006518C9">
              <w:rPr>
                <w:rStyle w:val="popup"/>
              </w:rPr>
              <w:t>database IPI_chicken</w:t>
            </w:r>
            <w:r w:rsidRPr="006518C9">
              <w:t xml:space="preserve">) </w:t>
            </w:r>
          </w:p>
          <w:p w14:paraId="6F54A762" w14:textId="77777777" w:rsidR="00921A47" w:rsidRPr="006518C9" w:rsidRDefault="00921A47">
            <w:pPr>
              <w:pStyle w:val="HTMLPreformatted"/>
            </w:pPr>
            <w:r w:rsidRPr="006518C9">
              <w:t xml:space="preserve">  e.g.: </w:t>
            </w:r>
            <w:hyperlink r:id="rId76" w:tgtFrame="new" w:history="1">
              <w:r w:rsidRPr="006518C9">
                <w:rPr>
                  <w:rStyle w:val="Hyperlink"/>
                </w:rPr>
                <w:t>MS:1001289</w:t>
              </w:r>
            </w:hyperlink>
            <w:r w:rsidRPr="006518C9">
              <w:t xml:space="preserve"> (</w:t>
            </w:r>
            <w:r w:rsidRPr="006518C9">
              <w:rPr>
                <w:rStyle w:val="popup"/>
              </w:rPr>
              <w:t>database IPI_cow</w:t>
            </w:r>
            <w:r w:rsidRPr="006518C9">
              <w:t xml:space="preserve">) </w:t>
            </w:r>
          </w:p>
          <w:p w14:paraId="1DA63F88" w14:textId="77777777" w:rsidR="00921A47" w:rsidRPr="006518C9" w:rsidRDefault="00921A47">
            <w:pPr>
              <w:pStyle w:val="HTMLPreformatted"/>
            </w:pPr>
            <w:r w:rsidRPr="006518C9">
              <w:t xml:space="preserve">  e.g.: </w:t>
            </w:r>
            <w:hyperlink r:id="rId77"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14:paraId="0DE011A9" w14:textId="77777777" w:rsidR="00921A47" w:rsidRPr="006518C9" w:rsidRDefault="00921A47">
            <w:pPr>
              <w:pStyle w:val="HTMLPreformatted"/>
            </w:pPr>
            <w:r w:rsidRPr="006518C9">
              <w:t xml:space="preserve">  e.g.: </w:t>
            </w:r>
            <w:hyperlink r:id="rId78"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14:paraId="164B0325" w14:textId="77777777" w:rsidTr="00921A47">
        <w:trPr>
          <w:tblCellSpacing w:w="15" w:type="dxa"/>
        </w:trPr>
        <w:tc>
          <w:tcPr>
            <w:tcW w:w="0" w:type="auto"/>
            <w:vAlign w:val="center"/>
            <w:hideMark/>
          </w:tcPr>
          <w:p w14:paraId="1EEC51B6"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6B0768C3" w14:textId="77777777" w:rsidR="00921A47" w:rsidRPr="006518C9" w:rsidRDefault="00921A47">
            <w:pPr>
              <w:pStyle w:val="HTMLPreformatted"/>
            </w:pPr>
            <w:r w:rsidRPr="006518C9">
              <w:t>&lt;cvParam accession="MS:10011</w:t>
            </w:r>
            <w:r w:rsidR="00F243FB">
              <w:t>42</w:t>
            </w:r>
            <w:r w:rsidRPr="006518C9">
              <w:t>" cvRef="PSI-MS" name="</w:t>
            </w:r>
            <w:r w:rsidR="0067177A">
              <w:t>database IPI_human</w:t>
            </w:r>
            <w:r w:rsidR="005C1488">
              <w:t>"/&gt;</w:t>
            </w:r>
          </w:p>
        </w:tc>
      </w:tr>
      <w:tr w:rsidR="00921A47" w:rsidRPr="006518C9" w14:paraId="2306895E" w14:textId="77777777" w:rsidTr="00921A47">
        <w:trPr>
          <w:tblCellSpacing w:w="15" w:type="dxa"/>
        </w:trPr>
        <w:tc>
          <w:tcPr>
            <w:tcW w:w="0" w:type="auto"/>
            <w:vAlign w:val="center"/>
            <w:hideMark/>
          </w:tcPr>
          <w:p w14:paraId="56C4511F"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4468F252" w14:textId="77777777" w:rsidR="00921A47" w:rsidRPr="006518C9" w:rsidRDefault="00921A47">
            <w:pPr>
              <w:pStyle w:val="HTMLPreformatted"/>
            </w:pPr>
            <w:r w:rsidRPr="006518C9">
              <w:t>&lt;userParam name="fawaz_PXD000652_combined_concatenated_target_decoy.fasta"&gt;&lt;/userParam&gt;</w:t>
            </w:r>
          </w:p>
          <w:p w14:paraId="09250863" w14:textId="77777777" w:rsidR="00921A47" w:rsidRPr="006518C9" w:rsidRDefault="00921A47">
            <w:pPr>
              <w:pStyle w:val="HTMLPreformatted"/>
            </w:pPr>
            <w:r w:rsidRPr="006518C9">
              <w:t>&lt;userParam name="no description"/&gt;</w:t>
            </w:r>
          </w:p>
          <w:p w14:paraId="6CBF7436" w14:textId="77777777" w:rsidR="00921A47" w:rsidRPr="006518C9" w:rsidRDefault="00921A47">
            <w:pPr>
              <w:pStyle w:val="HTMLPreformatted"/>
            </w:pPr>
            <w:r w:rsidRPr="006518C9">
              <w:t>&lt;userParam name="Rosetta_uniprot_20130402_mouse_SWISS_can_iso_ECOLI.fasta"/&gt;</w:t>
            </w:r>
          </w:p>
          <w:p w14:paraId="07DA28F1" w14:textId="77777777" w:rsidR="00921A47" w:rsidRPr="006518C9" w:rsidRDefault="00921A47">
            <w:pPr>
              <w:pStyle w:val="HTMLPreformatted"/>
            </w:pPr>
            <w:r w:rsidRPr="006518C9">
              <w:t>&lt;userParam name="Ros_Uniprot_20130402.fasta"/&gt;</w:t>
            </w:r>
          </w:p>
          <w:p w14:paraId="576159A0" w14:textId="77777777" w:rsidR="00921A47" w:rsidRPr="006518C9" w:rsidRDefault="00921A47">
            <w:pPr>
              <w:pStyle w:val="HTMLPreformatted"/>
            </w:pPr>
            <w:r w:rsidRPr="006518C9">
              <w:t>&lt;userParam name="26Syeast_test.fasta"/&gt;</w:t>
            </w:r>
          </w:p>
          <w:p w14:paraId="4CB8322E" w14:textId="77777777" w:rsidR="00921A47" w:rsidRPr="006518C9" w:rsidRDefault="00921A47">
            <w:pPr>
              <w:pStyle w:val="HTMLPreformatted"/>
            </w:pPr>
            <w:r w:rsidRPr="006518C9">
              <w:t>&lt;userParam name="Ros_Uniprot_Ecoli_20130402.fasta" /&gt;</w:t>
            </w:r>
          </w:p>
          <w:p w14:paraId="5169ED7F" w14:textId="77777777" w:rsidR="00921A47" w:rsidRPr="006518C9" w:rsidRDefault="00921A47">
            <w:pPr>
              <w:pStyle w:val="HTMLPreformatted"/>
            </w:pPr>
            <w:r w:rsidRPr="006518C9">
              <w:t>&lt;userParam name="uniprot-human-reviewed-trypsin-april-2016_concatenated_target_decoy.fasta"/&gt;</w:t>
            </w:r>
          </w:p>
          <w:p w14:paraId="67C8F25B" w14:textId="77777777" w:rsidR="00921A47" w:rsidRPr="006518C9" w:rsidRDefault="00921A47">
            <w:pPr>
              <w:pStyle w:val="HTMLPreformatted"/>
            </w:pPr>
            <w:r w:rsidRPr="006518C9">
              <w:t>&lt;userParam name="HSA-Active.FASTA"&gt;&lt;/userParam&gt;</w:t>
            </w:r>
          </w:p>
        </w:tc>
      </w:tr>
    </w:tbl>
    <w:p w14:paraId="4CD09BBC" w14:textId="77777777" w:rsidR="00921A47" w:rsidRPr="006518C9" w:rsidRDefault="00921A47" w:rsidP="00921A47">
      <w:pPr>
        <w:rPr>
          <w:lang w:val="en-US"/>
        </w:rPr>
      </w:pPr>
    </w:p>
    <w:p w14:paraId="79F36B29" w14:textId="77777777" w:rsidR="00921A47" w:rsidRPr="006518C9" w:rsidRDefault="00921A47" w:rsidP="00921A47">
      <w:pPr>
        <w:pStyle w:val="Heading2"/>
      </w:pPr>
      <w:bookmarkStart w:id="302" w:name="_Toc476057213"/>
      <w:r w:rsidRPr="006518C9">
        <w:t>Element &lt;</w:t>
      </w:r>
      <w:bookmarkStart w:id="303" w:name="DatabaseTranslation"/>
      <w:r w:rsidRPr="006518C9">
        <w:t>DatabaseTranslation</w:t>
      </w:r>
      <w:bookmarkEnd w:id="303"/>
      <w:r w:rsidRPr="006518C9">
        <w:t>&gt;</w:t>
      </w:r>
      <w:bookmarkEnd w:id="3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5"/>
        <w:gridCol w:w="8427"/>
      </w:tblGrid>
      <w:tr w:rsidR="00921A47" w:rsidRPr="006518C9" w14:paraId="6BEE58E5" w14:textId="77777777" w:rsidTr="00921A47">
        <w:trPr>
          <w:tblCellSpacing w:w="15" w:type="dxa"/>
        </w:trPr>
        <w:tc>
          <w:tcPr>
            <w:tcW w:w="0" w:type="auto"/>
            <w:vAlign w:val="center"/>
            <w:hideMark/>
          </w:tcPr>
          <w:p w14:paraId="0A630B5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4B7D836"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42C955F2" w14:textId="77777777" w:rsidTr="00921A47">
        <w:trPr>
          <w:tblCellSpacing w:w="15" w:type="dxa"/>
        </w:trPr>
        <w:tc>
          <w:tcPr>
            <w:tcW w:w="0" w:type="auto"/>
            <w:vAlign w:val="center"/>
            <w:hideMark/>
          </w:tcPr>
          <w:p w14:paraId="31D53BC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6250F9" w14:textId="77777777" w:rsidR="00921A47" w:rsidRPr="006518C9" w:rsidRDefault="00921A47">
            <w:pPr>
              <w:rPr>
                <w:sz w:val="24"/>
                <w:szCs w:val="24"/>
                <w:lang w:val="en-US"/>
              </w:rPr>
            </w:pPr>
            <w:r w:rsidRPr="006518C9">
              <w:rPr>
                <w:lang w:val="en-US"/>
              </w:rPr>
              <w:t xml:space="preserve">DatabaseTranslationType </w:t>
            </w:r>
          </w:p>
        </w:tc>
      </w:tr>
      <w:tr w:rsidR="00921A47" w:rsidRPr="006518C9" w14:paraId="303B4E9D" w14:textId="77777777" w:rsidTr="00921A47">
        <w:trPr>
          <w:tblCellSpacing w:w="15" w:type="dxa"/>
        </w:trPr>
        <w:tc>
          <w:tcPr>
            <w:tcW w:w="0" w:type="auto"/>
            <w:vAlign w:val="center"/>
            <w:hideMark/>
          </w:tcPr>
          <w:p w14:paraId="40F2F7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6"/>
              <w:gridCol w:w="1924"/>
              <w:gridCol w:w="791"/>
              <w:gridCol w:w="4405"/>
            </w:tblGrid>
            <w:tr w:rsidR="00921A47" w:rsidRPr="006518C9" w14:paraId="733C72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0103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A59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7E9E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52D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0854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07AA43"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BC9B2" w14:textId="77777777"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5872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EED0A"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7A9E915B" w14:textId="77777777" w:rsidR="00921A47" w:rsidRPr="006518C9" w:rsidRDefault="00921A47">
            <w:pPr>
              <w:rPr>
                <w:sz w:val="24"/>
                <w:szCs w:val="24"/>
                <w:lang w:val="en-US"/>
              </w:rPr>
            </w:pPr>
          </w:p>
        </w:tc>
      </w:tr>
      <w:tr w:rsidR="00921A47" w:rsidRPr="006518C9" w14:paraId="20E61F33" w14:textId="77777777" w:rsidTr="00921A47">
        <w:trPr>
          <w:tblCellSpacing w:w="15" w:type="dxa"/>
        </w:trPr>
        <w:tc>
          <w:tcPr>
            <w:tcW w:w="0" w:type="auto"/>
            <w:vAlign w:val="center"/>
            <w:hideMark/>
          </w:tcPr>
          <w:p w14:paraId="6E43AEEE"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324"/>
            </w:tblGrid>
            <w:tr w:rsidR="00921A47" w:rsidRPr="006518C9" w14:paraId="5E41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9ACEC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AAA5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5987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78E7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7620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E53C1" w14:textId="77777777" w:rsidR="00921A47" w:rsidRPr="006518C9" w:rsidRDefault="00C514F9">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6FB3F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6A0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10127"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6BECDB3" w14:textId="77777777" w:rsidR="00921A47" w:rsidRPr="006518C9" w:rsidRDefault="00921A47">
            <w:pPr>
              <w:rPr>
                <w:sz w:val="24"/>
                <w:szCs w:val="24"/>
                <w:lang w:val="en-US"/>
              </w:rPr>
            </w:pPr>
          </w:p>
        </w:tc>
      </w:tr>
      <w:tr w:rsidR="00921A47" w:rsidRPr="006518C9" w14:paraId="40B386E4" w14:textId="77777777" w:rsidTr="00921A47">
        <w:trPr>
          <w:tblCellSpacing w:w="15" w:type="dxa"/>
        </w:trPr>
        <w:tc>
          <w:tcPr>
            <w:tcW w:w="0" w:type="auto"/>
            <w:vAlign w:val="center"/>
            <w:hideMark/>
          </w:tcPr>
          <w:p w14:paraId="3747B2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4A45DE9" w14:textId="77777777" w:rsidR="00921A47" w:rsidRPr="006518C9" w:rsidRDefault="00921A47">
            <w:pPr>
              <w:rPr>
                <w:sz w:val="24"/>
                <w:szCs w:val="24"/>
                <w:lang w:val="en-US"/>
              </w:rPr>
            </w:pPr>
          </w:p>
        </w:tc>
      </w:tr>
    </w:tbl>
    <w:p w14:paraId="424AAB19" w14:textId="77777777" w:rsidR="00921A47" w:rsidRPr="006518C9" w:rsidRDefault="00921A47" w:rsidP="00921A47">
      <w:pPr>
        <w:rPr>
          <w:lang w:val="en-US"/>
        </w:rPr>
      </w:pPr>
    </w:p>
    <w:p w14:paraId="4592C8DB" w14:textId="77777777" w:rsidR="00921A47" w:rsidRPr="006518C9" w:rsidRDefault="00921A47" w:rsidP="00921A47">
      <w:pPr>
        <w:pStyle w:val="Heading2"/>
      </w:pPr>
      <w:bookmarkStart w:id="304" w:name="_Toc476057214"/>
      <w:r w:rsidRPr="006518C9">
        <w:t>Element &lt;</w:t>
      </w:r>
      <w:bookmarkStart w:id="305" w:name="DataCollection"/>
      <w:r w:rsidRPr="006518C9">
        <w:t>DataCollection</w:t>
      </w:r>
      <w:bookmarkEnd w:id="305"/>
      <w:r w:rsidRPr="006518C9">
        <w:t>&gt;</w:t>
      </w:r>
      <w:bookmarkEnd w:id="3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584"/>
      </w:tblGrid>
      <w:tr w:rsidR="00921A47" w:rsidRPr="006518C9" w14:paraId="629E0108" w14:textId="77777777" w:rsidTr="00921A47">
        <w:trPr>
          <w:tblCellSpacing w:w="15" w:type="dxa"/>
        </w:trPr>
        <w:tc>
          <w:tcPr>
            <w:tcW w:w="0" w:type="auto"/>
            <w:vAlign w:val="center"/>
            <w:hideMark/>
          </w:tcPr>
          <w:p w14:paraId="2B304D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0DAC75"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4F1134FB" w14:textId="77777777" w:rsidTr="00921A47">
        <w:trPr>
          <w:tblCellSpacing w:w="15" w:type="dxa"/>
        </w:trPr>
        <w:tc>
          <w:tcPr>
            <w:tcW w:w="0" w:type="auto"/>
            <w:vAlign w:val="center"/>
            <w:hideMark/>
          </w:tcPr>
          <w:p w14:paraId="629A8BE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F65B16" w14:textId="77777777" w:rsidR="00921A47" w:rsidRPr="006518C9" w:rsidRDefault="00921A47">
            <w:pPr>
              <w:rPr>
                <w:sz w:val="24"/>
                <w:szCs w:val="24"/>
                <w:lang w:val="en-US"/>
              </w:rPr>
            </w:pPr>
            <w:r w:rsidRPr="006518C9">
              <w:rPr>
                <w:lang w:val="en-US"/>
              </w:rPr>
              <w:t xml:space="preserve">DataCollectionType </w:t>
            </w:r>
          </w:p>
        </w:tc>
      </w:tr>
      <w:tr w:rsidR="00921A47" w:rsidRPr="006518C9" w14:paraId="60F14C2A" w14:textId="77777777" w:rsidTr="00921A47">
        <w:trPr>
          <w:tblCellSpacing w:w="15" w:type="dxa"/>
        </w:trPr>
        <w:tc>
          <w:tcPr>
            <w:tcW w:w="0" w:type="auto"/>
            <w:vAlign w:val="center"/>
            <w:hideMark/>
          </w:tcPr>
          <w:p w14:paraId="622A60C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D01CE6" w14:textId="77777777" w:rsidR="00921A47" w:rsidRPr="006518C9" w:rsidRDefault="00921A47">
            <w:pPr>
              <w:rPr>
                <w:sz w:val="24"/>
                <w:szCs w:val="24"/>
                <w:lang w:val="en-US"/>
              </w:rPr>
            </w:pPr>
            <w:r w:rsidRPr="006518C9">
              <w:rPr>
                <w:lang w:val="en-US"/>
              </w:rPr>
              <w:t>none</w:t>
            </w:r>
          </w:p>
        </w:tc>
      </w:tr>
      <w:tr w:rsidR="00921A47" w:rsidRPr="006518C9" w14:paraId="41E31E75" w14:textId="77777777" w:rsidTr="00921A47">
        <w:trPr>
          <w:tblCellSpacing w:w="15" w:type="dxa"/>
        </w:trPr>
        <w:tc>
          <w:tcPr>
            <w:tcW w:w="0" w:type="auto"/>
            <w:vAlign w:val="center"/>
            <w:hideMark/>
          </w:tcPr>
          <w:p w14:paraId="2403D25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A8231A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A8D00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0C15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697BA"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63781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75105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6D737" w14:textId="77777777" w:rsidR="00921A47" w:rsidRPr="006518C9" w:rsidRDefault="00C514F9">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6B17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BC2A6"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5E72B4D"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14:paraId="54B9EDD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01FFD3" w14:textId="77777777" w:rsidR="00921A47" w:rsidRPr="006518C9" w:rsidRDefault="00C514F9">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C030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05E3C"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3FBFA30"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7BE601E1" w14:textId="77777777" w:rsidR="00921A47" w:rsidRPr="006518C9" w:rsidRDefault="00921A47">
            <w:pPr>
              <w:rPr>
                <w:sz w:val="24"/>
                <w:szCs w:val="24"/>
                <w:lang w:val="en-US"/>
              </w:rPr>
            </w:pPr>
          </w:p>
        </w:tc>
      </w:tr>
      <w:tr w:rsidR="00921A47" w:rsidRPr="006518C9" w14:paraId="160489D8" w14:textId="77777777" w:rsidTr="00921A47">
        <w:trPr>
          <w:tblCellSpacing w:w="15" w:type="dxa"/>
        </w:trPr>
        <w:tc>
          <w:tcPr>
            <w:tcW w:w="0" w:type="auto"/>
            <w:vAlign w:val="center"/>
            <w:hideMark/>
          </w:tcPr>
          <w:p w14:paraId="411442F3"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415932F4" w14:textId="77777777" w:rsidR="00921A47" w:rsidRPr="006518C9" w:rsidRDefault="00AD4E91">
            <w:pPr>
              <w:rPr>
                <w:sz w:val="24"/>
                <w:szCs w:val="24"/>
                <w:lang w:val="en-US"/>
              </w:rPr>
            </w:pPr>
            <w:r>
              <w:rPr>
                <w:noProof/>
                <w:lang w:val="en-US" w:eastAsia="en-US"/>
              </w:rPr>
              <w:drawing>
                <wp:inline distT="0" distB="0" distL="0" distR="0" wp14:anchorId="7611FE56" wp14:editId="2B572B52">
                  <wp:extent cx="5398770" cy="6122670"/>
                  <wp:effectExtent l="0" t="0" r="0" b="0"/>
                  <wp:docPr id="9" name="Picture 9" descr="http://www.peptideatlas.org/PSI/schemas/mzIdentML/1.2/figures/Data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eptideatlas.org/PSI/schemas/mzIdentML/1.2/figures/DataCollec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8770" cy="6122670"/>
                          </a:xfrm>
                          <a:prstGeom prst="rect">
                            <a:avLst/>
                          </a:prstGeom>
                          <a:noFill/>
                          <a:ln>
                            <a:noFill/>
                          </a:ln>
                        </pic:spPr>
                      </pic:pic>
                    </a:graphicData>
                  </a:graphic>
                </wp:inline>
              </w:drawing>
            </w:r>
          </w:p>
        </w:tc>
      </w:tr>
      <w:tr w:rsidR="00921A47" w:rsidRPr="006518C9" w14:paraId="19D3B51E" w14:textId="77777777" w:rsidTr="00921A47">
        <w:trPr>
          <w:tblCellSpacing w:w="15" w:type="dxa"/>
        </w:trPr>
        <w:tc>
          <w:tcPr>
            <w:tcW w:w="0" w:type="auto"/>
            <w:vAlign w:val="center"/>
            <w:hideMark/>
          </w:tcPr>
          <w:p w14:paraId="4728D6B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C233FA" w14:textId="77777777" w:rsidR="00921A47" w:rsidRPr="006518C9" w:rsidRDefault="00921A47">
            <w:pPr>
              <w:pStyle w:val="HTMLPreformatted"/>
            </w:pPr>
            <w:r w:rsidRPr="006518C9">
              <w:t>&lt;DataCollection&gt;</w:t>
            </w:r>
          </w:p>
          <w:p w14:paraId="2950BD36" w14:textId="77777777" w:rsidR="00921A47" w:rsidRPr="006518C9" w:rsidRDefault="00921A47">
            <w:pPr>
              <w:pStyle w:val="HTMLPreformatted"/>
            </w:pPr>
            <w:r w:rsidRPr="006518C9">
              <w:t>&lt;Inputs xmlns="http://psidev.info/psi/pi/mzIdentML/1.2"&gt;</w:t>
            </w:r>
          </w:p>
          <w:p w14:paraId="19778DB9" w14:textId="77777777" w:rsidR="008F498D" w:rsidRPr="006518C9" w:rsidRDefault="00921A47">
            <w:pPr>
              <w:pStyle w:val="HTMLPreformatted"/>
            </w:pPr>
            <w:r w:rsidRPr="006518C9">
              <w:t xml:space="preserve">    &lt;SearchDatabase numDatabaseSequences="57566" location="E:\Work\PSI\mzIdentML\ProteinInference\Rosetta2\FASTAswithecoli\Rosetta_uniprot_20130402_</w:t>
            </w:r>
          </w:p>
          <w:p w14:paraId="1A84A22A" w14:textId="77777777" w:rsidR="00921A47" w:rsidRPr="006518C9" w:rsidRDefault="00921A47">
            <w:pPr>
              <w:pStyle w:val="HTMLPreformatted"/>
            </w:pPr>
            <w:r w:rsidRPr="006518C9">
              <w:t>mouse_SWISS_can_iso_ECOLI.fasta" id="SearchDB_1"&gt;</w:t>
            </w:r>
          </w:p>
          <w:p w14:paraId="6D4DE252" w14:textId="77777777" w:rsidR="00921A47" w:rsidRPr="006518C9" w:rsidRDefault="00921A47">
            <w:pPr>
              <w:pStyle w:val="HTMLPreformatted"/>
            </w:pPr>
            <w:r w:rsidRPr="006518C9">
              <w:t xml:space="preserve">        &lt;FileFormat&gt;</w:t>
            </w:r>
          </w:p>
          <w:p w14:paraId="5FF0656A" w14:textId="77777777" w:rsidR="00921A47" w:rsidRPr="006518C9" w:rsidRDefault="00921A47">
            <w:pPr>
              <w:pStyle w:val="HTMLPreformatted"/>
            </w:pPr>
            <w:r w:rsidRPr="006518C9">
              <w:t xml:space="preserve">            &lt;cvParam accession="MS:1001348" cvRef="PSI-MS" name="FASTA format"/&gt;</w:t>
            </w:r>
          </w:p>
          <w:p w14:paraId="246F76A4" w14:textId="77777777" w:rsidR="00921A47" w:rsidRPr="006518C9" w:rsidRDefault="00921A47">
            <w:pPr>
              <w:pStyle w:val="HTMLPreformatted"/>
            </w:pPr>
            <w:r w:rsidRPr="006518C9">
              <w:t xml:space="preserve">        &lt;/FileFormat&gt;</w:t>
            </w:r>
          </w:p>
          <w:p w14:paraId="632730F7" w14:textId="77777777" w:rsidR="00921A47" w:rsidRPr="006518C9" w:rsidRDefault="00921A47">
            <w:pPr>
              <w:pStyle w:val="HTMLPreformatted"/>
            </w:pPr>
            <w:r w:rsidRPr="006518C9">
              <w:t xml:space="preserve">        &lt;DatabaseName&gt;</w:t>
            </w:r>
          </w:p>
          <w:p w14:paraId="718E6731" w14:textId="77777777" w:rsidR="00921A47" w:rsidRPr="006518C9" w:rsidRDefault="00921A47">
            <w:pPr>
              <w:pStyle w:val="HTMLPreformatted"/>
            </w:pPr>
            <w:r w:rsidRPr="006518C9">
              <w:t xml:space="preserve">  ...</w:t>
            </w:r>
          </w:p>
          <w:p w14:paraId="7F19BF7A" w14:textId="77777777" w:rsidR="00921A47" w:rsidRPr="006518C9" w:rsidRDefault="00921A47">
            <w:pPr>
              <w:pStyle w:val="HTMLPreformatted"/>
            </w:pPr>
            <w:r w:rsidRPr="006518C9">
              <w:t>&lt;/DataCollection&gt;</w:t>
            </w:r>
          </w:p>
        </w:tc>
      </w:tr>
    </w:tbl>
    <w:p w14:paraId="69D7F4DF" w14:textId="77777777" w:rsidR="00921A47" w:rsidRPr="006518C9" w:rsidRDefault="00921A47" w:rsidP="00921A47">
      <w:pPr>
        <w:rPr>
          <w:lang w:val="en-US"/>
        </w:rPr>
      </w:pPr>
    </w:p>
    <w:p w14:paraId="1CD9F8F6" w14:textId="77777777" w:rsidR="00921A47" w:rsidRPr="006518C9" w:rsidRDefault="00921A47" w:rsidP="00921A47">
      <w:pPr>
        <w:pStyle w:val="Heading2"/>
      </w:pPr>
      <w:bookmarkStart w:id="306" w:name="_Toc476057215"/>
      <w:r w:rsidRPr="006518C9">
        <w:t>Element &lt;</w:t>
      </w:r>
      <w:bookmarkStart w:id="307" w:name="DBSequence"/>
      <w:r w:rsidRPr="006518C9">
        <w:t>DBSequence</w:t>
      </w:r>
      <w:bookmarkEnd w:id="307"/>
      <w:r w:rsidRPr="006518C9">
        <w:t>&gt;</w:t>
      </w:r>
      <w:bookmarkEnd w:id="3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583"/>
      </w:tblGrid>
      <w:tr w:rsidR="00921A47" w:rsidRPr="006518C9" w14:paraId="0D1E7375" w14:textId="77777777" w:rsidTr="00921A47">
        <w:trPr>
          <w:tblCellSpacing w:w="15" w:type="dxa"/>
        </w:trPr>
        <w:tc>
          <w:tcPr>
            <w:tcW w:w="0" w:type="auto"/>
            <w:vAlign w:val="center"/>
            <w:hideMark/>
          </w:tcPr>
          <w:p w14:paraId="7130C90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9E4087"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0841B0A3" w14:textId="77777777" w:rsidTr="00921A47">
        <w:trPr>
          <w:tblCellSpacing w:w="15" w:type="dxa"/>
        </w:trPr>
        <w:tc>
          <w:tcPr>
            <w:tcW w:w="0" w:type="auto"/>
            <w:vAlign w:val="center"/>
            <w:hideMark/>
          </w:tcPr>
          <w:p w14:paraId="643FFF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29AF96" w14:textId="77777777" w:rsidR="00921A47" w:rsidRPr="006518C9" w:rsidRDefault="00921A47">
            <w:pPr>
              <w:rPr>
                <w:sz w:val="24"/>
                <w:szCs w:val="24"/>
                <w:lang w:val="en-US"/>
              </w:rPr>
            </w:pPr>
            <w:r w:rsidRPr="006518C9">
              <w:rPr>
                <w:lang w:val="en-US"/>
              </w:rPr>
              <w:t xml:space="preserve">DBSequenceType </w:t>
            </w:r>
          </w:p>
        </w:tc>
      </w:tr>
      <w:tr w:rsidR="00921A47" w:rsidRPr="006518C9" w14:paraId="401303B1" w14:textId="77777777" w:rsidTr="00921A47">
        <w:trPr>
          <w:tblCellSpacing w:w="15" w:type="dxa"/>
        </w:trPr>
        <w:tc>
          <w:tcPr>
            <w:tcW w:w="0" w:type="auto"/>
            <w:vAlign w:val="center"/>
            <w:hideMark/>
          </w:tcPr>
          <w:p w14:paraId="5B2217F5"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46"/>
              <w:gridCol w:w="824"/>
              <w:gridCol w:w="4815"/>
            </w:tblGrid>
            <w:tr w:rsidR="00921A47" w:rsidRPr="006518C9" w14:paraId="7834BEC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FDFB6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3743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F3AB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56CC0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49F404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84884"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2B09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E6DD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FD9E125" w14:textId="77777777" w:rsidR="00921A47" w:rsidRPr="006518C9" w:rsidRDefault="00921A47">
                  <w:pPr>
                    <w:rPr>
                      <w:sz w:val="24"/>
                      <w:szCs w:val="24"/>
                      <w:lang w:val="en-US"/>
                    </w:rPr>
                  </w:pPr>
                  <w:r w:rsidRPr="006518C9">
                    <w:rPr>
                      <w:lang w:val="en-US"/>
                    </w:rPr>
                    <w:t>The unique accession of this sequence.</w:t>
                  </w:r>
                </w:p>
              </w:tc>
            </w:tr>
            <w:tr w:rsidR="00921A47" w:rsidRPr="006518C9" w14:paraId="1D34F39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0C22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5F38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CE201"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8A7174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649915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261F8"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526B6"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ACFC2"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1135CC"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7BD58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5AE78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186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129B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FBAAE4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B80D13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52324"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1C6A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E3BA5"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2832075" w14:textId="77777777" w:rsidR="00921A47" w:rsidRPr="006518C9" w:rsidRDefault="00921A47">
                  <w:pPr>
                    <w:rPr>
                      <w:sz w:val="24"/>
                      <w:szCs w:val="24"/>
                      <w:lang w:val="en-US"/>
                    </w:rPr>
                  </w:pPr>
                  <w:r w:rsidRPr="006518C9">
                    <w:rPr>
                      <w:lang w:val="en-US"/>
                    </w:rPr>
                    <w:t>The source database of this sequence.</w:t>
                  </w:r>
                </w:p>
              </w:tc>
            </w:tr>
          </w:tbl>
          <w:p w14:paraId="27E6107B" w14:textId="77777777" w:rsidR="00921A47" w:rsidRPr="006518C9" w:rsidRDefault="00921A47">
            <w:pPr>
              <w:rPr>
                <w:sz w:val="24"/>
                <w:szCs w:val="24"/>
                <w:lang w:val="en-US"/>
              </w:rPr>
            </w:pPr>
          </w:p>
        </w:tc>
      </w:tr>
      <w:tr w:rsidR="00921A47" w:rsidRPr="006518C9" w14:paraId="2569A278" w14:textId="77777777" w:rsidTr="00921A47">
        <w:trPr>
          <w:tblCellSpacing w:w="15" w:type="dxa"/>
        </w:trPr>
        <w:tc>
          <w:tcPr>
            <w:tcW w:w="0" w:type="auto"/>
            <w:vAlign w:val="center"/>
            <w:hideMark/>
          </w:tcPr>
          <w:p w14:paraId="3481824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5"/>
            </w:tblGrid>
            <w:tr w:rsidR="00921A47" w:rsidRPr="006518C9" w14:paraId="4EB582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0BE7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84DD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F5D8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3692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2BE2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32BAB" w14:textId="77777777" w:rsidR="00921A47" w:rsidRPr="006518C9" w:rsidRDefault="00C514F9">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BF05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3A95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326FF"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7A526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3B8C1"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F3768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76F5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722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B7AD1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AEAD0"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9EE7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4E3D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520DF" w14:textId="77777777" w:rsidR="00921A47" w:rsidRPr="006518C9" w:rsidRDefault="00921A47">
                  <w:pPr>
                    <w:rPr>
                      <w:sz w:val="24"/>
                      <w:szCs w:val="24"/>
                      <w:lang w:val="en-US"/>
                    </w:rPr>
                  </w:pPr>
                  <w:r w:rsidRPr="006518C9">
                    <w:rPr>
                      <w:lang w:val="en-US"/>
                    </w:rPr>
                    <w:t>A single user-defined parameter.</w:t>
                  </w:r>
                </w:p>
              </w:tc>
            </w:tr>
          </w:tbl>
          <w:p w14:paraId="51BEF27E" w14:textId="77777777" w:rsidR="00921A47" w:rsidRPr="006518C9" w:rsidRDefault="00921A47">
            <w:pPr>
              <w:rPr>
                <w:sz w:val="24"/>
                <w:szCs w:val="24"/>
                <w:lang w:val="en-US"/>
              </w:rPr>
            </w:pPr>
          </w:p>
        </w:tc>
      </w:tr>
      <w:tr w:rsidR="00921A47" w:rsidRPr="006518C9" w14:paraId="4D729B86" w14:textId="77777777" w:rsidTr="00921A47">
        <w:trPr>
          <w:tblCellSpacing w:w="15" w:type="dxa"/>
        </w:trPr>
        <w:tc>
          <w:tcPr>
            <w:tcW w:w="0" w:type="auto"/>
            <w:vAlign w:val="center"/>
            <w:hideMark/>
          </w:tcPr>
          <w:p w14:paraId="608A8F2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21EBC" w14:textId="77777777" w:rsidR="008F498D" w:rsidRPr="006518C9" w:rsidRDefault="00921A47">
            <w:pPr>
              <w:pStyle w:val="HTMLPreformatted"/>
            </w:pPr>
            <w:r w:rsidRPr="006518C9">
              <w:t>&lt;DBSequence accession="sp|P20029|GRP78_MOUSE 78 kDa glucose-regulated protein OS=Mus musculus GN=Hspa5</w:t>
            </w:r>
          </w:p>
          <w:p w14:paraId="6C81F726" w14:textId="77777777" w:rsidR="008F498D" w:rsidRPr="006518C9" w:rsidRDefault="00921A47">
            <w:pPr>
              <w:pStyle w:val="HTMLPreformatted"/>
            </w:pPr>
            <w:r w:rsidRPr="006518C9">
              <w:t>PE=1..." searchDatabase_ref="SearchDB_1" length="655" name="sp|P20029|GRP78_MOUSE 78 kDa glucose-regula</w:t>
            </w:r>
          </w:p>
          <w:p w14:paraId="50F35960" w14:textId="77777777" w:rsidR="008F498D" w:rsidRPr="006518C9" w:rsidRDefault="00921A47">
            <w:pPr>
              <w:pStyle w:val="HTMLPreformatted"/>
            </w:pPr>
            <w:r w:rsidRPr="006518C9">
              <w:t>ted protein OS=Mus musculus GN=Hspa5 PE=1 SV=3" id="dbseq_sp|P20029|GRP78_MOUSE 78 kDa glucose-regulated</w:t>
            </w:r>
          </w:p>
          <w:p w14:paraId="22B8995C" w14:textId="77777777" w:rsidR="00921A47" w:rsidRPr="002971BD" w:rsidRDefault="00921A47">
            <w:pPr>
              <w:pStyle w:val="HTMLPreformatted"/>
              <w:rPr>
                <w:lang w:val="de-DE"/>
              </w:rPr>
            </w:pPr>
            <w:r w:rsidRPr="002971BD">
              <w:rPr>
                <w:lang w:val="de-DE"/>
              </w:rPr>
              <w:t>protein OS=Mus musculus GN=Hspa5 PE=1..."&gt;</w:t>
            </w:r>
          </w:p>
          <w:p w14:paraId="1EE01DF7" w14:textId="77777777" w:rsidR="008F498D" w:rsidRPr="002971BD" w:rsidRDefault="00921A47">
            <w:pPr>
              <w:pStyle w:val="HTMLPreformatted"/>
              <w:rPr>
                <w:lang w:val="de-DE"/>
              </w:rPr>
            </w:pPr>
            <w:r w:rsidRPr="002971BD">
              <w:rPr>
                <w:lang w:val="de-DE"/>
              </w:rPr>
              <w:t xml:space="preserve">    &lt;Seq&gt;MMKFTVVAAALLLLGAVRAEEEDKKEDVGTVVGIDLGTTYSCVGVFKNGRVEIIANDQGNRITPSYVAFTPEGERLIGDAAKNQLTSNPENTVFDA</w:t>
            </w:r>
          </w:p>
          <w:p w14:paraId="16EA4168" w14:textId="77777777" w:rsidR="008F498D" w:rsidRPr="002971BD" w:rsidRDefault="00921A47">
            <w:pPr>
              <w:pStyle w:val="HTMLPreformatted"/>
              <w:rPr>
                <w:lang w:val="de-DE"/>
              </w:rPr>
            </w:pPr>
            <w:r w:rsidRPr="002971BD">
              <w:rPr>
                <w:lang w:val="de-DE"/>
              </w:rPr>
              <w:t>KRLIGRTWNDPSVQQDIKFLPFKVVEKKTKPYIQVDIGGGQTKTFAPEEISAMVLTKMKETAEAYLGKKVTHAVVTVPAYFNDAQRQATKDAGTIAGLNVM</w:t>
            </w:r>
          </w:p>
          <w:p w14:paraId="33DC00DC" w14:textId="77777777" w:rsidR="008F498D" w:rsidRPr="002971BD" w:rsidRDefault="00921A47">
            <w:pPr>
              <w:pStyle w:val="HTMLPreformatted"/>
              <w:rPr>
                <w:lang w:val="de-DE"/>
              </w:rPr>
            </w:pPr>
            <w:r w:rsidRPr="002971BD">
              <w:rPr>
                <w:lang w:val="de-DE"/>
              </w:rPr>
              <w:t>RIINEPTAAAIAYGLDKREGEKNILVFDLGGGTFDVSLLTIDNGVFEVVATNGDTHLGGEDFDQRVMEHFIKLYKKKTGKDVRKDNRAVQKLRREVEKAKR</w:t>
            </w:r>
          </w:p>
          <w:p w14:paraId="1A19B5BE" w14:textId="77777777" w:rsidR="008F498D" w:rsidRPr="002971BD" w:rsidRDefault="00921A47">
            <w:pPr>
              <w:pStyle w:val="HTMLPreformatted"/>
              <w:rPr>
                <w:lang w:val="de-DE"/>
              </w:rPr>
            </w:pPr>
            <w:r w:rsidRPr="002971BD">
              <w:rPr>
                <w:lang w:val="de-DE"/>
              </w:rPr>
              <w:t>ALSSQHQARIEIESFFEGEDFSETLTRAKFEELNMDLFRSTMKPVQKVLEDSDLKKSDIDEIVLVGGSTRIPKIQQLVKEFFNGKEPSRGINPDEAVAYGA</w:t>
            </w:r>
          </w:p>
          <w:p w14:paraId="675DE7E1" w14:textId="77777777" w:rsidR="008F498D" w:rsidRPr="002971BD" w:rsidRDefault="00921A47">
            <w:pPr>
              <w:pStyle w:val="HTMLPreformatted"/>
              <w:rPr>
                <w:lang w:val="de-DE"/>
              </w:rPr>
            </w:pPr>
            <w:r w:rsidRPr="002971BD">
              <w:rPr>
                <w:lang w:val="de-DE"/>
              </w:rPr>
              <w:t>AVQAGVLSGDQDTGDLVLLDVCPLTLGIETVGGVMTKLIPRNTVVPTKKSQIFSTASDNQPTVTIKVYEGERPLTKDNHLLGTFDLTGIPPAPRGVPQIEV</w:t>
            </w:r>
          </w:p>
          <w:p w14:paraId="189582E0" w14:textId="77777777" w:rsidR="008F498D" w:rsidRPr="006518C9" w:rsidRDefault="00921A47">
            <w:pPr>
              <w:pStyle w:val="HTMLPreformatted"/>
            </w:pPr>
            <w:r w:rsidRPr="006518C9">
              <w:t>TFEIDVNGILRVTAEDKGTGNKNKITITNDQNRLTPEEIERMVNDAEKFAEEDKKLKERIDTRNELESYAYSLKNQIGDKEKLGGKLSSEDKETMEKAVEE</w:t>
            </w:r>
          </w:p>
          <w:p w14:paraId="3ACA8093" w14:textId="77777777" w:rsidR="00921A47" w:rsidRPr="006518C9" w:rsidRDefault="00921A47">
            <w:pPr>
              <w:pStyle w:val="HTMLPreformatted"/>
            </w:pPr>
            <w:r w:rsidRPr="006518C9">
              <w:t>KIEWLESHQDADIEDFKAKKKELEEIVQPIISKLYGSGGPPPTGEEDTSEKDEL&lt;/Seq&gt;</w:t>
            </w:r>
          </w:p>
          <w:p w14:paraId="05B35FE6" w14:textId="77777777" w:rsidR="00921A47" w:rsidRPr="006518C9" w:rsidRDefault="00921A47">
            <w:pPr>
              <w:pStyle w:val="HTMLPreformatted"/>
            </w:pPr>
            <w:r w:rsidRPr="006518C9">
              <w:t>&lt;/DBSequence&gt;</w:t>
            </w:r>
          </w:p>
        </w:tc>
      </w:tr>
      <w:tr w:rsidR="00921A47" w:rsidRPr="006518C9" w14:paraId="71F0EF88" w14:textId="77777777" w:rsidTr="00921A47">
        <w:trPr>
          <w:tblCellSpacing w:w="15" w:type="dxa"/>
        </w:trPr>
        <w:tc>
          <w:tcPr>
            <w:tcW w:w="0" w:type="auto"/>
            <w:vAlign w:val="center"/>
            <w:hideMark/>
          </w:tcPr>
          <w:p w14:paraId="40C53A8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962EE29" w14:textId="77777777" w:rsidR="00921A47" w:rsidRPr="006518C9" w:rsidRDefault="00921A47">
            <w:pPr>
              <w:pStyle w:val="HTMLPreformatted"/>
            </w:pPr>
            <w:r w:rsidRPr="006518C9">
              <w:t>Path /MzIdentML/SequenceCollection/DBSequence</w:t>
            </w:r>
          </w:p>
          <w:p w14:paraId="13577FAD" w14:textId="77777777" w:rsidR="00921A47" w:rsidRPr="006518C9" w:rsidRDefault="00921A47">
            <w:pPr>
              <w:pStyle w:val="HTMLPreformatted"/>
            </w:pPr>
            <w:r w:rsidRPr="006518C9">
              <w:t xml:space="preserve">MAY supply a *child* term of </w:t>
            </w:r>
            <w:hyperlink r:id="rId80"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1EC9CF17" w14:textId="77777777" w:rsidR="00921A47" w:rsidRPr="006518C9" w:rsidRDefault="00921A47">
            <w:pPr>
              <w:pStyle w:val="HTMLPreformatted"/>
            </w:pPr>
            <w:r w:rsidRPr="006518C9">
              <w:t xml:space="preserve">  e.g.: </w:t>
            </w:r>
            <w:hyperlink r:id="rId81"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3F1A6485" w14:textId="77777777" w:rsidR="00921A47" w:rsidRPr="006518C9" w:rsidRDefault="00921A47">
            <w:pPr>
              <w:pStyle w:val="HTMLPreformatted"/>
            </w:pPr>
            <w:r w:rsidRPr="006518C9">
              <w:t xml:space="preserve">  e.g.: </w:t>
            </w:r>
            <w:hyperlink r:id="rId8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728F20E0" w14:textId="77777777" w:rsidR="00921A47" w:rsidRPr="006518C9" w:rsidRDefault="00921A47">
            <w:pPr>
              <w:pStyle w:val="HTMLPreformatted"/>
            </w:pPr>
            <w:r w:rsidRPr="006518C9">
              <w:t xml:space="preserve">  e.g.: </w:t>
            </w:r>
            <w:hyperlink r:id="rId83" w:tgtFrame="new" w:history="1">
              <w:r w:rsidRPr="006518C9">
                <w:rPr>
                  <w:rStyle w:val="Hyperlink"/>
                </w:rPr>
                <w:t>MS:1001343</w:t>
              </w:r>
            </w:hyperlink>
            <w:r w:rsidRPr="006518C9">
              <w:t xml:space="preserve"> (</w:t>
            </w:r>
            <w:r w:rsidRPr="006518C9">
              <w:rPr>
                <w:rStyle w:val="popup"/>
              </w:rPr>
              <w:t>NA sequence</w:t>
            </w:r>
            <w:r w:rsidRPr="006518C9">
              <w:t xml:space="preserve">) </w:t>
            </w:r>
          </w:p>
          <w:p w14:paraId="77ED140D" w14:textId="77777777" w:rsidR="00921A47" w:rsidRPr="006518C9" w:rsidRDefault="00921A47">
            <w:pPr>
              <w:pStyle w:val="HTMLPreformatted"/>
            </w:pPr>
            <w:r w:rsidRPr="006518C9">
              <w:t xml:space="preserve">  e.g.: </w:t>
            </w:r>
            <w:hyperlink r:id="rId84" w:tgtFrame="new" w:history="1">
              <w:r w:rsidRPr="006518C9">
                <w:rPr>
                  <w:rStyle w:val="Hyperlink"/>
                </w:rPr>
                <w:t>MS:1001344</w:t>
              </w:r>
            </w:hyperlink>
            <w:r w:rsidRPr="006518C9">
              <w:t xml:space="preserve"> (</w:t>
            </w:r>
            <w:r w:rsidRPr="006518C9">
              <w:rPr>
                <w:rStyle w:val="popup"/>
              </w:rPr>
              <w:t>AA sequence</w:t>
            </w:r>
            <w:r w:rsidRPr="006518C9">
              <w:t xml:space="preserve">) </w:t>
            </w:r>
          </w:p>
          <w:p w14:paraId="5D273F77" w14:textId="77777777" w:rsidR="00921A47" w:rsidRPr="006518C9" w:rsidRDefault="00921A47">
            <w:pPr>
              <w:pStyle w:val="HTMLPreformatted"/>
            </w:pPr>
            <w:r w:rsidRPr="006518C9">
              <w:t xml:space="preserve">  e.g.: </w:t>
            </w:r>
            <w:hyperlink r:id="rId85"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45BAA51A" w14:textId="77777777" w:rsidR="00921A47" w:rsidRPr="006518C9" w:rsidRDefault="00921A47">
            <w:pPr>
              <w:pStyle w:val="HTMLPreformatted"/>
            </w:pPr>
            <w:r w:rsidRPr="006518C9">
              <w:t xml:space="preserve">  e.g.: </w:t>
            </w:r>
            <w:hyperlink r:id="rId86"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245CAD5D" w14:textId="77777777" w:rsidR="00921A47" w:rsidRPr="006518C9" w:rsidRDefault="00921A47">
            <w:pPr>
              <w:pStyle w:val="HTMLPreformatted"/>
            </w:pPr>
            <w:r w:rsidRPr="006518C9">
              <w:t xml:space="preserve">  e.g.: </w:t>
            </w:r>
            <w:hyperlink r:id="rId87"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273973D" w14:textId="77777777" w:rsidR="00921A47" w:rsidRPr="006518C9" w:rsidRDefault="00921A47">
            <w:pPr>
              <w:pStyle w:val="HTMLPreformatted"/>
            </w:pPr>
            <w:r w:rsidRPr="006518C9">
              <w:t xml:space="preserve">  e.g.: </w:t>
            </w:r>
            <w:hyperlink r:id="rId88"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777DB974" w14:textId="77777777" w:rsidR="00921A47" w:rsidRPr="006518C9" w:rsidRDefault="00921A47">
            <w:pPr>
              <w:pStyle w:val="HTMLPreformatted"/>
            </w:pPr>
            <w:r w:rsidRPr="006518C9">
              <w:t xml:space="preserve">MAY supply a *child* term of </w:t>
            </w:r>
            <w:hyperlink r:id="rId89"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2D407D1F" w14:textId="77777777" w:rsidR="00921A47" w:rsidRPr="006518C9" w:rsidRDefault="00921A47">
            <w:pPr>
              <w:pStyle w:val="HTMLPreformatted"/>
            </w:pPr>
            <w:r w:rsidRPr="006518C9">
              <w:t xml:space="preserve">  e.g.: </w:t>
            </w:r>
            <w:hyperlink r:id="rId9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1E0CC9FB" w14:textId="77777777" w:rsidR="00921A47" w:rsidRPr="006518C9" w:rsidRDefault="00921A47">
            <w:pPr>
              <w:pStyle w:val="HTMLPreformatted"/>
            </w:pPr>
            <w:r w:rsidRPr="006518C9">
              <w:t xml:space="preserve">  e.g.: </w:t>
            </w:r>
            <w:hyperlink r:id="rId91"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6BAD731B" w14:textId="77777777" w:rsidR="00921A47" w:rsidRPr="006518C9" w:rsidRDefault="00921A47">
            <w:pPr>
              <w:pStyle w:val="HTMLPreformatted"/>
            </w:pPr>
            <w:r w:rsidRPr="006518C9">
              <w:t xml:space="preserve">  e.g.: </w:t>
            </w:r>
            <w:hyperlink r:id="rId9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7825B33D" w14:textId="77777777" w:rsidR="00921A47" w:rsidRPr="006518C9" w:rsidRDefault="00921A47">
            <w:pPr>
              <w:pStyle w:val="HTMLPreformatted"/>
            </w:pPr>
            <w:r w:rsidRPr="006518C9">
              <w:t xml:space="preserve">  e.g.: </w:t>
            </w:r>
            <w:hyperlink r:id="rId9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595A22AB" w14:textId="77777777" w:rsidR="00921A47" w:rsidRPr="006518C9" w:rsidRDefault="00921A47">
            <w:pPr>
              <w:pStyle w:val="HTMLPreformatted"/>
            </w:pPr>
            <w:r w:rsidRPr="006518C9">
              <w:t xml:space="preserve">  e.g.: </w:t>
            </w:r>
            <w:hyperlink r:id="rId94"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14:paraId="2EF499C4" w14:textId="77777777" w:rsidTr="00921A47">
        <w:trPr>
          <w:tblCellSpacing w:w="15" w:type="dxa"/>
        </w:trPr>
        <w:tc>
          <w:tcPr>
            <w:tcW w:w="0" w:type="auto"/>
            <w:vAlign w:val="center"/>
            <w:hideMark/>
          </w:tcPr>
          <w:p w14:paraId="4322267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029CEF0" w14:textId="77777777" w:rsidR="00921A47" w:rsidRPr="006518C9" w:rsidRDefault="00921A47">
            <w:pPr>
              <w:pStyle w:val="HTMLPreformatted"/>
            </w:pPr>
            <w:r w:rsidRPr="006518C9">
              <w:t>&lt;cvParam accession="MS:1001088" cvRef="PSI-MS" value="sp|P36938|PGM_ECOLI Phosphoglucomutase OS=Escherichia coli (strain K12) GN=pgm PE=1 SV=1" name="protein description"/&gt;</w:t>
            </w:r>
          </w:p>
        </w:tc>
      </w:tr>
    </w:tbl>
    <w:p w14:paraId="78BBC01A" w14:textId="77777777" w:rsidR="00921A47" w:rsidRPr="006518C9" w:rsidRDefault="00193359" w:rsidP="00921A47">
      <w:pPr>
        <w:rPr>
          <w:b/>
          <w:lang w:val="en-US"/>
        </w:rPr>
      </w:pPr>
      <w:r w:rsidRPr="006518C9">
        <w:rPr>
          <w:b/>
          <w:lang w:val="en-US"/>
        </w:rPr>
        <w:t>Example for proteogenomics search:</w:t>
      </w:r>
    </w:p>
    <w:p w14:paraId="55C5A5B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14:paraId="1A7382DA"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accession="MS:1002637" name="chromosome name" value="21"&gt;&lt;/cvParam&gt;</w:t>
      </w:r>
    </w:p>
    <w:p w14:paraId="5C6F9419"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accession="MS:1002638" name="chromosome strand" value="-"&gt;&lt;/cvParam&gt;</w:t>
      </w:r>
    </w:p>
    <w:p w14:paraId="3F91780C"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accession="MS:1002644" name="genome reference version" value="Homo_sapiens.GRCh38.77.gff3"&gt;&lt;/cvParam&gt;</w:t>
      </w:r>
    </w:p>
    <w:p w14:paraId="4AB72C97"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14:paraId="70367A97" w14:textId="77777777" w:rsidR="00193359" w:rsidRPr="006518C9" w:rsidRDefault="00193359" w:rsidP="00921A47">
      <w:pPr>
        <w:rPr>
          <w:lang w:val="en-US"/>
        </w:rPr>
      </w:pPr>
    </w:p>
    <w:p w14:paraId="7509D59C" w14:textId="77777777" w:rsidR="00921A47" w:rsidRPr="006518C9" w:rsidRDefault="00921A47" w:rsidP="00921A47">
      <w:pPr>
        <w:pStyle w:val="Heading2"/>
      </w:pPr>
      <w:bookmarkStart w:id="308" w:name="_Toc476057216"/>
      <w:r w:rsidRPr="006518C9">
        <w:t>Element &lt;</w:t>
      </w:r>
      <w:bookmarkStart w:id="309" w:name="Enzyme"/>
      <w:r w:rsidRPr="006518C9">
        <w:t>Enzyme</w:t>
      </w:r>
      <w:bookmarkEnd w:id="309"/>
      <w:r w:rsidRPr="006518C9">
        <w:t>&gt;</w:t>
      </w:r>
      <w:bookmarkEnd w:id="3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6"/>
        <w:gridCol w:w="8526"/>
      </w:tblGrid>
      <w:tr w:rsidR="00921A47" w:rsidRPr="006518C9" w14:paraId="3B0846DC" w14:textId="77777777" w:rsidTr="00921A47">
        <w:trPr>
          <w:tblCellSpacing w:w="15" w:type="dxa"/>
        </w:trPr>
        <w:tc>
          <w:tcPr>
            <w:tcW w:w="0" w:type="auto"/>
            <w:vAlign w:val="center"/>
            <w:hideMark/>
          </w:tcPr>
          <w:p w14:paraId="1554AB1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34A76F"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6B3228F8" w14:textId="77777777" w:rsidTr="00921A47">
        <w:trPr>
          <w:tblCellSpacing w:w="15" w:type="dxa"/>
        </w:trPr>
        <w:tc>
          <w:tcPr>
            <w:tcW w:w="0" w:type="auto"/>
            <w:vAlign w:val="center"/>
            <w:hideMark/>
          </w:tcPr>
          <w:p w14:paraId="47933160"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4DA0657" w14:textId="77777777" w:rsidR="00921A47" w:rsidRPr="006518C9" w:rsidRDefault="00921A47">
            <w:pPr>
              <w:rPr>
                <w:sz w:val="24"/>
                <w:szCs w:val="24"/>
                <w:lang w:val="en-US"/>
              </w:rPr>
            </w:pPr>
            <w:r w:rsidRPr="006518C9">
              <w:rPr>
                <w:lang w:val="en-US"/>
              </w:rPr>
              <w:t xml:space="preserve">EnzymeType </w:t>
            </w:r>
          </w:p>
        </w:tc>
      </w:tr>
      <w:tr w:rsidR="00921A47" w:rsidRPr="006518C9" w14:paraId="23E4F4DC" w14:textId="77777777" w:rsidTr="00921A47">
        <w:trPr>
          <w:tblCellSpacing w:w="15" w:type="dxa"/>
        </w:trPr>
        <w:tc>
          <w:tcPr>
            <w:tcW w:w="0" w:type="auto"/>
            <w:vAlign w:val="center"/>
            <w:hideMark/>
          </w:tcPr>
          <w:p w14:paraId="7E5AAB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3"/>
              <w:gridCol w:w="824"/>
              <w:gridCol w:w="4584"/>
            </w:tblGrid>
            <w:tr w:rsidR="00921A47" w:rsidRPr="006518C9" w14:paraId="722AE1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42AF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24C5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72EA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655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A645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00E51" w14:textId="77777777"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230EF" w14:textId="77777777" w:rsidR="00921A47" w:rsidRPr="006518C9" w:rsidRDefault="00921A47">
                  <w:pPr>
                    <w:rPr>
                      <w:lang w:val="en-US"/>
                    </w:rPr>
                  </w:pPr>
                  <w:r w:rsidRPr="006518C9">
                    <w:rPr>
                      <w:lang w:val="en-US"/>
                    </w:rPr>
                    <w:t>xsd:string with restriction</w:t>
                  </w:r>
                </w:p>
                <w:p w14:paraId="081C363E"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98DE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615FD" w14:textId="77777777" w:rsidR="00921A47" w:rsidRPr="006518C9" w:rsidRDefault="00921A47">
                  <w:pPr>
                    <w:rPr>
                      <w:sz w:val="24"/>
                      <w:szCs w:val="24"/>
                      <w:lang w:val="en-US"/>
                    </w:rPr>
                  </w:pPr>
                  <w:r w:rsidRPr="006518C9">
                    <w:rPr>
                      <w:lang w:val="en-US"/>
                    </w:rPr>
                    <w:t>Element formula gained at CTerm.</w:t>
                  </w:r>
                </w:p>
              </w:tc>
            </w:tr>
            <w:tr w:rsidR="00921A47" w:rsidRPr="006518C9" w14:paraId="69EAFB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C2617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2815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83E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6273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83A5C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CD1E6E" w14:textId="77777777"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5574D"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2E9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16772"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021A91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CBCA0" w14:textId="77777777"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D4B1F"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7CDF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621C7"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41883F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F16FC" w14:textId="77777777"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1A25B" w14:textId="77777777" w:rsidR="00921A47" w:rsidRPr="006518C9" w:rsidRDefault="00921A47">
                  <w:pPr>
                    <w:rPr>
                      <w:lang w:val="en-US"/>
                    </w:rPr>
                  </w:pPr>
                  <w:r w:rsidRPr="006518C9">
                    <w:rPr>
                      <w:lang w:val="en-US"/>
                    </w:rPr>
                    <w:t>xsd:string with restriction</w:t>
                  </w:r>
                </w:p>
                <w:p w14:paraId="38BE619D"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394E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37B91" w14:textId="77777777" w:rsidR="00921A47" w:rsidRPr="006518C9" w:rsidRDefault="00921A47">
                  <w:pPr>
                    <w:rPr>
                      <w:sz w:val="24"/>
                      <w:szCs w:val="24"/>
                      <w:lang w:val="en-US"/>
                    </w:rPr>
                  </w:pPr>
                  <w:r w:rsidRPr="006518C9">
                    <w:rPr>
                      <w:lang w:val="en-US"/>
                    </w:rPr>
                    <w:t>Element formula gained at NTerm.</w:t>
                  </w:r>
                </w:p>
              </w:tc>
            </w:tr>
            <w:tr w:rsidR="00921A47" w:rsidRPr="006518C9" w14:paraId="09D7B7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6786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5321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EE10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B0F52"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361A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3D705" w14:textId="77777777"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CAB98"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F925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E6003"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679D9834" w14:textId="77777777" w:rsidR="00921A47" w:rsidRPr="006518C9" w:rsidRDefault="00921A47">
            <w:pPr>
              <w:rPr>
                <w:sz w:val="24"/>
                <w:szCs w:val="24"/>
                <w:lang w:val="en-US"/>
              </w:rPr>
            </w:pPr>
          </w:p>
        </w:tc>
      </w:tr>
      <w:tr w:rsidR="00921A47" w:rsidRPr="006518C9" w14:paraId="5A8DC1E5" w14:textId="77777777" w:rsidTr="00921A47">
        <w:trPr>
          <w:tblCellSpacing w:w="15" w:type="dxa"/>
        </w:trPr>
        <w:tc>
          <w:tcPr>
            <w:tcW w:w="0" w:type="auto"/>
            <w:vAlign w:val="center"/>
            <w:hideMark/>
          </w:tcPr>
          <w:p w14:paraId="219259F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395"/>
            </w:tblGrid>
            <w:tr w:rsidR="00921A47" w:rsidRPr="006518C9" w14:paraId="21C538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1B7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5848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AA52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FCA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DBB3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B7EFD" w14:textId="77777777" w:rsidR="00921A47" w:rsidRPr="006518C9" w:rsidRDefault="00C514F9">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1368E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551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54883"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4D5D3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8388D5" w14:textId="77777777" w:rsidR="00921A47" w:rsidRPr="006518C9" w:rsidRDefault="00C514F9">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2502B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6B85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ADDD6" w14:textId="77777777" w:rsidR="00921A47" w:rsidRPr="006518C9" w:rsidRDefault="00921A47">
                  <w:pPr>
                    <w:rPr>
                      <w:sz w:val="24"/>
                      <w:szCs w:val="24"/>
                      <w:lang w:val="en-US"/>
                    </w:rPr>
                  </w:pPr>
                  <w:r w:rsidRPr="006518C9">
                    <w:rPr>
                      <w:lang w:val="en-US"/>
                    </w:rPr>
                    <w:t>The name of the enzyme from a CV.</w:t>
                  </w:r>
                </w:p>
              </w:tc>
            </w:tr>
          </w:tbl>
          <w:p w14:paraId="0CA2BF33" w14:textId="77777777" w:rsidR="00921A47" w:rsidRPr="006518C9" w:rsidRDefault="00921A47">
            <w:pPr>
              <w:rPr>
                <w:sz w:val="24"/>
                <w:szCs w:val="24"/>
                <w:lang w:val="en-US"/>
              </w:rPr>
            </w:pPr>
          </w:p>
        </w:tc>
      </w:tr>
      <w:tr w:rsidR="00921A47" w:rsidRPr="006518C9" w14:paraId="373EA13C" w14:textId="77777777" w:rsidTr="00921A47">
        <w:trPr>
          <w:tblCellSpacing w:w="15" w:type="dxa"/>
        </w:trPr>
        <w:tc>
          <w:tcPr>
            <w:tcW w:w="0" w:type="auto"/>
            <w:vAlign w:val="center"/>
            <w:hideMark/>
          </w:tcPr>
          <w:p w14:paraId="0B545B2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392B9A" w14:textId="77777777" w:rsidR="00921A47" w:rsidRPr="006518C9" w:rsidRDefault="00921A47">
            <w:pPr>
              <w:pStyle w:val="HTMLPreformatted"/>
            </w:pPr>
            <w:r w:rsidRPr="006518C9">
              <w:t>&lt;Enzyme missedCleavages="1" semiSpecific="false" cTermGain="OH" nTermGain="H" id="ENZ_0"&gt;</w:t>
            </w:r>
          </w:p>
          <w:p w14:paraId="324A7D46" w14:textId="77777777" w:rsidR="00921A47" w:rsidRPr="006518C9" w:rsidRDefault="00921A47">
            <w:pPr>
              <w:pStyle w:val="HTMLPreformatted"/>
            </w:pPr>
            <w:r w:rsidRPr="006518C9">
              <w:t xml:space="preserve">    &lt;SiteRegexp&gt;(?&lt;=[KR])&lt;/SiteRegexp&gt;</w:t>
            </w:r>
          </w:p>
          <w:p w14:paraId="6EB4C776" w14:textId="77777777" w:rsidR="00921A47" w:rsidRPr="006518C9" w:rsidRDefault="00921A47">
            <w:pPr>
              <w:pStyle w:val="HTMLPreformatted"/>
            </w:pPr>
            <w:r w:rsidRPr="006518C9">
              <w:t xml:space="preserve">    &lt;EnzymeName&gt;</w:t>
            </w:r>
          </w:p>
          <w:p w14:paraId="2854DC53" w14:textId="77777777" w:rsidR="00921A47" w:rsidRPr="006518C9" w:rsidRDefault="00921A47">
            <w:pPr>
              <w:pStyle w:val="HTMLPreformatted"/>
            </w:pPr>
            <w:r w:rsidRPr="006518C9">
              <w:t xml:space="preserve">        &lt;cvParam accession="MS:1001313" cvRef="PSI-MS" name="Trypsin/P"/&gt;</w:t>
            </w:r>
          </w:p>
          <w:p w14:paraId="5A9529B4" w14:textId="77777777" w:rsidR="00921A47" w:rsidRPr="006518C9" w:rsidRDefault="00921A47">
            <w:pPr>
              <w:pStyle w:val="HTMLPreformatted"/>
            </w:pPr>
            <w:r w:rsidRPr="006518C9">
              <w:t xml:space="preserve">    &lt;/EnzymeName&gt;</w:t>
            </w:r>
          </w:p>
          <w:p w14:paraId="276DB828" w14:textId="77777777" w:rsidR="00921A47" w:rsidRPr="006518C9" w:rsidRDefault="00921A47">
            <w:pPr>
              <w:pStyle w:val="HTMLPreformatted"/>
            </w:pPr>
            <w:r w:rsidRPr="006518C9">
              <w:t>&lt;/Enzyme&gt;</w:t>
            </w:r>
          </w:p>
        </w:tc>
      </w:tr>
    </w:tbl>
    <w:p w14:paraId="78BC584E" w14:textId="77777777" w:rsidR="00921A47" w:rsidRPr="006518C9" w:rsidRDefault="00921A47" w:rsidP="00921A47">
      <w:pPr>
        <w:rPr>
          <w:lang w:val="en-US"/>
        </w:rPr>
      </w:pPr>
    </w:p>
    <w:p w14:paraId="6C949C8C" w14:textId="77777777" w:rsidR="00921A47" w:rsidRPr="006518C9" w:rsidRDefault="00921A47" w:rsidP="00921A47">
      <w:pPr>
        <w:pStyle w:val="Heading2"/>
      </w:pPr>
      <w:bookmarkStart w:id="310" w:name="_Toc476057217"/>
      <w:r w:rsidRPr="006518C9">
        <w:t>Element &lt;</w:t>
      </w:r>
      <w:bookmarkStart w:id="311" w:name="EnzymeName"/>
      <w:r w:rsidRPr="006518C9">
        <w:t>EnzymeName</w:t>
      </w:r>
      <w:bookmarkEnd w:id="311"/>
      <w:r w:rsidRPr="006518C9">
        <w:t>&gt;</w:t>
      </w:r>
      <w:bookmarkEnd w:id="3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8334"/>
      </w:tblGrid>
      <w:tr w:rsidR="00921A47" w:rsidRPr="006518C9" w14:paraId="59157F9D" w14:textId="77777777" w:rsidTr="00921A47">
        <w:trPr>
          <w:tblCellSpacing w:w="15" w:type="dxa"/>
        </w:trPr>
        <w:tc>
          <w:tcPr>
            <w:tcW w:w="0" w:type="auto"/>
            <w:vAlign w:val="center"/>
            <w:hideMark/>
          </w:tcPr>
          <w:p w14:paraId="1C469C9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F174AA"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79089F48" w14:textId="77777777" w:rsidTr="00921A47">
        <w:trPr>
          <w:tblCellSpacing w:w="15" w:type="dxa"/>
        </w:trPr>
        <w:tc>
          <w:tcPr>
            <w:tcW w:w="0" w:type="auto"/>
            <w:vAlign w:val="center"/>
            <w:hideMark/>
          </w:tcPr>
          <w:p w14:paraId="28CD8C6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090AB4D" w14:textId="77777777" w:rsidR="00921A47" w:rsidRPr="006518C9" w:rsidRDefault="00921A47">
            <w:pPr>
              <w:rPr>
                <w:sz w:val="24"/>
                <w:szCs w:val="24"/>
                <w:lang w:val="en-US"/>
              </w:rPr>
            </w:pPr>
            <w:r w:rsidRPr="006518C9">
              <w:rPr>
                <w:lang w:val="en-US"/>
              </w:rPr>
              <w:t xml:space="preserve">ParamListType </w:t>
            </w:r>
          </w:p>
        </w:tc>
      </w:tr>
      <w:tr w:rsidR="00921A47" w:rsidRPr="006518C9" w14:paraId="3E8AA07A" w14:textId="77777777" w:rsidTr="00921A47">
        <w:trPr>
          <w:tblCellSpacing w:w="15" w:type="dxa"/>
        </w:trPr>
        <w:tc>
          <w:tcPr>
            <w:tcW w:w="0" w:type="auto"/>
            <w:vAlign w:val="center"/>
            <w:hideMark/>
          </w:tcPr>
          <w:p w14:paraId="5AD3862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CEE095" w14:textId="77777777" w:rsidR="00921A47" w:rsidRPr="006518C9" w:rsidRDefault="00921A47">
            <w:pPr>
              <w:rPr>
                <w:sz w:val="24"/>
                <w:szCs w:val="24"/>
                <w:lang w:val="en-US"/>
              </w:rPr>
            </w:pPr>
            <w:r w:rsidRPr="006518C9">
              <w:rPr>
                <w:lang w:val="en-US"/>
              </w:rPr>
              <w:t>none</w:t>
            </w:r>
          </w:p>
        </w:tc>
      </w:tr>
      <w:tr w:rsidR="00921A47" w:rsidRPr="006518C9" w14:paraId="34662D5B" w14:textId="77777777" w:rsidTr="00921A47">
        <w:trPr>
          <w:tblCellSpacing w:w="15" w:type="dxa"/>
        </w:trPr>
        <w:tc>
          <w:tcPr>
            <w:tcW w:w="0" w:type="auto"/>
            <w:vAlign w:val="center"/>
            <w:hideMark/>
          </w:tcPr>
          <w:p w14:paraId="673B34F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0"/>
              <w:gridCol w:w="1135"/>
              <w:gridCol w:w="1180"/>
              <w:gridCol w:w="4238"/>
            </w:tblGrid>
            <w:tr w:rsidR="00921A47" w:rsidRPr="006518C9" w14:paraId="0E5E51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C075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1F74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96AB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FC03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C927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66B310"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F05F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FBC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C670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E366E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FF671"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9DFD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F916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8BDCF" w14:textId="77777777" w:rsidR="00921A47" w:rsidRPr="006518C9" w:rsidRDefault="00921A47">
                  <w:pPr>
                    <w:rPr>
                      <w:sz w:val="24"/>
                      <w:szCs w:val="24"/>
                      <w:lang w:val="en-US"/>
                    </w:rPr>
                  </w:pPr>
                  <w:r w:rsidRPr="006518C9">
                    <w:rPr>
                      <w:lang w:val="en-US"/>
                    </w:rPr>
                    <w:t>A single user-defined parameter.</w:t>
                  </w:r>
                </w:p>
              </w:tc>
            </w:tr>
          </w:tbl>
          <w:p w14:paraId="294AC4A1" w14:textId="77777777" w:rsidR="00921A47" w:rsidRPr="006518C9" w:rsidRDefault="00921A47">
            <w:pPr>
              <w:rPr>
                <w:sz w:val="24"/>
                <w:szCs w:val="24"/>
                <w:lang w:val="en-US"/>
              </w:rPr>
            </w:pPr>
          </w:p>
        </w:tc>
      </w:tr>
      <w:tr w:rsidR="00921A47" w:rsidRPr="006518C9" w14:paraId="0DE122FD" w14:textId="77777777" w:rsidTr="00921A47">
        <w:trPr>
          <w:tblCellSpacing w:w="15" w:type="dxa"/>
        </w:trPr>
        <w:tc>
          <w:tcPr>
            <w:tcW w:w="0" w:type="auto"/>
            <w:vAlign w:val="center"/>
            <w:hideMark/>
          </w:tcPr>
          <w:p w14:paraId="4EE6BFD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55B9041" w14:textId="77777777" w:rsidR="00921A47" w:rsidRPr="006518C9" w:rsidRDefault="00921A47">
            <w:pPr>
              <w:pStyle w:val="HTMLPreformatted"/>
            </w:pPr>
            <w:r w:rsidRPr="006518C9">
              <w:t xml:space="preserve">          &lt;EnzymeName&gt;</w:t>
            </w:r>
          </w:p>
          <w:p w14:paraId="24B9B09B" w14:textId="77777777" w:rsidR="00921A47" w:rsidRPr="006518C9" w:rsidRDefault="00921A47">
            <w:pPr>
              <w:pStyle w:val="HTMLPreformatted"/>
            </w:pPr>
            <w:r w:rsidRPr="006518C9">
              <w:t xml:space="preserve">            &lt;cvParam cvRef="PSI-MS" accession="MS:1001251" name="Trypsin"/&gt;</w:t>
            </w:r>
          </w:p>
          <w:p w14:paraId="02B8FD7C" w14:textId="77777777" w:rsidR="00921A47" w:rsidRPr="006518C9" w:rsidRDefault="00921A47">
            <w:pPr>
              <w:pStyle w:val="HTMLPreformatted"/>
            </w:pPr>
            <w:r w:rsidRPr="006518C9">
              <w:t xml:space="preserve">          &lt;/EnzymeName&gt;</w:t>
            </w:r>
          </w:p>
        </w:tc>
      </w:tr>
      <w:tr w:rsidR="00921A47" w:rsidRPr="006518C9" w14:paraId="599A7034" w14:textId="77777777" w:rsidTr="00921A47">
        <w:trPr>
          <w:tblCellSpacing w:w="15" w:type="dxa"/>
        </w:trPr>
        <w:tc>
          <w:tcPr>
            <w:tcW w:w="0" w:type="auto"/>
            <w:vAlign w:val="center"/>
            <w:hideMark/>
          </w:tcPr>
          <w:p w14:paraId="11080C72"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CD2354C" w14:textId="77777777" w:rsidR="00921A47" w:rsidRPr="006518C9" w:rsidRDefault="00921A47">
            <w:pPr>
              <w:pStyle w:val="HTMLPreformatted"/>
            </w:pPr>
            <w:r w:rsidRPr="006518C9">
              <w:t>Path /MzIdentML/AnalysisProtocolCollection/SpectrumIdentificationProtocol/Enzymes/Enzyme/EnzymeName</w:t>
            </w:r>
          </w:p>
          <w:p w14:paraId="2753942E" w14:textId="77777777" w:rsidR="00921A47" w:rsidRPr="006518C9" w:rsidRDefault="00921A47">
            <w:pPr>
              <w:pStyle w:val="HTMLPreformatted"/>
            </w:pPr>
            <w:r w:rsidRPr="006518C9">
              <w:t xml:space="preserve">MAY supply a *child* term of </w:t>
            </w:r>
            <w:hyperlink r:id="rId95" w:tgtFrame="new" w:history="1">
              <w:r w:rsidRPr="006518C9">
                <w:rPr>
                  <w:rStyle w:val="Hyperlink"/>
                </w:rPr>
                <w:t>MS:1001045</w:t>
              </w:r>
            </w:hyperlink>
            <w:r w:rsidRPr="006518C9">
              <w:t xml:space="preserve"> (</w:t>
            </w:r>
            <w:r w:rsidRPr="006518C9">
              <w:rPr>
                <w:rStyle w:val="popup"/>
              </w:rPr>
              <w:t>cleavage agent name</w:t>
            </w:r>
            <w:r w:rsidRPr="006518C9">
              <w:t>) only once</w:t>
            </w:r>
          </w:p>
          <w:p w14:paraId="4C686E05" w14:textId="77777777" w:rsidR="00921A47" w:rsidRPr="006518C9" w:rsidRDefault="00921A47">
            <w:pPr>
              <w:pStyle w:val="HTMLPreformatted"/>
            </w:pPr>
            <w:r w:rsidRPr="006518C9">
              <w:t xml:space="preserve">  e.g.: </w:t>
            </w:r>
            <w:hyperlink r:id="rId96" w:tgtFrame="new" w:history="1">
              <w:r w:rsidRPr="006518C9">
                <w:rPr>
                  <w:rStyle w:val="Hyperlink"/>
                </w:rPr>
                <w:t>MS:1001091</w:t>
              </w:r>
            </w:hyperlink>
            <w:r w:rsidRPr="006518C9">
              <w:t xml:space="preserve"> (</w:t>
            </w:r>
            <w:r w:rsidRPr="006518C9">
              <w:rPr>
                <w:rStyle w:val="popup"/>
              </w:rPr>
              <w:t>NoEnzyme</w:t>
            </w:r>
            <w:r w:rsidR="008F498D" w:rsidRPr="006518C9">
              <w:t>)</w:t>
            </w:r>
          </w:p>
          <w:p w14:paraId="5D519054" w14:textId="77777777" w:rsidR="00921A47" w:rsidRPr="006518C9" w:rsidRDefault="00921A47">
            <w:pPr>
              <w:pStyle w:val="HTMLPreformatted"/>
            </w:pPr>
            <w:r w:rsidRPr="006518C9">
              <w:t xml:space="preserve">  e.g.: </w:t>
            </w:r>
            <w:hyperlink r:id="rId97" w:tgtFrame="new" w:history="1">
              <w:r w:rsidRPr="006518C9">
                <w:rPr>
                  <w:rStyle w:val="Hyperlink"/>
                </w:rPr>
                <w:t>MS:1001251</w:t>
              </w:r>
            </w:hyperlink>
            <w:r w:rsidRPr="006518C9">
              <w:t xml:space="preserve"> (</w:t>
            </w:r>
            <w:r w:rsidRPr="006518C9">
              <w:rPr>
                <w:rStyle w:val="popup"/>
              </w:rPr>
              <w:t>Trypsin</w:t>
            </w:r>
            <w:r w:rsidRPr="006518C9">
              <w:t xml:space="preserve">) </w:t>
            </w:r>
          </w:p>
          <w:p w14:paraId="1D1AD08B" w14:textId="77777777" w:rsidR="00921A47" w:rsidRPr="006518C9" w:rsidRDefault="00921A47">
            <w:pPr>
              <w:pStyle w:val="HTMLPreformatted"/>
            </w:pPr>
            <w:r w:rsidRPr="006518C9">
              <w:t xml:space="preserve">  e.g.: </w:t>
            </w:r>
            <w:hyperlink r:id="rId98" w:tgtFrame="new" w:history="1">
              <w:r w:rsidRPr="006518C9">
                <w:rPr>
                  <w:rStyle w:val="Hyperlink"/>
                </w:rPr>
                <w:t>MS:1001303</w:t>
              </w:r>
            </w:hyperlink>
            <w:r w:rsidRPr="006518C9">
              <w:t xml:space="preserve"> (</w:t>
            </w:r>
            <w:r w:rsidRPr="006518C9">
              <w:rPr>
                <w:rStyle w:val="popup"/>
              </w:rPr>
              <w:t>Arg-C</w:t>
            </w:r>
            <w:r w:rsidRPr="006518C9">
              <w:t xml:space="preserve">) </w:t>
            </w:r>
          </w:p>
          <w:p w14:paraId="28BF18CC" w14:textId="77777777" w:rsidR="00921A47" w:rsidRPr="006518C9" w:rsidRDefault="00921A47">
            <w:pPr>
              <w:pStyle w:val="HTMLPreformatted"/>
            </w:pPr>
            <w:r w:rsidRPr="006518C9">
              <w:lastRenderedPageBreak/>
              <w:t xml:space="preserve">  e.g.: </w:t>
            </w:r>
            <w:hyperlink r:id="rId99" w:tgtFrame="new" w:history="1">
              <w:r w:rsidRPr="006518C9">
                <w:rPr>
                  <w:rStyle w:val="Hyperlink"/>
                </w:rPr>
                <w:t>MS:1001304</w:t>
              </w:r>
            </w:hyperlink>
            <w:r w:rsidRPr="006518C9">
              <w:t xml:space="preserve"> (</w:t>
            </w:r>
            <w:r w:rsidRPr="006518C9">
              <w:rPr>
                <w:rStyle w:val="popup"/>
              </w:rPr>
              <w:t>Asp-N</w:t>
            </w:r>
            <w:r w:rsidRPr="006518C9">
              <w:t xml:space="preserve">) </w:t>
            </w:r>
          </w:p>
          <w:p w14:paraId="46271BB5" w14:textId="77777777" w:rsidR="00921A47" w:rsidRPr="006518C9" w:rsidRDefault="00921A47">
            <w:pPr>
              <w:pStyle w:val="HTMLPreformatted"/>
            </w:pPr>
            <w:r w:rsidRPr="006518C9">
              <w:t xml:space="preserve">  e.g.: </w:t>
            </w:r>
            <w:hyperlink r:id="rId100" w:tgtFrame="new" w:history="1">
              <w:r w:rsidRPr="006518C9">
                <w:rPr>
                  <w:rStyle w:val="Hyperlink"/>
                </w:rPr>
                <w:t>MS:1001305</w:t>
              </w:r>
            </w:hyperlink>
            <w:r w:rsidRPr="006518C9">
              <w:t xml:space="preserve"> (</w:t>
            </w:r>
            <w:r w:rsidRPr="006518C9">
              <w:rPr>
                <w:rStyle w:val="popup"/>
              </w:rPr>
              <w:t>Asp-N_ambic</w:t>
            </w:r>
            <w:r w:rsidRPr="006518C9">
              <w:t xml:space="preserve">) </w:t>
            </w:r>
          </w:p>
          <w:p w14:paraId="655EC12C" w14:textId="77777777" w:rsidR="00921A47" w:rsidRPr="006518C9" w:rsidRDefault="00921A47">
            <w:pPr>
              <w:pStyle w:val="HTMLPreformatted"/>
            </w:pPr>
            <w:r w:rsidRPr="006518C9">
              <w:t xml:space="preserve">  e.g.: </w:t>
            </w:r>
            <w:hyperlink r:id="rId101" w:tgtFrame="new" w:history="1">
              <w:r w:rsidRPr="006518C9">
                <w:rPr>
                  <w:rStyle w:val="Hyperlink"/>
                </w:rPr>
                <w:t>MS:1001306</w:t>
              </w:r>
            </w:hyperlink>
            <w:r w:rsidRPr="006518C9">
              <w:t xml:space="preserve"> (</w:t>
            </w:r>
            <w:r w:rsidRPr="006518C9">
              <w:rPr>
                <w:rStyle w:val="popup"/>
              </w:rPr>
              <w:t>Chymotrypsin</w:t>
            </w:r>
            <w:r w:rsidRPr="006518C9">
              <w:t xml:space="preserve">) </w:t>
            </w:r>
          </w:p>
          <w:p w14:paraId="7F25ADB1" w14:textId="77777777" w:rsidR="00921A47" w:rsidRPr="006518C9" w:rsidRDefault="00921A47">
            <w:pPr>
              <w:pStyle w:val="HTMLPreformatted"/>
            </w:pPr>
            <w:r w:rsidRPr="006518C9">
              <w:t xml:space="preserve">  e.g.: </w:t>
            </w:r>
            <w:hyperlink r:id="rId102" w:tgtFrame="new" w:history="1">
              <w:r w:rsidRPr="006518C9">
                <w:rPr>
                  <w:rStyle w:val="Hyperlink"/>
                </w:rPr>
                <w:t>MS:1001307</w:t>
              </w:r>
            </w:hyperlink>
            <w:r w:rsidRPr="006518C9">
              <w:t xml:space="preserve"> (</w:t>
            </w:r>
            <w:r w:rsidRPr="006518C9">
              <w:rPr>
                <w:rStyle w:val="popup"/>
              </w:rPr>
              <w:t>CNBr</w:t>
            </w:r>
            <w:r w:rsidRPr="006518C9">
              <w:t xml:space="preserve">) </w:t>
            </w:r>
          </w:p>
          <w:p w14:paraId="6385510A" w14:textId="77777777" w:rsidR="00921A47" w:rsidRPr="006518C9" w:rsidRDefault="00921A47">
            <w:pPr>
              <w:pStyle w:val="HTMLPreformatted"/>
            </w:pPr>
            <w:r w:rsidRPr="006518C9">
              <w:t xml:space="preserve">  e.g.: </w:t>
            </w:r>
            <w:hyperlink r:id="rId103" w:tgtFrame="new" w:history="1">
              <w:r w:rsidRPr="006518C9">
                <w:rPr>
                  <w:rStyle w:val="Hyperlink"/>
                </w:rPr>
                <w:t>MS:1001308</w:t>
              </w:r>
            </w:hyperlink>
            <w:r w:rsidRPr="006518C9">
              <w:t xml:space="preserve"> (</w:t>
            </w:r>
            <w:r w:rsidRPr="006518C9">
              <w:rPr>
                <w:rStyle w:val="popup"/>
              </w:rPr>
              <w:t>Formic_acid</w:t>
            </w:r>
            <w:r w:rsidRPr="006518C9">
              <w:t xml:space="preserve">) </w:t>
            </w:r>
          </w:p>
          <w:p w14:paraId="0C82E2A6" w14:textId="77777777" w:rsidR="00921A47" w:rsidRPr="006518C9" w:rsidRDefault="00921A47">
            <w:pPr>
              <w:pStyle w:val="HTMLPreformatted"/>
            </w:pPr>
            <w:r w:rsidRPr="006518C9">
              <w:t xml:space="preserve">  e.g.: </w:t>
            </w:r>
            <w:hyperlink r:id="rId104" w:tgtFrame="new" w:history="1">
              <w:r w:rsidRPr="006518C9">
                <w:rPr>
                  <w:rStyle w:val="Hyperlink"/>
                </w:rPr>
                <w:t>MS:1001309</w:t>
              </w:r>
            </w:hyperlink>
            <w:r w:rsidRPr="006518C9">
              <w:t xml:space="preserve"> (</w:t>
            </w:r>
            <w:r w:rsidRPr="006518C9">
              <w:rPr>
                <w:rStyle w:val="popup"/>
              </w:rPr>
              <w:t>Lys-C</w:t>
            </w:r>
            <w:r w:rsidRPr="006518C9">
              <w:t xml:space="preserve">) </w:t>
            </w:r>
          </w:p>
          <w:p w14:paraId="143DB101" w14:textId="77777777" w:rsidR="00921A47" w:rsidRPr="006518C9" w:rsidRDefault="00921A47">
            <w:pPr>
              <w:pStyle w:val="HTMLPreformatted"/>
            </w:pPr>
            <w:r w:rsidRPr="006518C9">
              <w:t xml:space="preserve">  e.g.: </w:t>
            </w:r>
            <w:hyperlink r:id="rId105" w:tgtFrame="new" w:history="1">
              <w:r w:rsidRPr="006518C9">
                <w:rPr>
                  <w:rStyle w:val="Hyperlink"/>
                </w:rPr>
                <w:t>MS:1001310</w:t>
              </w:r>
            </w:hyperlink>
            <w:r w:rsidRPr="006518C9">
              <w:t xml:space="preserve"> (</w:t>
            </w:r>
            <w:r w:rsidRPr="006518C9">
              <w:rPr>
                <w:rStyle w:val="popup"/>
              </w:rPr>
              <w:t>Lys-C/P</w:t>
            </w:r>
            <w:r w:rsidRPr="006518C9">
              <w:t xml:space="preserve">) </w:t>
            </w:r>
          </w:p>
          <w:p w14:paraId="1DBC3DC5" w14:textId="77777777" w:rsidR="00921A47" w:rsidRPr="006518C9" w:rsidRDefault="00921A47">
            <w:pPr>
              <w:pStyle w:val="HTMLPreformatted"/>
            </w:pPr>
            <w:r w:rsidRPr="006518C9">
              <w:t xml:space="preserve">  </w:t>
            </w:r>
            <w:hyperlink r:id="rId106" w:tgtFrame="new" w:history="1">
              <w:r w:rsidRPr="006518C9">
                <w:rPr>
                  <w:rStyle w:val="Hyperlink"/>
                </w:rPr>
                <w:t>et al.</w:t>
              </w:r>
            </w:hyperlink>
          </w:p>
        </w:tc>
      </w:tr>
      <w:tr w:rsidR="00921A47" w:rsidRPr="006518C9" w14:paraId="186FC77F" w14:textId="77777777" w:rsidTr="00921A47">
        <w:trPr>
          <w:tblCellSpacing w:w="15" w:type="dxa"/>
        </w:trPr>
        <w:tc>
          <w:tcPr>
            <w:tcW w:w="0" w:type="auto"/>
            <w:vAlign w:val="center"/>
            <w:hideMark/>
          </w:tcPr>
          <w:p w14:paraId="14CF593A"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719ED3D8" w14:textId="77777777" w:rsidR="00921A47" w:rsidRPr="006518C9" w:rsidRDefault="00921A47">
            <w:pPr>
              <w:pStyle w:val="HTMLPreformatted"/>
            </w:pPr>
            <w:r w:rsidRPr="006518C9">
              <w:t>&lt;cvParam cvRef="PSI-MS" accession="MS:1001251" name="Trypsin"&gt;&lt;/cvParam&gt;</w:t>
            </w:r>
          </w:p>
          <w:p w14:paraId="7531F423" w14:textId="77777777" w:rsidR="00921A47" w:rsidRPr="006518C9" w:rsidRDefault="00921A47">
            <w:pPr>
              <w:pStyle w:val="HTMLPreformatted"/>
            </w:pPr>
            <w:r w:rsidRPr="006518C9">
              <w:t>&lt;cvParam accession="MS:1001313" cvRef="PSI-MS" name="Trypsin/P"/&gt;</w:t>
            </w:r>
          </w:p>
        </w:tc>
      </w:tr>
    </w:tbl>
    <w:p w14:paraId="13451274" w14:textId="77777777" w:rsidR="00921A47" w:rsidRPr="006518C9" w:rsidRDefault="00921A47" w:rsidP="00921A47">
      <w:pPr>
        <w:rPr>
          <w:lang w:val="en-US"/>
        </w:rPr>
      </w:pPr>
    </w:p>
    <w:p w14:paraId="5BE1B246" w14:textId="77777777" w:rsidR="00921A47" w:rsidRPr="006518C9" w:rsidRDefault="00921A47" w:rsidP="00921A47">
      <w:pPr>
        <w:pStyle w:val="Heading2"/>
      </w:pPr>
      <w:bookmarkStart w:id="312" w:name="_Toc476057218"/>
      <w:r w:rsidRPr="006518C9">
        <w:t>Element &lt;</w:t>
      </w:r>
      <w:bookmarkStart w:id="313" w:name="Enzymes"/>
      <w:r w:rsidRPr="006518C9">
        <w:t>Enzymes</w:t>
      </w:r>
      <w:bookmarkEnd w:id="313"/>
      <w:r w:rsidRPr="006518C9">
        <w:t>&gt;</w:t>
      </w:r>
      <w:bookmarkEnd w:id="3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484"/>
      </w:tblGrid>
      <w:tr w:rsidR="00921A47" w:rsidRPr="006518C9" w14:paraId="12BCCC54" w14:textId="77777777" w:rsidTr="00921A47">
        <w:trPr>
          <w:tblCellSpacing w:w="15" w:type="dxa"/>
        </w:trPr>
        <w:tc>
          <w:tcPr>
            <w:tcW w:w="0" w:type="auto"/>
            <w:vAlign w:val="center"/>
            <w:hideMark/>
          </w:tcPr>
          <w:p w14:paraId="7C8101D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C3184B3"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77AFEF94" w14:textId="77777777" w:rsidTr="00921A47">
        <w:trPr>
          <w:tblCellSpacing w:w="15" w:type="dxa"/>
        </w:trPr>
        <w:tc>
          <w:tcPr>
            <w:tcW w:w="0" w:type="auto"/>
            <w:vAlign w:val="center"/>
            <w:hideMark/>
          </w:tcPr>
          <w:p w14:paraId="6FF76B6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DF89A3" w14:textId="77777777" w:rsidR="00921A47" w:rsidRPr="006518C9" w:rsidRDefault="00921A47">
            <w:pPr>
              <w:rPr>
                <w:sz w:val="24"/>
                <w:szCs w:val="24"/>
                <w:lang w:val="en-US"/>
              </w:rPr>
            </w:pPr>
            <w:r w:rsidRPr="006518C9">
              <w:rPr>
                <w:lang w:val="en-US"/>
              </w:rPr>
              <w:t xml:space="preserve">EnzymesType </w:t>
            </w:r>
          </w:p>
        </w:tc>
      </w:tr>
      <w:tr w:rsidR="00921A47" w:rsidRPr="006518C9" w14:paraId="242E5D99" w14:textId="77777777" w:rsidTr="00921A47">
        <w:trPr>
          <w:tblCellSpacing w:w="15" w:type="dxa"/>
        </w:trPr>
        <w:tc>
          <w:tcPr>
            <w:tcW w:w="0" w:type="auto"/>
            <w:vAlign w:val="center"/>
            <w:hideMark/>
          </w:tcPr>
          <w:p w14:paraId="3386F7E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169"/>
              <w:gridCol w:w="791"/>
              <w:gridCol w:w="5104"/>
            </w:tblGrid>
            <w:tr w:rsidR="00921A47" w:rsidRPr="006518C9" w14:paraId="17CE58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1427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0B2F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F7E3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A940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6FC9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23B6D9"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A8DD5"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FE68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C24E2"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393B25D" w14:textId="77777777" w:rsidR="00921A47" w:rsidRPr="006518C9" w:rsidRDefault="00921A47">
            <w:pPr>
              <w:rPr>
                <w:sz w:val="24"/>
                <w:szCs w:val="24"/>
                <w:lang w:val="en-US"/>
              </w:rPr>
            </w:pPr>
          </w:p>
        </w:tc>
      </w:tr>
      <w:tr w:rsidR="00921A47" w:rsidRPr="006518C9" w14:paraId="39BB96EA" w14:textId="77777777" w:rsidTr="00921A47">
        <w:trPr>
          <w:tblCellSpacing w:w="15" w:type="dxa"/>
        </w:trPr>
        <w:tc>
          <w:tcPr>
            <w:tcW w:w="0" w:type="auto"/>
            <w:vAlign w:val="center"/>
            <w:hideMark/>
          </w:tcPr>
          <w:p w14:paraId="21C978D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0"/>
              <w:gridCol w:w="1135"/>
              <w:gridCol w:w="1180"/>
              <w:gridCol w:w="4678"/>
            </w:tblGrid>
            <w:tr w:rsidR="00921A47" w:rsidRPr="006518C9" w14:paraId="2A99A5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CD9A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6621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EBDD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5A9A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F830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6D8921" w14:textId="77777777" w:rsidR="00921A47" w:rsidRPr="006518C9" w:rsidRDefault="00C514F9">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32AFC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F814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E4133"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1560B2E4" w14:textId="77777777" w:rsidR="00921A47" w:rsidRPr="006518C9" w:rsidRDefault="00921A47">
            <w:pPr>
              <w:rPr>
                <w:sz w:val="24"/>
                <w:szCs w:val="24"/>
                <w:lang w:val="en-US"/>
              </w:rPr>
            </w:pPr>
          </w:p>
        </w:tc>
      </w:tr>
      <w:tr w:rsidR="00921A47" w:rsidRPr="006518C9" w14:paraId="1759A1CE" w14:textId="77777777" w:rsidTr="00921A47">
        <w:trPr>
          <w:tblCellSpacing w:w="15" w:type="dxa"/>
        </w:trPr>
        <w:tc>
          <w:tcPr>
            <w:tcW w:w="0" w:type="auto"/>
            <w:vAlign w:val="center"/>
            <w:hideMark/>
          </w:tcPr>
          <w:p w14:paraId="6C9970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588D0CB" w14:textId="77777777" w:rsidR="00921A47" w:rsidRPr="006518C9" w:rsidRDefault="00921A47">
            <w:pPr>
              <w:pStyle w:val="HTMLPreformatted"/>
            </w:pPr>
            <w:r w:rsidRPr="006518C9">
              <w:t>&lt;Enzymes&gt;</w:t>
            </w:r>
          </w:p>
          <w:p w14:paraId="7CBEECA9" w14:textId="77777777" w:rsidR="00921A47" w:rsidRPr="006518C9" w:rsidRDefault="00921A47">
            <w:pPr>
              <w:pStyle w:val="HTMLPreformatted"/>
            </w:pPr>
            <w:r w:rsidRPr="006518C9">
              <w:t xml:space="preserve">    &lt;Enzyme missedCleavages="1" semiSpecific="false" cTermGain="OH" nTermGain="H" id="ENZ_0"&gt;</w:t>
            </w:r>
          </w:p>
          <w:p w14:paraId="438A0555" w14:textId="77777777" w:rsidR="00921A47" w:rsidRPr="006518C9" w:rsidRDefault="00921A47">
            <w:pPr>
              <w:pStyle w:val="HTMLPreformatted"/>
            </w:pPr>
            <w:r w:rsidRPr="006518C9">
              <w:t xml:space="preserve">        &lt;SiteRegexp&gt;(?&lt;=[KR])&lt;/SiteRegexp&gt;</w:t>
            </w:r>
          </w:p>
          <w:p w14:paraId="20FB6420" w14:textId="77777777" w:rsidR="00921A47" w:rsidRPr="006518C9" w:rsidRDefault="00921A47">
            <w:pPr>
              <w:pStyle w:val="HTMLPreformatted"/>
            </w:pPr>
            <w:r w:rsidRPr="006518C9">
              <w:t xml:space="preserve">        &lt;EnzymeName&gt;</w:t>
            </w:r>
          </w:p>
          <w:p w14:paraId="673CD5B9" w14:textId="77777777" w:rsidR="00921A47" w:rsidRPr="006518C9" w:rsidRDefault="00921A47">
            <w:pPr>
              <w:pStyle w:val="HTMLPreformatted"/>
            </w:pPr>
            <w:r w:rsidRPr="006518C9">
              <w:t xml:space="preserve">            &lt;cvParam accession="MS:1001313" cvRef="PSI-MS" name="Trypsin/P"/&gt;</w:t>
            </w:r>
          </w:p>
          <w:p w14:paraId="23DFF998" w14:textId="77777777" w:rsidR="00921A47" w:rsidRPr="006518C9" w:rsidRDefault="00921A47">
            <w:pPr>
              <w:pStyle w:val="HTMLPreformatted"/>
            </w:pPr>
            <w:r w:rsidRPr="006518C9">
              <w:t xml:space="preserve">        &lt;/EnzymeName&gt;</w:t>
            </w:r>
          </w:p>
          <w:p w14:paraId="6276F876" w14:textId="77777777" w:rsidR="00921A47" w:rsidRPr="006518C9" w:rsidRDefault="00921A47">
            <w:pPr>
              <w:pStyle w:val="HTMLPreformatted"/>
            </w:pPr>
            <w:r w:rsidRPr="006518C9">
              <w:t xml:space="preserve">    &lt;/Enzyme&gt;</w:t>
            </w:r>
          </w:p>
          <w:p w14:paraId="0926A235" w14:textId="77777777" w:rsidR="00921A47" w:rsidRPr="006518C9" w:rsidRDefault="00921A47">
            <w:pPr>
              <w:pStyle w:val="HTMLPreformatted"/>
            </w:pPr>
            <w:r w:rsidRPr="006518C9">
              <w:t xml:space="preserve">  ...</w:t>
            </w:r>
          </w:p>
          <w:p w14:paraId="2A298ED7" w14:textId="77777777" w:rsidR="00921A47" w:rsidRPr="006518C9" w:rsidRDefault="00921A47">
            <w:pPr>
              <w:pStyle w:val="HTMLPreformatted"/>
            </w:pPr>
            <w:r w:rsidRPr="006518C9">
              <w:t>&lt;/Enzymes&gt;</w:t>
            </w:r>
          </w:p>
        </w:tc>
      </w:tr>
    </w:tbl>
    <w:p w14:paraId="64A10B30" w14:textId="77777777" w:rsidR="00921A47" w:rsidRPr="006518C9" w:rsidRDefault="00921A47" w:rsidP="00921A47">
      <w:pPr>
        <w:rPr>
          <w:lang w:val="en-US"/>
        </w:rPr>
      </w:pPr>
    </w:p>
    <w:p w14:paraId="113728DA" w14:textId="77777777" w:rsidR="00921A47" w:rsidRPr="006518C9" w:rsidRDefault="00921A47" w:rsidP="00921A47">
      <w:pPr>
        <w:pStyle w:val="Heading2"/>
      </w:pPr>
      <w:bookmarkStart w:id="314" w:name="_Toc476057219"/>
      <w:r w:rsidRPr="006518C9">
        <w:t>Element &lt;</w:t>
      </w:r>
      <w:bookmarkStart w:id="315" w:name="Exclude"/>
      <w:r w:rsidRPr="006518C9">
        <w:t>Exclude</w:t>
      </w:r>
      <w:bookmarkEnd w:id="315"/>
      <w:r w:rsidRPr="006518C9">
        <w:t>&gt;</w:t>
      </w:r>
      <w:bookmarkEnd w:id="3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1"/>
        <w:gridCol w:w="8491"/>
      </w:tblGrid>
      <w:tr w:rsidR="00921A47" w:rsidRPr="006518C9" w14:paraId="3A6CB9B7" w14:textId="77777777" w:rsidTr="00921A47">
        <w:trPr>
          <w:tblCellSpacing w:w="15" w:type="dxa"/>
        </w:trPr>
        <w:tc>
          <w:tcPr>
            <w:tcW w:w="0" w:type="auto"/>
            <w:vAlign w:val="center"/>
            <w:hideMark/>
          </w:tcPr>
          <w:p w14:paraId="0C26E2B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AD3CD03" w14:textId="77777777" w:rsidR="00921A47" w:rsidRPr="006518C9" w:rsidRDefault="00921A47">
            <w:pPr>
              <w:rPr>
                <w:sz w:val="24"/>
                <w:szCs w:val="24"/>
                <w:lang w:val="en-US"/>
              </w:rPr>
            </w:pPr>
            <w:r w:rsidRPr="006518C9">
              <w:rPr>
                <w:lang w:val="en-US"/>
              </w:rPr>
              <w:t xml:space="preserve">All sequences fulfilling the specifed criteria are excluded. </w:t>
            </w:r>
          </w:p>
        </w:tc>
      </w:tr>
      <w:tr w:rsidR="00921A47" w:rsidRPr="006518C9" w14:paraId="2681F859" w14:textId="77777777" w:rsidTr="00921A47">
        <w:trPr>
          <w:tblCellSpacing w:w="15" w:type="dxa"/>
        </w:trPr>
        <w:tc>
          <w:tcPr>
            <w:tcW w:w="0" w:type="auto"/>
            <w:vAlign w:val="center"/>
            <w:hideMark/>
          </w:tcPr>
          <w:p w14:paraId="781D823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193E91" w14:textId="77777777" w:rsidR="00921A47" w:rsidRPr="006518C9" w:rsidRDefault="00921A47">
            <w:pPr>
              <w:rPr>
                <w:sz w:val="24"/>
                <w:szCs w:val="24"/>
                <w:lang w:val="en-US"/>
              </w:rPr>
            </w:pPr>
            <w:r w:rsidRPr="006518C9">
              <w:rPr>
                <w:lang w:val="en-US"/>
              </w:rPr>
              <w:t xml:space="preserve">ParamListType </w:t>
            </w:r>
          </w:p>
        </w:tc>
      </w:tr>
      <w:tr w:rsidR="00921A47" w:rsidRPr="006518C9" w14:paraId="664C03B7" w14:textId="77777777" w:rsidTr="00921A47">
        <w:trPr>
          <w:tblCellSpacing w:w="15" w:type="dxa"/>
        </w:trPr>
        <w:tc>
          <w:tcPr>
            <w:tcW w:w="0" w:type="auto"/>
            <w:vAlign w:val="center"/>
            <w:hideMark/>
          </w:tcPr>
          <w:p w14:paraId="6321469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3460" w14:textId="77777777" w:rsidR="00921A47" w:rsidRPr="006518C9" w:rsidRDefault="00921A47">
            <w:pPr>
              <w:rPr>
                <w:sz w:val="24"/>
                <w:szCs w:val="24"/>
                <w:lang w:val="en-US"/>
              </w:rPr>
            </w:pPr>
            <w:r w:rsidRPr="006518C9">
              <w:rPr>
                <w:lang w:val="en-US"/>
              </w:rPr>
              <w:t>none</w:t>
            </w:r>
          </w:p>
        </w:tc>
      </w:tr>
      <w:tr w:rsidR="00921A47" w:rsidRPr="006518C9" w14:paraId="74AE8024" w14:textId="77777777" w:rsidTr="00921A47">
        <w:trPr>
          <w:tblCellSpacing w:w="15" w:type="dxa"/>
        </w:trPr>
        <w:tc>
          <w:tcPr>
            <w:tcW w:w="0" w:type="auto"/>
            <w:vAlign w:val="center"/>
            <w:hideMark/>
          </w:tcPr>
          <w:p w14:paraId="0D37703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0"/>
              <w:gridCol w:w="1135"/>
              <w:gridCol w:w="1180"/>
              <w:gridCol w:w="4375"/>
            </w:tblGrid>
            <w:tr w:rsidR="00921A47" w:rsidRPr="006518C9" w14:paraId="468B6E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843D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098B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F114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77DA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32905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4EC2D"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B55BC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DA0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2DD8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373E0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B25228"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068AF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F108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A1E93" w14:textId="77777777" w:rsidR="00921A47" w:rsidRPr="006518C9" w:rsidRDefault="00921A47">
                  <w:pPr>
                    <w:rPr>
                      <w:sz w:val="24"/>
                      <w:szCs w:val="24"/>
                      <w:lang w:val="en-US"/>
                    </w:rPr>
                  </w:pPr>
                  <w:r w:rsidRPr="006518C9">
                    <w:rPr>
                      <w:lang w:val="en-US"/>
                    </w:rPr>
                    <w:t>A single user-defined parameter.</w:t>
                  </w:r>
                </w:p>
              </w:tc>
            </w:tr>
          </w:tbl>
          <w:p w14:paraId="2F6C9C22" w14:textId="77777777" w:rsidR="00921A47" w:rsidRPr="006518C9" w:rsidRDefault="00921A47">
            <w:pPr>
              <w:rPr>
                <w:sz w:val="24"/>
                <w:szCs w:val="24"/>
                <w:lang w:val="en-US"/>
              </w:rPr>
            </w:pPr>
          </w:p>
        </w:tc>
      </w:tr>
      <w:tr w:rsidR="00921A47" w:rsidRPr="006518C9" w14:paraId="0D08D91F" w14:textId="77777777" w:rsidTr="00921A47">
        <w:trPr>
          <w:tblCellSpacing w:w="15" w:type="dxa"/>
        </w:trPr>
        <w:tc>
          <w:tcPr>
            <w:tcW w:w="0" w:type="auto"/>
            <w:vAlign w:val="center"/>
            <w:hideMark/>
          </w:tcPr>
          <w:p w14:paraId="6576E35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CFC1045" w14:textId="77777777" w:rsidR="00921A47" w:rsidRPr="006518C9" w:rsidRDefault="00921A47">
            <w:pPr>
              <w:rPr>
                <w:sz w:val="24"/>
                <w:szCs w:val="24"/>
                <w:lang w:val="en-US"/>
              </w:rPr>
            </w:pPr>
          </w:p>
        </w:tc>
      </w:tr>
      <w:tr w:rsidR="00921A47" w:rsidRPr="006518C9" w14:paraId="78C3F337" w14:textId="77777777" w:rsidTr="00921A47">
        <w:trPr>
          <w:tblCellSpacing w:w="15" w:type="dxa"/>
        </w:trPr>
        <w:tc>
          <w:tcPr>
            <w:tcW w:w="0" w:type="auto"/>
            <w:vAlign w:val="center"/>
            <w:hideMark/>
          </w:tcPr>
          <w:p w14:paraId="277E3AA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09BE717" w14:textId="77777777" w:rsidR="00921A47" w:rsidRPr="006518C9" w:rsidRDefault="00921A47">
            <w:pPr>
              <w:pStyle w:val="HTMLPreformatted"/>
            </w:pPr>
            <w:r w:rsidRPr="006518C9">
              <w:t>Path /MzIdentML/AnalysisProtocolCollection/SpectrumIdentificationProtocol/DatabaseFilters/Filter/Exclude</w:t>
            </w:r>
          </w:p>
          <w:p w14:paraId="67FD2476" w14:textId="77777777" w:rsidR="00921A47" w:rsidRPr="006518C9" w:rsidRDefault="00921A47">
            <w:pPr>
              <w:pStyle w:val="HTMLPreformatted"/>
            </w:pPr>
            <w:r w:rsidRPr="006518C9">
              <w:t xml:space="preserve">MAY supply a *child* term of </w:t>
            </w:r>
            <w:hyperlink r:id="rId107"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756CAB2A" w14:textId="77777777" w:rsidR="00921A47" w:rsidRPr="006518C9" w:rsidRDefault="00921A47">
            <w:pPr>
              <w:pStyle w:val="HTMLPreformatted"/>
            </w:pPr>
            <w:r w:rsidRPr="006518C9">
              <w:t xml:space="preserve">  e.g.: </w:t>
            </w:r>
            <w:hyperlink r:id="rId108"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64EF6477" w14:textId="77777777" w:rsidR="00921A47" w:rsidRPr="002971BD" w:rsidRDefault="00921A47">
            <w:pPr>
              <w:pStyle w:val="HTMLPreformatted"/>
              <w:rPr>
                <w:lang w:val="de-DE"/>
              </w:rPr>
            </w:pPr>
            <w:r w:rsidRPr="006518C9">
              <w:t xml:space="preserve">  </w:t>
            </w:r>
            <w:r w:rsidRPr="002971BD">
              <w:rPr>
                <w:lang w:val="de-DE"/>
              </w:rPr>
              <w:t xml:space="preserve">e.g.: </w:t>
            </w:r>
            <w:hyperlink r:id="rId109" w:tgtFrame="new" w:history="1">
              <w:r w:rsidRPr="002971BD">
                <w:rPr>
                  <w:rStyle w:val="Hyperlink"/>
                  <w:lang w:val="de-DE"/>
                </w:rPr>
                <w:t>MS:1001201</w:t>
              </w:r>
            </w:hyperlink>
            <w:r w:rsidRPr="002971BD">
              <w:rPr>
                <w:lang w:val="de-DE"/>
              </w:rPr>
              <w:t xml:space="preserve"> (</w:t>
            </w:r>
            <w:r w:rsidRPr="002971BD">
              <w:rPr>
                <w:rStyle w:val="popup"/>
                <w:lang w:val="de-DE"/>
              </w:rPr>
              <w:t>DB MW filter maximum</w:t>
            </w:r>
            <w:r w:rsidRPr="002971BD">
              <w:rPr>
                <w:lang w:val="de-DE"/>
              </w:rPr>
              <w:t xml:space="preserve">) </w:t>
            </w:r>
          </w:p>
          <w:p w14:paraId="4EEE0CF6" w14:textId="77777777" w:rsidR="00921A47" w:rsidRPr="002971BD" w:rsidRDefault="00921A47">
            <w:pPr>
              <w:pStyle w:val="HTMLPreformatted"/>
              <w:rPr>
                <w:lang w:val="de-DE"/>
              </w:rPr>
            </w:pPr>
            <w:r w:rsidRPr="002971BD">
              <w:rPr>
                <w:lang w:val="de-DE"/>
              </w:rPr>
              <w:t xml:space="preserve">  e.g.: </w:t>
            </w:r>
            <w:hyperlink r:id="rId110" w:tgtFrame="new" w:history="1">
              <w:r w:rsidRPr="002971BD">
                <w:rPr>
                  <w:rStyle w:val="Hyperlink"/>
                  <w:lang w:val="de-DE"/>
                </w:rPr>
                <w:t>MS:1001202</w:t>
              </w:r>
            </w:hyperlink>
            <w:r w:rsidRPr="002971BD">
              <w:rPr>
                <w:lang w:val="de-DE"/>
              </w:rPr>
              <w:t xml:space="preserve"> (</w:t>
            </w:r>
            <w:r w:rsidRPr="002971BD">
              <w:rPr>
                <w:rStyle w:val="popup"/>
                <w:lang w:val="de-DE"/>
              </w:rPr>
              <w:t>DB MW filter minimum</w:t>
            </w:r>
            <w:r w:rsidRPr="002971BD">
              <w:rPr>
                <w:lang w:val="de-DE"/>
              </w:rPr>
              <w:t xml:space="preserve">) </w:t>
            </w:r>
          </w:p>
          <w:p w14:paraId="1D740A24" w14:textId="77777777" w:rsidR="00921A47" w:rsidRPr="002971BD" w:rsidRDefault="00921A47">
            <w:pPr>
              <w:pStyle w:val="HTMLPreformatted"/>
              <w:rPr>
                <w:lang w:val="de-DE"/>
              </w:rPr>
            </w:pPr>
            <w:r w:rsidRPr="002971BD">
              <w:rPr>
                <w:lang w:val="de-DE"/>
              </w:rPr>
              <w:t xml:space="preserve">  e.g.: </w:t>
            </w:r>
            <w:hyperlink r:id="rId111" w:tgtFrame="new" w:history="1">
              <w:r w:rsidRPr="002971BD">
                <w:rPr>
                  <w:rStyle w:val="Hyperlink"/>
                  <w:lang w:val="de-DE"/>
                </w:rPr>
                <w:t>MS:1001203</w:t>
              </w:r>
            </w:hyperlink>
            <w:r w:rsidRPr="002971BD">
              <w:rPr>
                <w:lang w:val="de-DE"/>
              </w:rPr>
              <w:t xml:space="preserve"> (</w:t>
            </w:r>
            <w:r w:rsidRPr="002971BD">
              <w:rPr>
                <w:rStyle w:val="popup"/>
                <w:lang w:val="de-DE"/>
              </w:rPr>
              <w:t>DB PI filter maximum</w:t>
            </w:r>
            <w:r w:rsidRPr="002971BD">
              <w:rPr>
                <w:lang w:val="de-DE"/>
              </w:rPr>
              <w:t xml:space="preserve">) </w:t>
            </w:r>
          </w:p>
          <w:p w14:paraId="07B5D994" w14:textId="77777777" w:rsidR="00921A47" w:rsidRPr="002971BD" w:rsidRDefault="00921A47">
            <w:pPr>
              <w:pStyle w:val="HTMLPreformatted"/>
              <w:rPr>
                <w:lang w:val="de-DE"/>
              </w:rPr>
            </w:pPr>
            <w:r w:rsidRPr="002971BD">
              <w:rPr>
                <w:lang w:val="de-DE"/>
              </w:rPr>
              <w:t xml:space="preserve">  e.g.: </w:t>
            </w:r>
            <w:hyperlink r:id="rId112" w:tgtFrame="new" w:history="1">
              <w:r w:rsidRPr="002971BD">
                <w:rPr>
                  <w:rStyle w:val="Hyperlink"/>
                  <w:lang w:val="de-DE"/>
                </w:rPr>
                <w:t>MS:1001204</w:t>
              </w:r>
            </w:hyperlink>
            <w:r w:rsidRPr="002971BD">
              <w:rPr>
                <w:lang w:val="de-DE"/>
              </w:rPr>
              <w:t xml:space="preserve"> (</w:t>
            </w:r>
            <w:r w:rsidRPr="002971BD">
              <w:rPr>
                <w:rStyle w:val="popup"/>
                <w:lang w:val="de-DE"/>
              </w:rPr>
              <w:t>DB PI filter minimum</w:t>
            </w:r>
            <w:r w:rsidRPr="002971BD">
              <w:rPr>
                <w:lang w:val="de-DE"/>
              </w:rPr>
              <w:t xml:space="preserve">) </w:t>
            </w:r>
          </w:p>
          <w:p w14:paraId="6668B5B7" w14:textId="77777777" w:rsidR="00921A47" w:rsidRPr="006518C9" w:rsidRDefault="00921A47">
            <w:pPr>
              <w:pStyle w:val="HTMLPreformatted"/>
            </w:pPr>
            <w:r w:rsidRPr="002971BD">
              <w:rPr>
                <w:lang w:val="de-DE"/>
              </w:rPr>
              <w:t xml:space="preserve">  </w:t>
            </w:r>
            <w:r w:rsidRPr="006518C9">
              <w:t xml:space="preserve">e.g.: </w:t>
            </w:r>
            <w:hyperlink r:id="rId113"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5A101B19" w14:textId="77777777" w:rsidR="00921A47" w:rsidRPr="006518C9" w:rsidRDefault="00921A47">
            <w:pPr>
              <w:pStyle w:val="HTMLPreformatted"/>
            </w:pPr>
            <w:r w:rsidRPr="006518C9">
              <w:t xml:space="preserve">  e.g.: </w:t>
            </w:r>
            <w:hyperlink r:id="rId114"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36EC8452" w14:textId="77777777" w:rsidR="00921A47" w:rsidRPr="006518C9" w:rsidRDefault="00921A47">
            <w:pPr>
              <w:pStyle w:val="HTMLPreformatted"/>
            </w:pPr>
            <w:r w:rsidRPr="006518C9">
              <w:t xml:space="preserve">  e.g.: </w:t>
            </w:r>
            <w:hyperlink r:id="rId115"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2A9D0965" w14:textId="77777777" w:rsidR="00921A47" w:rsidRPr="006518C9" w:rsidRDefault="00921A47">
            <w:pPr>
              <w:pStyle w:val="HTMLPreformatted"/>
            </w:pPr>
            <w:r w:rsidRPr="006518C9">
              <w:t xml:space="preserve">  e.g.: </w:t>
            </w:r>
            <w:hyperlink r:id="rId116"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657E25BB" w14:textId="77777777" w:rsidR="00921A47" w:rsidRPr="006518C9" w:rsidRDefault="00921A47">
            <w:pPr>
              <w:pStyle w:val="HTMLPreformatted"/>
            </w:pPr>
            <w:r w:rsidRPr="006518C9">
              <w:t xml:space="preserve">  e.g.: </w:t>
            </w:r>
            <w:hyperlink r:id="rId117"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37A600F" w14:textId="77777777" w:rsidR="00921A47" w:rsidRPr="006518C9" w:rsidRDefault="00921A47">
            <w:pPr>
              <w:pStyle w:val="HTMLPreformatted"/>
            </w:pPr>
            <w:r w:rsidRPr="006518C9">
              <w:t xml:space="preserve">  </w:t>
            </w:r>
            <w:hyperlink r:id="rId118" w:tgtFrame="new" w:history="1">
              <w:r w:rsidRPr="006518C9">
                <w:rPr>
                  <w:rStyle w:val="Hyperlink"/>
                </w:rPr>
                <w:t>et al.</w:t>
              </w:r>
            </w:hyperlink>
          </w:p>
        </w:tc>
      </w:tr>
    </w:tbl>
    <w:p w14:paraId="10568809" w14:textId="77777777" w:rsidR="00921A47" w:rsidRPr="006518C9" w:rsidRDefault="00921A47" w:rsidP="00921A47">
      <w:pPr>
        <w:rPr>
          <w:lang w:val="en-US"/>
        </w:rPr>
      </w:pPr>
    </w:p>
    <w:p w14:paraId="62AD68E8" w14:textId="77777777" w:rsidR="00921A47" w:rsidRPr="006518C9" w:rsidRDefault="00921A47" w:rsidP="00921A47">
      <w:pPr>
        <w:pStyle w:val="Heading2"/>
      </w:pPr>
      <w:bookmarkStart w:id="316" w:name="_Toc476057220"/>
      <w:r w:rsidRPr="006518C9">
        <w:t>Element &lt;</w:t>
      </w:r>
      <w:bookmarkStart w:id="317" w:name="ExternalFormatDocumentation"/>
      <w:r w:rsidRPr="006518C9">
        <w:t>ExternalFormatDocumentation</w:t>
      </w:r>
      <w:bookmarkEnd w:id="317"/>
      <w:r w:rsidRPr="006518C9">
        <w:t>&gt;</w:t>
      </w:r>
      <w:bookmarkEnd w:id="3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9"/>
        <w:gridCol w:w="8403"/>
      </w:tblGrid>
      <w:tr w:rsidR="00921A47" w:rsidRPr="006518C9" w14:paraId="6B193B4B" w14:textId="77777777" w:rsidTr="00921A47">
        <w:trPr>
          <w:tblCellSpacing w:w="15" w:type="dxa"/>
        </w:trPr>
        <w:tc>
          <w:tcPr>
            <w:tcW w:w="0" w:type="auto"/>
            <w:vAlign w:val="center"/>
            <w:hideMark/>
          </w:tcPr>
          <w:p w14:paraId="319E697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541DF1E" w14:textId="77777777" w:rsidR="00921A47" w:rsidRPr="006518C9" w:rsidRDefault="00921A47">
            <w:pPr>
              <w:rPr>
                <w:sz w:val="24"/>
                <w:szCs w:val="24"/>
                <w:lang w:val="en-US"/>
              </w:rPr>
            </w:pPr>
            <w:r w:rsidRPr="006518C9">
              <w:rPr>
                <w:lang w:val="en-US"/>
              </w:rPr>
              <w:t xml:space="preserve">A URI to access documentation and tools to interpret the external format of the ExternalData instance. For example, XML Schema or static libraries (APIs) to access binary formats. </w:t>
            </w:r>
          </w:p>
        </w:tc>
      </w:tr>
      <w:tr w:rsidR="00921A47" w:rsidRPr="006518C9" w14:paraId="220DE65E" w14:textId="77777777" w:rsidTr="00921A47">
        <w:trPr>
          <w:tblCellSpacing w:w="15" w:type="dxa"/>
        </w:trPr>
        <w:tc>
          <w:tcPr>
            <w:tcW w:w="0" w:type="auto"/>
            <w:vAlign w:val="center"/>
            <w:hideMark/>
          </w:tcPr>
          <w:p w14:paraId="42048B5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36202B0" w14:textId="77777777" w:rsidR="00921A47" w:rsidRPr="006518C9" w:rsidRDefault="00921A47">
            <w:pPr>
              <w:rPr>
                <w:sz w:val="24"/>
                <w:szCs w:val="24"/>
                <w:lang w:val="en-US"/>
              </w:rPr>
            </w:pPr>
            <w:r w:rsidRPr="006518C9">
              <w:rPr>
                <w:lang w:val="en-US"/>
              </w:rPr>
              <w:t xml:space="preserve">xsd:anyURI </w:t>
            </w:r>
          </w:p>
        </w:tc>
      </w:tr>
      <w:tr w:rsidR="00921A47" w:rsidRPr="006518C9" w14:paraId="598F6231" w14:textId="77777777" w:rsidTr="00921A47">
        <w:trPr>
          <w:tblCellSpacing w:w="15" w:type="dxa"/>
        </w:trPr>
        <w:tc>
          <w:tcPr>
            <w:tcW w:w="0" w:type="auto"/>
            <w:vAlign w:val="center"/>
            <w:hideMark/>
          </w:tcPr>
          <w:p w14:paraId="0A4B621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8FFD4B2" w14:textId="77777777" w:rsidR="00921A47" w:rsidRPr="006518C9" w:rsidRDefault="00921A47">
            <w:pPr>
              <w:rPr>
                <w:sz w:val="24"/>
                <w:szCs w:val="24"/>
                <w:lang w:val="en-US"/>
              </w:rPr>
            </w:pPr>
            <w:r w:rsidRPr="006518C9">
              <w:rPr>
                <w:lang w:val="en-US"/>
              </w:rPr>
              <w:t>none</w:t>
            </w:r>
          </w:p>
        </w:tc>
      </w:tr>
      <w:tr w:rsidR="00921A47" w:rsidRPr="006518C9" w14:paraId="00222B1C" w14:textId="77777777" w:rsidTr="00921A47">
        <w:trPr>
          <w:tblCellSpacing w:w="15" w:type="dxa"/>
        </w:trPr>
        <w:tc>
          <w:tcPr>
            <w:tcW w:w="0" w:type="auto"/>
            <w:vAlign w:val="center"/>
            <w:hideMark/>
          </w:tcPr>
          <w:p w14:paraId="6CB6CE1C"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3C0DFFFC" w14:textId="77777777" w:rsidR="00921A47" w:rsidRPr="006518C9" w:rsidRDefault="00921A47">
            <w:pPr>
              <w:rPr>
                <w:sz w:val="24"/>
                <w:szCs w:val="24"/>
                <w:lang w:val="en-US"/>
              </w:rPr>
            </w:pPr>
            <w:r w:rsidRPr="006518C9">
              <w:rPr>
                <w:lang w:val="en-US"/>
              </w:rPr>
              <w:t>none</w:t>
            </w:r>
          </w:p>
        </w:tc>
      </w:tr>
      <w:tr w:rsidR="00921A47" w:rsidRPr="006518C9" w14:paraId="2615EA56" w14:textId="77777777" w:rsidTr="00921A47">
        <w:trPr>
          <w:tblCellSpacing w:w="15" w:type="dxa"/>
        </w:trPr>
        <w:tc>
          <w:tcPr>
            <w:tcW w:w="0" w:type="auto"/>
            <w:vAlign w:val="center"/>
            <w:hideMark/>
          </w:tcPr>
          <w:p w14:paraId="39DC8C5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D01B8A8" w14:textId="77777777" w:rsidR="00921A47" w:rsidRPr="006518C9" w:rsidRDefault="00921A47">
            <w:pPr>
              <w:rPr>
                <w:sz w:val="24"/>
                <w:szCs w:val="24"/>
                <w:lang w:val="en-US"/>
              </w:rPr>
            </w:pPr>
          </w:p>
        </w:tc>
      </w:tr>
    </w:tbl>
    <w:p w14:paraId="31CBAEE6" w14:textId="77777777" w:rsidR="00921A47" w:rsidRPr="006518C9" w:rsidRDefault="00921A47" w:rsidP="00921A47">
      <w:pPr>
        <w:rPr>
          <w:lang w:val="en-US"/>
        </w:rPr>
      </w:pPr>
    </w:p>
    <w:p w14:paraId="6E01763C" w14:textId="77777777" w:rsidR="00921A47" w:rsidRPr="006518C9" w:rsidRDefault="00921A47" w:rsidP="00921A47">
      <w:pPr>
        <w:pStyle w:val="Heading2"/>
      </w:pPr>
      <w:bookmarkStart w:id="318" w:name="_Toc476057221"/>
      <w:r w:rsidRPr="006518C9">
        <w:t>Element &lt;</w:t>
      </w:r>
      <w:bookmarkStart w:id="319" w:name="FileFormat"/>
      <w:r w:rsidRPr="006518C9">
        <w:t>FileFormat</w:t>
      </w:r>
      <w:bookmarkEnd w:id="319"/>
      <w:r w:rsidRPr="006518C9">
        <w:t>&gt;</w:t>
      </w:r>
      <w:bookmarkEnd w:id="3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895"/>
      </w:tblGrid>
      <w:tr w:rsidR="00921A47" w:rsidRPr="006518C9" w14:paraId="0EF9EA03" w14:textId="77777777" w:rsidTr="00921A47">
        <w:trPr>
          <w:tblCellSpacing w:w="15" w:type="dxa"/>
        </w:trPr>
        <w:tc>
          <w:tcPr>
            <w:tcW w:w="0" w:type="auto"/>
            <w:vAlign w:val="center"/>
            <w:hideMark/>
          </w:tcPr>
          <w:p w14:paraId="4921BC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E5BB34A"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6885451B" w14:textId="77777777" w:rsidTr="00921A47">
        <w:trPr>
          <w:tblCellSpacing w:w="15" w:type="dxa"/>
        </w:trPr>
        <w:tc>
          <w:tcPr>
            <w:tcW w:w="0" w:type="auto"/>
            <w:vAlign w:val="center"/>
            <w:hideMark/>
          </w:tcPr>
          <w:p w14:paraId="24933D8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ACF023" w14:textId="77777777" w:rsidR="00921A47" w:rsidRPr="006518C9" w:rsidRDefault="00921A47">
            <w:pPr>
              <w:rPr>
                <w:sz w:val="24"/>
                <w:szCs w:val="24"/>
                <w:lang w:val="en-US"/>
              </w:rPr>
            </w:pPr>
            <w:r w:rsidRPr="006518C9">
              <w:rPr>
                <w:lang w:val="en-US"/>
              </w:rPr>
              <w:t xml:space="preserve">FileFormatType </w:t>
            </w:r>
          </w:p>
        </w:tc>
      </w:tr>
      <w:tr w:rsidR="00921A47" w:rsidRPr="006518C9" w14:paraId="5ECA2D0B" w14:textId="77777777" w:rsidTr="00921A47">
        <w:trPr>
          <w:tblCellSpacing w:w="15" w:type="dxa"/>
        </w:trPr>
        <w:tc>
          <w:tcPr>
            <w:tcW w:w="0" w:type="auto"/>
            <w:vAlign w:val="center"/>
            <w:hideMark/>
          </w:tcPr>
          <w:p w14:paraId="5BB907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4565365" w14:textId="77777777" w:rsidR="00921A47" w:rsidRPr="006518C9" w:rsidRDefault="00921A47">
            <w:pPr>
              <w:rPr>
                <w:sz w:val="24"/>
                <w:szCs w:val="24"/>
                <w:lang w:val="en-US"/>
              </w:rPr>
            </w:pPr>
            <w:r w:rsidRPr="006518C9">
              <w:rPr>
                <w:lang w:val="en-US"/>
              </w:rPr>
              <w:t>none</w:t>
            </w:r>
          </w:p>
        </w:tc>
      </w:tr>
      <w:tr w:rsidR="00921A47" w:rsidRPr="006518C9" w14:paraId="7E8E7790" w14:textId="77777777" w:rsidTr="00921A47">
        <w:trPr>
          <w:tblCellSpacing w:w="15" w:type="dxa"/>
        </w:trPr>
        <w:tc>
          <w:tcPr>
            <w:tcW w:w="0" w:type="auto"/>
            <w:vAlign w:val="center"/>
            <w:hideMark/>
          </w:tcPr>
          <w:p w14:paraId="0D2EF9A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5"/>
              <w:gridCol w:w="1135"/>
              <w:gridCol w:w="1180"/>
              <w:gridCol w:w="3854"/>
            </w:tblGrid>
            <w:tr w:rsidR="00921A47" w:rsidRPr="006518C9" w14:paraId="0F6254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2C62C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5F70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1E09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1EB0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97B0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42D8CC"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83DD4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CDE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F1D66" w14:textId="77777777" w:rsidR="00921A47" w:rsidRPr="006518C9" w:rsidRDefault="00921A47">
                  <w:pPr>
                    <w:rPr>
                      <w:sz w:val="24"/>
                      <w:szCs w:val="24"/>
                      <w:lang w:val="en-US"/>
                    </w:rPr>
                  </w:pPr>
                  <w:r w:rsidRPr="006518C9">
                    <w:rPr>
                      <w:lang w:val="en-US"/>
                    </w:rPr>
                    <w:t>A single entry from an ontology or a controlled vocabulary.</w:t>
                  </w:r>
                </w:p>
              </w:tc>
            </w:tr>
          </w:tbl>
          <w:p w14:paraId="61651975" w14:textId="77777777" w:rsidR="00921A47" w:rsidRPr="006518C9" w:rsidRDefault="00921A47">
            <w:pPr>
              <w:rPr>
                <w:sz w:val="24"/>
                <w:szCs w:val="24"/>
                <w:lang w:val="en-US"/>
              </w:rPr>
            </w:pPr>
          </w:p>
        </w:tc>
      </w:tr>
      <w:tr w:rsidR="00921A47" w:rsidRPr="006518C9" w14:paraId="79342A64" w14:textId="77777777" w:rsidTr="00921A47">
        <w:trPr>
          <w:tblCellSpacing w:w="15" w:type="dxa"/>
        </w:trPr>
        <w:tc>
          <w:tcPr>
            <w:tcW w:w="0" w:type="auto"/>
            <w:vAlign w:val="center"/>
            <w:hideMark/>
          </w:tcPr>
          <w:p w14:paraId="3A8DDC4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F4776B6" w14:textId="77777777" w:rsidR="00921A47" w:rsidRPr="006518C9" w:rsidRDefault="00921A47">
            <w:pPr>
              <w:pStyle w:val="HTMLPreformatted"/>
            </w:pPr>
            <w:r w:rsidRPr="006518C9">
              <w:t xml:space="preserve">        &lt;FileFormat&gt;</w:t>
            </w:r>
          </w:p>
          <w:p w14:paraId="23A220CD" w14:textId="77777777" w:rsidR="00921A47" w:rsidRPr="006518C9" w:rsidRDefault="00921A47">
            <w:pPr>
              <w:pStyle w:val="HTMLPreformatted"/>
            </w:pPr>
            <w:r w:rsidRPr="006518C9">
              <w:t xml:space="preserve">          &lt;cvParam cvRef="PSI-MS" accession="MS:1001401" name="X!Tandem xml format"/&gt;</w:t>
            </w:r>
          </w:p>
          <w:p w14:paraId="1DD1158B" w14:textId="77777777" w:rsidR="00921A47" w:rsidRPr="006518C9" w:rsidRDefault="00921A47">
            <w:pPr>
              <w:pStyle w:val="HTMLPreformatted"/>
            </w:pPr>
            <w:r w:rsidRPr="006518C9">
              <w:t xml:space="preserve">        &lt;/FileFormat&gt;</w:t>
            </w:r>
          </w:p>
        </w:tc>
      </w:tr>
      <w:tr w:rsidR="00921A47" w:rsidRPr="006518C9" w14:paraId="6C59F958" w14:textId="77777777" w:rsidTr="00921A47">
        <w:trPr>
          <w:tblCellSpacing w:w="15" w:type="dxa"/>
        </w:trPr>
        <w:tc>
          <w:tcPr>
            <w:tcW w:w="0" w:type="auto"/>
            <w:vAlign w:val="center"/>
            <w:hideMark/>
          </w:tcPr>
          <w:p w14:paraId="614B47AC"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0096961" w14:textId="77777777" w:rsidR="00921A47" w:rsidRPr="006518C9" w:rsidRDefault="00921A47">
            <w:pPr>
              <w:pStyle w:val="HTMLPreformatted"/>
            </w:pPr>
            <w:r w:rsidRPr="006518C9">
              <w:t>Path /MzIdentML/DataCollection/Inputs/SearchDatabase/FileFormat</w:t>
            </w:r>
          </w:p>
          <w:p w14:paraId="241C6430" w14:textId="77777777" w:rsidR="00921A47" w:rsidRPr="006518C9" w:rsidRDefault="00921A47">
            <w:pPr>
              <w:pStyle w:val="HTMLPreformatted"/>
            </w:pPr>
            <w:r w:rsidRPr="006518C9">
              <w:t xml:space="preserve">MUST supply a *child* term of </w:t>
            </w:r>
            <w:hyperlink r:id="rId119"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703C56E2" w14:textId="77777777" w:rsidR="00921A47" w:rsidRPr="006518C9" w:rsidRDefault="00921A47">
            <w:pPr>
              <w:pStyle w:val="HTMLPreformatted"/>
            </w:pPr>
            <w:r w:rsidRPr="006518C9">
              <w:t xml:space="preserve">  e.g.: </w:t>
            </w:r>
            <w:hyperlink r:id="rId120"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5DE06F3" w14:textId="77777777" w:rsidR="00921A47" w:rsidRPr="006518C9" w:rsidRDefault="00921A47">
            <w:pPr>
              <w:pStyle w:val="HTMLPreformatted"/>
            </w:pPr>
            <w:r w:rsidRPr="006518C9">
              <w:t xml:space="preserve">  e.g.: </w:t>
            </w:r>
            <w:hyperlink r:id="rId121" w:tgtFrame="new" w:history="1">
              <w:r w:rsidRPr="006518C9">
                <w:rPr>
                  <w:rStyle w:val="Hyperlink"/>
                </w:rPr>
                <w:t>MS:1001349</w:t>
              </w:r>
            </w:hyperlink>
            <w:r w:rsidRPr="006518C9">
              <w:t xml:space="preserve"> (</w:t>
            </w:r>
            <w:r w:rsidRPr="006518C9">
              <w:rPr>
                <w:rStyle w:val="popup"/>
              </w:rPr>
              <w:t>ASN.1</w:t>
            </w:r>
            <w:r w:rsidRPr="006518C9">
              <w:t xml:space="preserve">) </w:t>
            </w:r>
          </w:p>
          <w:p w14:paraId="41BD7304" w14:textId="77777777" w:rsidR="00921A47" w:rsidRPr="006518C9" w:rsidRDefault="00921A47">
            <w:pPr>
              <w:pStyle w:val="HTMLPreformatted"/>
            </w:pPr>
            <w:r w:rsidRPr="006518C9">
              <w:t xml:space="preserve">  e.g.: </w:t>
            </w:r>
            <w:hyperlink r:id="rId122" w:tgtFrame="new" w:history="1">
              <w:r w:rsidRPr="006518C9">
                <w:rPr>
                  <w:rStyle w:val="Hyperlink"/>
                </w:rPr>
                <w:t>MS:1001350</w:t>
              </w:r>
            </w:hyperlink>
            <w:r w:rsidRPr="006518C9">
              <w:t xml:space="preserve"> (</w:t>
            </w:r>
            <w:r w:rsidRPr="006518C9">
              <w:rPr>
                <w:rStyle w:val="popup"/>
              </w:rPr>
              <w:t>NCBI *.p*</w:t>
            </w:r>
            <w:r w:rsidRPr="006518C9">
              <w:t xml:space="preserve">) </w:t>
            </w:r>
          </w:p>
          <w:p w14:paraId="1BF23905" w14:textId="77777777" w:rsidR="00921A47" w:rsidRPr="006518C9" w:rsidRDefault="00921A47">
            <w:pPr>
              <w:pStyle w:val="HTMLPreformatted"/>
            </w:pPr>
            <w:r w:rsidRPr="006518C9">
              <w:t xml:space="preserve">  e.g.: </w:t>
            </w:r>
            <w:hyperlink r:id="rId123" w:tgtFrame="new" w:history="1">
              <w:r w:rsidRPr="006518C9">
                <w:rPr>
                  <w:rStyle w:val="Hyperlink"/>
                </w:rPr>
                <w:t>MS:1001351</w:t>
              </w:r>
            </w:hyperlink>
            <w:r w:rsidRPr="006518C9">
              <w:t xml:space="preserve"> (</w:t>
            </w:r>
            <w:r w:rsidRPr="006518C9">
              <w:rPr>
                <w:rStyle w:val="popup"/>
              </w:rPr>
              <w:t>clustal aln</w:t>
            </w:r>
            <w:r w:rsidRPr="006518C9">
              <w:t xml:space="preserve">) </w:t>
            </w:r>
          </w:p>
          <w:p w14:paraId="3682431E" w14:textId="77777777" w:rsidR="00921A47" w:rsidRPr="006518C9" w:rsidRDefault="00921A47">
            <w:pPr>
              <w:pStyle w:val="HTMLPreformatted"/>
            </w:pPr>
            <w:r w:rsidRPr="006518C9">
              <w:t xml:space="preserve">  e.g.: </w:t>
            </w:r>
            <w:hyperlink r:id="rId124" w:tgtFrame="new" w:history="1">
              <w:r w:rsidRPr="006518C9">
                <w:rPr>
                  <w:rStyle w:val="Hyperlink"/>
                </w:rPr>
                <w:t>MS:1001352</w:t>
              </w:r>
            </w:hyperlink>
            <w:r w:rsidRPr="006518C9">
              <w:t xml:space="preserve"> (</w:t>
            </w:r>
            <w:r w:rsidRPr="006518C9">
              <w:rPr>
                <w:rStyle w:val="popup"/>
              </w:rPr>
              <w:t>embl em</w:t>
            </w:r>
            <w:r w:rsidRPr="006518C9">
              <w:t xml:space="preserve">) </w:t>
            </w:r>
          </w:p>
          <w:p w14:paraId="3E55A89F" w14:textId="77777777" w:rsidR="00921A47" w:rsidRPr="006518C9" w:rsidRDefault="00921A47">
            <w:pPr>
              <w:pStyle w:val="HTMLPreformatted"/>
            </w:pPr>
            <w:r w:rsidRPr="006518C9">
              <w:t xml:space="preserve">  e.g.: </w:t>
            </w:r>
            <w:hyperlink r:id="rId125" w:tgtFrame="new" w:history="1">
              <w:r w:rsidRPr="006518C9">
                <w:rPr>
                  <w:rStyle w:val="Hyperlink"/>
                </w:rPr>
                <w:t>MS:1001353</w:t>
              </w:r>
            </w:hyperlink>
            <w:r w:rsidRPr="006518C9">
              <w:t xml:space="preserve"> (</w:t>
            </w:r>
            <w:r w:rsidRPr="006518C9">
              <w:rPr>
                <w:rStyle w:val="popup"/>
              </w:rPr>
              <w:t>NBRF PIR</w:t>
            </w:r>
            <w:r w:rsidRPr="006518C9">
              <w:t xml:space="preserve">) </w:t>
            </w:r>
          </w:p>
          <w:p w14:paraId="7732A39D" w14:textId="77777777" w:rsidR="00921A47" w:rsidRPr="006518C9" w:rsidRDefault="00921A47">
            <w:pPr>
              <w:pStyle w:val="HTMLPreformatted"/>
            </w:pPr>
            <w:r w:rsidRPr="006518C9">
              <w:t xml:space="preserve">  e.g.: </w:t>
            </w:r>
            <w:hyperlink r:id="rId126" w:tgtFrame="new" w:history="1">
              <w:r w:rsidRPr="006518C9">
                <w:rPr>
                  <w:rStyle w:val="Hyperlink"/>
                </w:rPr>
                <w:t>MS:1001462</w:t>
              </w:r>
            </w:hyperlink>
            <w:r w:rsidRPr="006518C9">
              <w:t xml:space="preserve"> (</w:t>
            </w:r>
            <w:r w:rsidRPr="006518C9">
              <w:rPr>
                <w:rStyle w:val="popup"/>
              </w:rPr>
              <w:t>PEFF format</w:t>
            </w:r>
            <w:r w:rsidRPr="006518C9">
              <w:t xml:space="preserve">) </w:t>
            </w:r>
          </w:p>
          <w:p w14:paraId="6CBBC5A7" w14:textId="77777777" w:rsidR="00921A47" w:rsidRPr="006518C9" w:rsidRDefault="00921A47">
            <w:pPr>
              <w:pStyle w:val="HTMLPreformatted"/>
            </w:pPr>
            <w:r w:rsidRPr="006518C9">
              <w:t xml:space="preserve">  e.g.: </w:t>
            </w:r>
            <w:hyperlink r:id="rId127"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14:paraId="7A9A8F2D" w14:textId="77777777" w:rsidR="00921A47" w:rsidRPr="006518C9" w:rsidRDefault="00921A47">
            <w:pPr>
              <w:pStyle w:val="HTMLPreformatted"/>
            </w:pPr>
            <w:r w:rsidRPr="006518C9">
              <w:t xml:space="preserve">  e.g.: </w:t>
            </w:r>
            <w:hyperlink r:id="rId128"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14:paraId="1673A6C3" w14:textId="77777777" w:rsidR="00921A47" w:rsidRPr="006518C9" w:rsidRDefault="00921A47">
            <w:pPr>
              <w:pStyle w:val="HTMLPreformatted"/>
            </w:pPr>
            <w:r w:rsidRPr="006518C9">
              <w:t>Path /MzIdentML/DataCollection/Inputs/SourceFile/FileFormat</w:t>
            </w:r>
          </w:p>
          <w:p w14:paraId="6DD15297" w14:textId="77777777" w:rsidR="00921A47" w:rsidRPr="006518C9" w:rsidRDefault="00921A47">
            <w:pPr>
              <w:pStyle w:val="HTMLPreformatted"/>
            </w:pPr>
            <w:r w:rsidRPr="006518C9">
              <w:t xml:space="preserve">MUST supply a *child* term of </w:t>
            </w:r>
            <w:hyperlink r:id="rId129"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125A5D33" w14:textId="77777777" w:rsidR="00921A47" w:rsidRPr="006518C9" w:rsidRDefault="00921A47">
            <w:pPr>
              <w:pStyle w:val="HTMLPreformatted"/>
            </w:pPr>
            <w:r w:rsidRPr="006518C9">
              <w:t xml:space="preserve">  e.g.: </w:t>
            </w:r>
            <w:hyperlink r:id="rId130" w:tgtFrame="new" w:history="1">
              <w:r w:rsidRPr="006518C9">
                <w:rPr>
                  <w:rStyle w:val="Hyperlink"/>
                </w:rPr>
                <w:t>MS:1000742</w:t>
              </w:r>
            </w:hyperlink>
            <w:r w:rsidRPr="006518C9">
              <w:t xml:space="preserve"> (</w:t>
            </w:r>
            <w:r w:rsidRPr="006518C9">
              <w:rPr>
                <w:rStyle w:val="popup"/>
              </w:rPr>
              <w:t>Bioworks SRF format</w:t>
            </w:r>
            <w:r w:rsidRPr="006518C9">
              <w:t xml:space="preserve">) </w:t>
            </w:r>
          </w:p>
          <w:p w14:paraId="2FB62833" w14:textId="77777777" w:rsidR="00921A47" w:rsidRPr="006518C9" w:rsidRDefault="00921A47">
            <w:pPr>
              <w:pStyle w:val="HTMLPreformatted"/>
            </w:pPr>
            <w:r w:rsidRPr="006518C9">
              <w:t xml:space="preserve">  e.g.: </w:t>
            </w:r>
            <w:hyperlink r:id="rId131"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7A30E89E" w14:textId="77777777" w:rsidR="00921A47" w:rsidRPr="006518C9" w:rsidRDefault="00921A47">
            <w:pPr>
              <w:pStyle w:val="HTMLPreformatted"/>
            </w:pPr>
            <w:r w:rsidRPr="006518C9">
              <w:t xml:space="preserve">  e.g.: </w:t>
            </w:r>
            <w:hyperlink r:id="rId132"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4158E92A" w14:textId="77777777" w:rsidR="00921A47" w:rsidRPr="006518C9" w:rsidRDefault="00921A47">
            <w:pPr>
              <w:pStyle w:val="HTMLPreformatted"/>
            </w:pPr>
            <w:r w:rsidRPr="006518C9">
              <w:t xml:space="preserve">  e.g.: </w:t>
            </w:r>
            <w:hyperlink r:id="rId133"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0AF5BC2A" w14:textId="77777777" w:rsidR="00921A47" w:rsidRPr="006518C9" w:rsidRDefault="00921A47">
            <w:pPr>
              <w:pStyle w:val="HTMLPreformatted"/>
            </w:pPr>
            <w:r w:rsidRPr="006518C9">
              <w:t xml:space="preserve">  e.g.: </w:t>
            </w:r>
            <w:hyperlink r:id="rId134"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10404AD0" w14:textId="77777777" w:rsidR="00921A47" w:rsidRPr="006518C9" w:rsidRDefault="00921A47">
            <w:pPr>
              <w:pStyle w:val="HTMLPreformatted"/>
            </w:pPr>
            <w:r w:rsidRPr="006518C9">
              <w:t xml:space="preserve">  e.g.: </w:t>
            </w:r>
            <w:hyperlink r:id="rId135"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D82BFD8" w14:textId="77777777" w:rsidR="00921A47" w:rsidRPr="006518C9" w:rsidRDefault="00921A47">
            <w:pPr>
              <w:pStyle w:val="HTMLPreformatted"/>
            </w:pPr>
            <w:r w:rsidRPr="006518C9">
              <w:t xml:space="preserve">  e.g.: </w:t>
            </w:r>
            <w:hyperlink r:id="rId136"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14:paraId="6C06705F" w14:textId="77777777" w:rsidR="00921A47" w:rsidRPr="002971BD" w:rsidRDefault="00921A47">
            <w:pPr>
              <w:pStyle w:val="HTMLPreformatted"/>
              <w:rPr>
                <w:lang w:val="de-DE"/>
              </w:rPr>
            </w:pPr>
            <w:r w:rsidRPr="006518C9">
              <w:t xml:space="preserve">  </w:t>
            </w:r>
            <w:r w:rsidRPr="002971BD">
              <w:rPr>
                <w:lang w:val="de-DE"/>
              </w:rPr>
              <w:t xml:space="preserve">e.g.: </w:t>
            </w:r>
            <w:hyperlink r:id="rId137" w:tgtFrame="new" w:history="1">
              <w:r w:rsidRPr="002971BD">
                <w:rPr>
                  <w:rStyle w:val="Hyperlink"/>
                  <w:lang w:val="de-DE"/>
                </w:rPr>
                <w:t>MS:1001276</w:t>
              </w:r>
            </w:hyperlink>
            <w:r w:rsidRPr="002971BD">
              <w:rPr>
                <w:lang w:val="de-DE"/>
              </w:rPr>
              <w:t xml:space="preserve"> (</w:t>
            </w:r>
            <w:r w:rsidRPr="002971BD">
              <w:rPr>
                <w:rStyle w:val="popup"/>
                <w:lang w:val="de-DE"/>
              </w:rPr>
              <w:t>ProteinScape Gel</w:t>
            </w:r>
            <w:r w:rsidRPr="002971BD">
              <w:rPr>
                <w:lang w:val="de-DE"/>
              </w:rPr>
              <w:t xml:space="preserve">) </w:t>
            </w:r>
          </w:p>
          <w:p w14:paraId="4E11E179" w14:textId="77777777" w:rsidR="00921A47" w:rsidRPr="002971BD" w:rsidRDefault="00921A47">
            <w:pPr>
              <w:pStyle w:val="HTMLPreformatted"/>
              <w:rPr>
                <w:lang w:val="de-DE"/>
              </w:rPr>
            </w:pPr>
            <w:r w:rsidRPr="002971BD">
              <w:rPr>
                <w:lang w:val="de-DE"/>
              </w:rPr>
              <w:t xml:space="preserve">  e.g.: </w:t>
            </w:r>
            <w:hyperlink r:id="rId138" w:tgtFrame="new" w:history="1">
              <w:r w:rsidRPr="002971BD">
                <w:rPr>
                  <w:rStyle w:val="Hyperlink"/>
                  <w:lang w:val="de-DE"/>
                </w:rPr>
                <w:t>MS:1001399</w:t>
              </w:r>
            </w:hyperlink>
            <w:r w:rsidRPr="002971BD">
              <w:rPr>
                <w:lang w:val="de-DE"/>
              </w:rPr>
              <w:t xml:space="preserve"> (</w:t>
            </w:r>
            <w:r w:rsidRPr="002971BD">
              <w:rPr>
                <w:rStyle w:val="popup"/>
                <w:lang w:val="de-DE"/>
              </w:rPr>
              <w:t>OMSSA csv format</w:t>
            </w:r>
            <w:r w:rsidRPr="002971BD">
              <w:rPr>
                <w:lang w:val="de-DE"/>
              </w:rPr>
              <w:t xml:space="preserve">) </w:t>
            </w:r>
          </w:p>
          <w:p w14:paraId="1F03CDA1" w14:textId="77777777" w:rsidR="00921A47" w:rsidRPr="002971BD" w:rsidRDefault="00921A47">
            <w:pPr>
              <w:pStyle w:val="HTMLPreformatted"/>
              <w:rPr>
                <w:lang w:val="de-DE"/>
              </w:rPr>
            </w:pPr>
            <w:r w:rsidRPr="002971BD">
              <w:rPr>
                <w:lang w:val="de-DE"/>
              </w:rPr>
              <w:t xml:space="preserve">  e.g.: </w:t>
            </w:r>
            <w:hyperlink r:id="rId139" w:tgtFrame="new" w:history="1">
              <w:r w:rsidRPr="002971BD">
                <w:rPr>
                  <w:rStyle w:val="Hyperlink"/>
                  <w:lang w:val="de-DE"/>
                </w:rPr>
                <w:t>MS:1001400</w:t>
              </w:r>
            </w:hyperlink>
            <w:r w:rsidRPr="002971BD">
              <w:rPr>
                <w:lang w:val="de-DE"/>
              </w:rPr>
              <w:t xml:space="preserve"> (</w:t>
            </w:r>
            <w:r w:rsidRPr="002971BD">
              <w:rPr>
                <w:rStyle w:val="popup"/>
                <w:lang w:val="de-DE"/>
              </w:rPr>
              <w:t>OMSSA xml format</w:t>
            </w:r>
            <w:r w:rsidRPr="002971BD">
              <w:rPr>
                <w:lang w:val="de-DE"/>
              </w:rPr>
              <w:t xml:space="preserve">) </w:t>
            </w:r>
          </w:p>
          <w:p w14:paraId="6FF457D3" w14:textId="77777777" w:rsidR="00921A47" w:rsidRPr="006518C9" w:rsidRDefault="00921A47">
            <w:pPr>
              <w:pStyle w:val="HTMLPreformatted"/>
            </w:pPr>
            <w:r w:rsidRPr="002971BD">
              <w:rPr>
                <w:lang w:val="de-DE"/>
              </w:rPr>
              <w:t xml:space="preserve">  </w:t>
            </w:r>
            <w:hyperlink r:id="rId140" w:tgtFrame="new" w:history="1">
              <w:r w:rsidRPr="006518C9">
                <w:rPr>
                  <w:rStyle w:val="Hyperlink"/>
                </w:rPr>
                <w:t>et al.</w:t>
              </w:r>
            </w:hyperlink>
          </w:p>
          <w:p w14:paraId="0BDA3EA7" w14:textId="77777777" w:rsidR="00921A47" w:rsidRPr="006518C9" w:rsidRDefault="00921A47">
            <w:pPr>
              <w:pStyle w:val="HTMLPreformatted"/>
            </w:pPr>
            <w:r w:rsidRPr="006518C9">
              <w:t>Path /MzIdentML/DataCollection/Inputs/SpectraData/FileFormat</w:t>
            </w:r>
          </w:p>
          <w:p w14:paraId="4EA25007" w14:textId="77777777" w:rsidR="00921A47" w:rsidRPr="006518C9" w:rsidRDefault="00921A47">
            <w:pPr>
              <w:pStyle w:val="HTMLPreformatted"/>
            </w:pPr>
            <w:r w:rsidRPr="006518C9">
              <w:t xml:space="preserve">MUST supply a *child* term of </w:t>
            </w:r>
            <w:hyperlink r:id="rId141"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43E501B2" w14:textId="77777777" w:rsidR="00921A47" w:rsidRPr="006518C9" w:rsidRDefault="00921A47">
            <w:pPr>
              <w:pStyle w:val="HTMLPreformatted"/>
            </w:pPr>
            <w:r w:rsidRPr="006518C9">
              <w:t xml:space="preserve">  e.g.: </w:t>
            </w:r>
            <w:hyperlink r:id="rId142"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437EEBBF" w14:textId="77777777" w:rsidR="00921A47" w:rsidRPr="006518C9" w:rsidRDefault="00921A47">
            <w:pPr>
              <w:pStyle w:val="HTMLPreformatted"/>
            </w:pPr>
            <w:r w:rsidRPr="006518C9">
              <w:t xml:space="preserve">  e.g.: </w:t>
            </w:r>
            <w:hyperlink r:id="rId143"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7726CF4E" w14:textId="77777777" w:rsidR="00921A47" w:rsidRPr="006518C9" w:rsidRDefault="00921A47">
            <w:pPr>
              <w:pStyle w:val="HTMLPreformatted"/>
            </w:pPr>
            <w:r w:rsidRPr="006518C9">
              <w:t xml:space="preserve">  e.g.: </w:t>
            </w:r>
            <w:hyperlink r:id="rId144"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6EBEA22" w14:textId="77777777" w:rsidR="00921A47" w:rsidRPr="006518C9" w:rsidRDefault="00921A47">
            <w:pPr>
              <w:pStyle w:val="HTMLPreformatted"/>
            </w:pPr>
            <w:r w:rsidRPr="006518C9">
              <w:t xml:space="preserve">  e.g.: </w:t>
            </w:r>
            <w:hyperlink r:id="rId145" w:tgtFrame="new" w:history="1">
              <w:r w:rsidRPr="006518C9">
                <w:rPr>
                  <w:rStyle w:val="Hyperlink"/>
                </w:rPr>
                <w:t>MS:1000564</w:t>
              </w:r>
            </w:hyperlink>
            <w:r w:rsidRPr="006518C9">
              <w:t xml:space="preserve"> (</w:t>
            </w:r>
            <w:r w:rsidRPr="006518C9">
              <w:rPr>
                <w:rStyle w:val="popup"/>
              </w:rPr>
              <w:t>PSI mzData format</w:t>
            </w:r>
            <w:r w:rsidRPr="006518C9">
              <w:t xml:space="preserve">) </w:t>
            </w:r>
          </w:p>
          <w:p w14:paraId="4381EB80" w14:textId="77777777" w:rsidR="00921A47" w:rsidRPr="006518C9" w:rsidRDefault="00921A47">
            <w:pPr>
              <w:pStyle w:val="HTMLPreformatted"/>
            </w:pPr>
            <w:r w:rsidRPr="006518C9">
              <w:t xml:space="preserve">  e.g.: </w:t>
            </w:r>
            <w:hyperlink r:id="rId146" w:tgtFrame="new" w:history="1">
              <w:r w:rsidRPr="006518C9">
                <w:rPr>
                  <w:rStyle w:val="Hyperlink"/>
                </w:rPr>
                <w:t>MS:1000565</w:t>
              </w:r>
            </w:hyperlink>
            <w:r w:rsidRPr="006518C9">
              <w:t xml:space="preserve"> (</w:t>
            </w:r>
            <w:r w:rsidRPr="006518C9">
              <w:rPr>
                <w:rStyle w:val="popup"/>
              </w:rPr>
              <w:t>Micromass PKL format</w:t>
            </w:r>
            <w:r w:rsidRPr="006518C9">
              <w:t xml:space="preserve">) </w:t>
            </w:r>
          </w:p>
          <w:p w14:paraId="6A345C79" w14:textId="77777777" w:rsidR="00921A47" w:rsidRPr="002971BD" w:rsidRDefault="00921A47">
            <w:pPr>
              <w:pStyle w:val="HTMLPreformatted"/>
              <w:rPr>
                <w:lang w:val="de-DE"/>
              </w:rPr>
            </w:pPr>
            <w:r w:rsidRPr="006518C9">
              <w:t xml:space="preserve">  </w:t>
            </w:r>
            <w:r w:rsidRPr="002971BD">
              <w:rPr>
                <w:lang w:val="de-DE"/>
              </w:rPr>
              <w:t xml:space="preserve">e.g.: </w:t>
            </w:r>
            <w:hyperlink r:id="rId147" w:tgtFrame="new" w:history="1">
              <w:r w:rsidRPr="002971BD">
                <w:rPr>
                  <w:rStyle w:val="Hyperlink"/>
                  <w:lang w:val="de-DE"/>
                </w:rPr>
                <w:t>MS:1000566</w:t>
              </w:r>
            </w:hyperlink>
            <w:r w:rsidRPr="002971BD">
              <w:rPr>
                <w:lang w:val="de-DE"/>
              </w:rPr>
              <w:t xml:space="preserve"> (</w:t>
            </w:r>
            <w:r w:rsidRPr="002971BD">
              <w:rPr>
                <w:rStyle w:val="popup"/>
                <w:lang w:val="de-DE"/>
              </w:rPr>
              <w:t>ISB mzXML format</w:t>
            </w:r>
            <w:r w:rsidRPr="002971BD">
              <w:rPr>
                <w:lang w:val="de-DE"/>
              </w:rPr>
              <w:t xml:space="preserve">) </w:t>
            </w:r>
          </w:p>
          <w:p w14:paraId="75CC7907" w14:textId="77777777" w:rsidR="00921A47" w:rsidRPr="002971BD" w:rsidRDefault="00921A47">
            <w:pPr>
              <w:pStyle w:val="HTMLPreformatted"/>
              <w:rPr>
                <w:lang w:val="de-DE"/>
              </w:rPr>
            </w:pPr>
            <w:r w:rsidRPr="002971BD">
              <w:rPr>
                <w:lang w:val="de-DE"/>
              </w:rPr>
              <w:t xml:space="preserve">  e.g.: </w:t>
            </w:r>
            <w:hyperlink r:id="rId148" w:tgtFrame="new" w:history="1">
              <w:r w:rsidRPr="002971BD">
                <w:rPr>
                  <w:rStyle w:val="Hyperlink"/>
                  <w:lang w:val="de-DE"/>
                </w:rPr>
                <w:t>MS:1000567</w:t>
              </w:r>
            </w:hyperlink>
            <w:r w:rsidRPr="002971BD">
              <w:rPr>
                <w:lang w:val="de-DE"/>
              </w:rPr>
              <w:t xml:space="preserve"> (</w:t>
            </w:r>
            <w:r w:rsidRPr="002971BD">
              <w:rPr>
                <w:rStyle w:val="popup"/>
                <w:lang w:val="de-DE"/>
              </w:rPr>
              <w:t>Bruker/Agilent YEP format</w:t>
            </w:r>
            <w:r w:rsidRPr="002971BD">
              <w:rPr>
                <w:lang w:val="de-DE"/>
              </w:rPr>
              <w:t xml:space="preserve">) </w:t>
            </w:r>
          </w:p>
          <w:p w14:paraId="404BF109" w14:textId="77777777" w:rsidR="00921A47" w:rsidRPr="002971BD" w:rsidRDefault="00921A47">
            <w:pPr>
              <w:pStyle w:val="HTMLPreformatted"/>
              <w:rPr>
                <w:lang w:val="de-DE"/>
              </w:rPr>
            </w:pPr>
            <w:r w:rsidRPr="002971BD">
              <w:rPr>
                <w:lang w:val="de-DE"/>
              </w:rPr>
              <w:t xml:space="preserve">  e.g.: </w:t>
            </w:r>
            <w:hyperlink r:id="rId149" w:tgtFrame="new" w:history="1">
              <w:r w:rsidRPr="002971BD">
                <w:rPr>
                  <w:rStyle w:val="Hyperlink"/>
                  <w:lang w:val="de-DE"/>
                </w:rPr>
                <w:t>MS:1000584</w:t>
              </w:r>
            </w:hyperlink>
            <w:r w:rsidRPr="002971BD">
              <w:rPr>
                <w:lang w:val="de-DE"/>
              </w:rPr>
              <w:t xml:space="preserve"> (</w:t>
            </w:r>
            <w:r w:rsidRPr="002971BD">
              <w:rPr>
                <w:rStyle w:val="popup"/>
                <w:lang w:val="de-DE"/>
              </w:rPr>
              <w:t>mzML format</w:t>
            </w:r>
            <w:r w:rsidRPr="002971BD">
              <w:rPr>
                <w:lang w:val="de-DE"/>
              </w:rPr>
              <w:t xml:space="preserve">) </w:t>
            </w:r>
          </w:p>
          <w:p w14:paraId="3C6ACAE6" w14:textId="77777777" w:rsidR="00921A47" w:rsidRPr="002971BD" w:rsidRDefault="00921A47">
            <w:pPr>
              <w:pStyle w:val="HTMLPreformatted"/>
              <w:rPr>
                <w:lang w:val="de-DE"/>
              </w:rPr>
            </w:pPr>
            <w:r w:rsidRPr="002971BD">
              <w:rPr>
                <w:lang w:val="de-DE"/>
              </w:rPr>
              <w:t xml:space="preserve">  e.g.: </w:t>
            </w:r>
            <w:hyperlink r:id="rId150" w:tgtFrame="new" w:history="1">
              <w:r w:rsidRPr="002971BD">
                <w:rPr>
                  <w:rStyle w:val="Hyperlink"/>
                  <w:lang w:val="de-DE"/>
                </w:rPr>
                <w:t>MS:1000613</w:t>
              </w:r>
            </w:hyperlink>
            <w:r w:rsidRPr="002971BD">
              <w:rPr>
                <w:lang w:val="de-DE"/>
              </w:rPr>
              <w:t xml:space="preserve"> (</w:t>
            </w:r>
            <w:r w:rsidRPr="002971BD">
              <w:rPr>
                <w:rStyle w:val="popup"/>
                <w:lang w:val="de-DE"/>
              </w:rPr>
              <w:t>DTA format</w:t>
            </w:r>
            <w:r w:rsidRPr="002971BD">
              <w:rPr>
                <w:lang w:val="de-DE"/>
              </w:rPr>
              <w:t xml:space="preserve">) </w:t>
            </w:r>
          </w:p>
          <w:p w14:paraId="67F6B138" w14:textId="77777777" w:rsidR="00921A47" w:rsidRPr="002971BD" w:rsidRDefault="00921A47">
            <w:pPr>
              <w:pStyle w:val="HTMLPreformatted"/>
              <w:rPr>
                <w:lang w:val="de-DE"/>
              </w:rPr>
            </w:pPr>
            <w:r w:rsidRPr="002971BD">
              <w:rPr>
                <w:lang w:val="de-DE"/>
              </w:rPr>
              <w:t xml:space="preserve">  e.g.: </w:t>
            </w:r>
            <w:hyperlink r:id="rId151" w:tgtFrame="new" w:history="1">
              <w:r w:rsidRPr="002971BD">
                <w:rPr>
                  <w:rStyle w:val="Hyperlink"/>
                  <w:lang w:val="de-DE"/>
                </w:rPr>
                <w:t>MS:1000614</w:t>
              </w:r>
            </w:hyperlink>
            <w:r w:rsidRPr="002971BD">
              <w:rPr>
                <w:lang w:val="de-DE"/>
              </w:rPr>
              <w:t xml:space="preserve"> (</w:t>
            </w:r>
            <w:r w:rsidRPr="002971BD">
              <w:rPr>
                <w:rStyle w:val="popup"/>
                <w:lang w:val="de-DE"/>
              </w:rPr>
              <w:t>ProteinLynx Global Server mass spectrum XML format</w:t>
            </w:r>
            <w:r w:rsidRPr="002971BD">
              <w:rPr>
                <w:lang w:val="de-DE"/>
              </w:rPr>
              <w:t xml:space="preserve">) </w:t>
            </w:r>
          </w:p>
          <w:p w14:paraId="7DF99F1C" w14:textId="77777777" w:rsidR="00921A47" w:rsidRPr="006518C9" w:rsidRDefault="00921A47">
            <w:pPr>
              <w:pStyle w:val="HTMLPreformatted"/>
            </w:pPr>
            <w:r w:rsidRPr="002971BD">
              <w:rPr>
                <w:lang w:val="de-DE"/>
              </w:rPr>
              <w:t xml:space="preserve">  </w:t>
            </w:r>
            <w:hyperlink r:id="rId152" w:tgtFrame="new" w:history="1">
              <w:r w:rsidRPr="006518C9">
                <w:rPr>
                  <w:rStyle w:val="Hyperlink"/>
                </w:rPr>
                <w:t>et al.</w:t>
              </w:r>
            </w:hyperlink>
          </w:p>
        </w:tc>
      </w:tr>
      <w:tr w:rsidR="00921A47" w:rsidRPr="006518C9" w14:paraId="2A6D26AC" w14:textId="77777777" w:rsidTr="00921A47">
        <w:trPr>
          <w:tblCellSpacing w:w="15" w:type="dxa"/>
        </w:trPr>
        <w:tc>
          <w:tcPr>
            <w:tcW w:w="0" w:type="auto"/>
            <w:vAlign w:val="center"/>
            <w:hideMark/>
          </w:tcPr>
          <w:p w14:paraId="52BF8EB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D20188" w14:textId="77777777" w:rsidR="00921A47" w:rsidRPr="006518C9" w:rsidRDefault="00921A47">
            <w:pPr>
              <w:pStyle w:val="HTMLPreformatted"/>
            </w:pPr>
            <w:r w:rsidRPr="006518C9">
              <w:t>&lt;cvParam cvRef="PSI-MS" accession="MS:1001400" name="OMSSA xml file"&gt;&lt;/cvParam&gt;</w:t>
            </w:r>
          </w:p>
          <w:p w14:paraId="28918118" w14:textId="77777777" w:rsidR="00921A47" w:rsidRPr="006518C9" w:rsidRDefault="00921A47">
            <w:pPr>
              <w:pStyle w:val="HTMLPreformatted"/>
            </w:pPr>
            <w:r w:rsidRPr="006518C9">
              <w:t>&lt;cvParam cvRef="PSI-MS" accession="MS:1001348" name="FASTA format"&gt;&lt;/cvParam&gt;</w:t>
            </w:r>
          </w:p>
          <w:p w14:paraId="71124285" w14:textId="77777777" w:rsidR="00921A47" w:rsidRPr="006518C9" w:rsidRDefault="00921A47">
            <w:pPr>
              <w:pStyle w:val="HTMLPreformatted"/>
            </w:pPr>
            <w:r w:rsidRPr="006518C9">
              <w:t>&lt;cvParam cvRef="PSI-MS" accession="MS:1001062" name="Mascot MGF file"&gt;&lt;/cvParam&gt;</w:t>
            </w:r>
          </w:p>
          <w:p w14:paraId="648EC91F" w14:textId="77777777" w:rsidR="00921A47" w:rsidRPr="006518C9" w:rsidRDefault="00921A47">
            <w:pPr>
              <w:pStyle w:val="HTMLPreformatted"/>
            </w:pPr>
            <w:r w:rsidRPr="006518C9">
              <w:t>&lt;cvParam accession="MS:1001401" cvRef="PSI-MS" name="X\!Tandem xml file"/&gt;</w:t>
            </w:r>
          </w:p>
          <w:p w14:paraId="54C69E2D" w14:textId="77777777" w:rsidR="00921A47" w:rsidRPr="006518C9" w:rsidRDefault="00921A47">
            <w:pPr>
              <w:pStyle w:val="HTMLPreformatted"/>
            </w:pPr>
            <w:r w:rsidRPr="006518C9">
              <w:t>&lt;cvParam accession="MS:1001199" cvRef="PSI-MS" name="Mascot DAT format"/&gt;</w:t>
            </w:r>
          </w:p>
          <w:p w14:paraId="62AEFE1C" w14:textId="77777777" w:rsidR="00921A47" w:rsidRPr="006518C9" w:rsidRDefault="00921A47">
            <w:pPr>
              <w:pStyle w:val="HTMLPreformatted"/>
            </w:pPr>
            <w:r w:rsidRPr="006518C9">
              <w:t>&lt;cvParam accession="MS:1000584" cvRef="PSI-MS" name="mzML format"/&gt;</w:t>
            </w:r>
          </w:p>
          <w:p w14:paraId="6E57693C" w14:textId="77777777" w:rsidR="00921A47" w:rsidRPr="006518C9" w:rsidRDefault="00921A47">
            <w:pPr>
              <w:pStyle w:val="HTMLPreformatted"/>
            </w:pPr>
            <w:r w:rsidRPr="006518C9">
              <w:t>&lt;cvParam cvRef="PSI-MS" accession="MS:1000563" name="Thermo Raw file"&gt;&lt;/cvParam&gt;</w:t>
            </w:r>
          </w:p>
        </w:tc>
      </w:tr>
    </w:tbl>
    <w:p w14:paraId="38716256" w14:textId="77777777" w:rsidR="00921A47" w:rsidRPr="006518C9" w:rsidRDefault="00921A47" w:rsidP="00921A47">
      <w:pPr>
        <w:rPr>
          <w:lang w:val="en-US"/>
        </w:rPr>
      </w:pPr>
    </w:p>
    <w:p w14:paraId="70D64C83" w14:textId="77777777" w:rsidR="00921A47" w:rsidRPr="006518C9" w:rsidRDefault="00921A47" w:rsidP="00921A47">
      <w:pPr>
        <w:pStyle w:val="Heading2"/>
      </w:pPr>
      <w:bookmarkStart w:id="320" w:name="_Toc476057222"/>
      <w:r w:rsidRPr="006518C9">
        <w:lastRenderedPageBreak/>
        <w:t>Element &lt;</w:t>
      </w:r>
      <w:bookmarkStart w:id="321" w:name="Filter"/>
      <w:r w:rsidRPr="006518C9">
        <w:t>Filter</w:t>
      </w:r>
      <w:bookmarkEnd w:id="321"/>
      <w:r w:rsidRPr="006518C9">
        <w:t>&gt;</w:t>
      </w:r>
      <w:bookmarkEnd w:id="3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8439"/>
      </w:tblGrid>
      <w:tr w:rsidR="00921A47" w:rsidRPr="006518C9" w14:paraId="6FAF0A4A" w14:textId="77777777" w:rsidTr="00921A47">
        <w:trPr>
          <w:tblCellSpacing w:w="15" w:type="dxa"/>
        </w:trPr>
        <w:tc>
          <w:tcPr>
            <w:tcW w:w="0" w:type="auto"/>
            <w:vAlign w:val="center"/>
            <w:hideMark/>
          </w:tcPr>
          <w:p w14:paraId="684244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14C1AD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0DA17AC3" w14:textId="77777777" w:rsidTr="00921A47">
        <w:trPr>
          <w:tblCellSpacing w:w="15" w:type="dxa"/>
        </w:trPr>
        <w:tc>
          <w:tcPr>
            <w:tcW w:w="0" w:type="auto"/>
            <w:vAlign w:val="center"/>
            <w:hideMark/>
          </w:tcPr>
          <w:p w14:paraId="292AA4B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3FD75EA" w14:textId="77777777" w:rsidR="00921A47" w:rsidRPr="006518C9" w:rsidRDefault="00921A47">
            <w:pPr>
              <w:rPr>
                <w:sz w:val="24"/>
                <w:szCs w:val="24"/>
                <w:lang w:val="en-US"/>
              </w:rPr>
            </w:pPr>
            <w:r w:rsidRPr="006518C9">
              <w:rPr>
                <w:lang w:val="en-US"/>
              </w:rPr>
              <w:t xml:space="preserve">FilterType </w:t>
            </w:r>
          </w:p>
        </w:tc>
      </w:tr>
      <w:tr w:rsidR="00921A47" w:rsidRPr="006518C9" w14:paraId="56C33730" w14:textId="77777777" w:rsidTr="00921A47">
        <w:trPr>
          <w:tblCellSpacing w:w="15" w:type="dxa"/>
        </w:trPr>
        <w:tc>
          <w:tcPr>
            <w:tcW w:w="0" w:type="auto"/>
            <w:vAlign w:val="center"/>
            <w:hideMark/>
          </w:tcPr>
          <w:p w14:paraId="06EF3BC6"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2D4BF7F" w14:textId="77777777" w:rsidR="00921A47" w:rsidRPr="006518C9" w:rsidRDefault="00921A47">
            <w:pPr>
              <w:rPr>
                <w:sz w:val="24"/>
                <w:szCs w:val="24"/>
                <w:lang w:val="en-US"/>
              </w:rPr>
            </w:pPr>
            <w:r w:rsidRPr="006518C9">
              <w:rPr>
                <w:lang w:val="en-US"/>
              </w:rPr>
              <w:t>none</w:t>
            </w:r>
          </w:p>
        </w:tc>
      </w:tr>
      <w:tr w:rsidR="00921A47" w:rsidRPr="006518C9" w14:paraId="3C6769F6" w14:textId="77777777" w:rsidTr="00921A47">
        <w:trPr>
          <w:tblCellSpacing w:w="15" w:type="dxa"/>
        </w:trPr>
        <w:tc>
          <w:tcPr>
            <w:tcW w:w="0" w:type="auto"/>
            <w:vAlign w:val="center"/>
            <w:hideMark/>
          </w:tcPr>
          <w:p w14:paraId="1A29144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368"/>
            </w:tblGrid>
            <w:tr w:rsidR="00921A47" w:rsidRPr="006518C9" w14:paraId="63E7C8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FC2B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53F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568E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651A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1C06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9B210" w14:textId="77777777" w:rsidR="00921A47" w:rsidRPr="006518C9" w:rsidRDefault="00C514F9">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30EAD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E7B4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BEA65"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0F97B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F8ABA" w14:textId="77777777" w:rsidR="00921A47" w:rsidRPr="006518C9" w:rsidRDefault="00C514F9">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B9B78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23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535B0" w14:textId="77777777" w:rsidR="00921A47" w:rsidRPr="006518C9" w:rsidRDefault="00921A47">
                  <w:pPr>
                    <w:rPr>
                      <w:sz w:val="24"/>
                      <w:szCs w:val="24"/>
                      <w:lang w:val="en-US"/>
                    </w:rPr>
                  </w:pPr>
                  <w:r w:rsidRPr="006518C9">
                    <w:rPr>
                      <w:lang w:val="en-US"/>
                    </w:rPr>
                    <w:t>All sequences fulfilling the specifed criteria are included.</w:t>
                  </w:r>
                </w:p>
              </w:tc>
            </w:tr>
            <w:tr w:rsidR="00921A47" w:rsidRPr="006518C9" w14:paraId="68BD60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4B4AD" w14:textId="77777777" w:rsidR="00921A47" w:rsidRPr="006518C9" w:rsidRDefault="00C514F9">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4010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83B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005DB" w14:textId="77777777" w:rsidR="00921A47" w:rsidRPr="006518C9" w:rsidRDefault="00921A47">
                  <w:pPr>
                    <w:rPr>
                      <w:sz w:val="24"/>
                      <w:szCs w:val="24"/>
                      <w:lang w:val="en-US"/>
                    </w:rPr>
                  </w:pPr>
                  <w:r w:rsidRPr="006518C9">
                    <w:rPr>
                      <w:lang w:val="en-US"/>
                    </w:rPr>
                    <w:t>All sequences fulfilling the specifed criteria are excluded.</w:t>
                  </w:r>
                </w:p>
              </w:tc>
            </w:tr>
          </w:tbl>
          <w:p w14:paraId="44243739" w14:textId="77777777" w:rsidR="00921A47" w:rsidRPr="006518C9" w:rsidRDefault="00921A47">
            <w:pPr>
              <w:rPr>
                <w:sz w:val="24"/>
                <w:szCs w:val="24"/>
                <w:lang w:val="en-US"/>
              </w:rPr>
            </w:pPr>
          </w:p>
        </w:tc>
      </w:tr>
      <w:tr w:rsidR="00921A47" w:rsidRPr="006518C9" w14:paraId="2BBC2C39" w14:textId="77777777" w:rsidTr="00921A47">
        <w:trPr>
          <w:tblCellSpacing w:w="15" w:type="dxa"/>
        </w:trPr>
        <w:tc>
          <w:tcPr>
            <w:tcW w:w="0" w:type="auto"/>
            <w:vAlign w:val="center"/>
            <w:hideMark/>
          </w:tcPr>
          <w:p w14:paraId="6658DD8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A386C98" w14:textId="77777777" w:rsidR="00921A47" w:rsidRPr="006518C9" w:rsidRDefault="00921A47">
            <w:pPr>
              <w:pStyle w:val="HTMLPreformatted"/>
            </w:pPr>
            <w:r w:rsidRPr="006518C9">
              <w:t>&lt;Filter&gt;</w:t>
            </w:r>
          </w:p>
          <w:p w14:paraId="61AB0584" w14:textId="77777777" w:rsidR="00921A47" w:rsidRPr="006518C9" w:rsidRDefault="00921A47">
            <w:pPr>
              <w:pStyle w:val="HTMLPreformatted"/>
            </w:pPr>
            <w:r w:rsidRPr="006518C9">
              <w:t xml:space="preserve">    &lt;FilterType&gt;</w:t>
            </w:r>
          </w:p>
          <w:p w14:paraId="78FF945B" w14:textId="77777777" w:rsidR="00921A47" w:rsidRPr="006518C9" w:rsidRDefault="00921A47">
            <w:pPr>
              <w:pStyle w:val="HTMLPreformatted"/>
            </w:pPr>
            <w:r w:rsidRPr="006518C9">
              <w:t xml:space="preserve">        &lt;cvParam accession="MS:1001020" cvRef="PSI-MS" name="DB filter taxonomy"/&gt;</w:t>
            </w:r>
          </w:p>
          <w:p w14:paraId="7FEB6D7A" w14:textId="77777777" w:rsidR="00921A47" w:rsidRPr="006518C9" w:rsidRDefault="00921A47">
            <w:pPr>
              <w:pStyle w:val="HTMLPreformatted"/>
            </w:pPr>
            <w:r w:rsidRPr="006518C9">
              <w:t xml:space="preserve">    &lt;/FilterType&gt;</w:t>
            </w:r>
          </w:p>
          <w:p w14:paraId="05D3DC6E" w14:textId="77777777" w:rsidR="00921A47" w:rsidRPr="006518C9" w:rsidRDefault="00921A47">
            <w:pPr>
              <w:pStyle w:val="HTMLPreformatted"/>
            </w:pPr>
            <w:r w:rsidRPr="006518C9">
              <w:t>&lt;/Filter&gt;</w:t>
            </w:r>
          </w:p>
        </w:tc>
      </w:tr>
    </w:tbl>
    <w:p w14:paraId="6CF94C63" w14:textId="77777777" w:rsidR="00921A47" w:rsidRPr="006518C9" w:rsidRDefault="00921A47" w:rsidP="00921A47">
      <w:pPr>
        <w:rPr>
          <w:lang w:val="en-US"/>
        </w:rPr>
      </w:pPr>
    </w:p>
    <w:p w14:paraId="32F46F52" w14:textId="77777777" w:rsidR="00921A47" w:rsidRPr="006518C9" w:rsidRDefault="00921A47" w:rsidP="00921A47">
      <w:pPr>
        <w:pStyle w:val="Heading2"/>
      </w:pPr>
      <w:bookmarkStart w:id="322" w:name="_Toc476057223"/>
      <w:r w:rsidRPr="006518C9">
        <w:t>Element &lt;</w:t>
      </w:r>
      <w:bookmarkStart w:id="323" w:name="FilterType"/>
      <w:r w:rsidRPr="006518C9">
        <w:t>FilterType</w:t>
      </w:r>
      <w:bookmarkEnd w:id="323"/>
      <w:r w:rsidRPr="006518C9">
        <w:t>&gt;</w:t>
      </w:r>
      <w:bookmarkEnd w:id="3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9"/>
        <w:gridCol w:w="8593"/>
      </w:tblGrid>
      <w:tr w:rsidR="00921A47" w:rsidRPr="006518C9" w14:paraId="5C8890A0" w14:textId="77777777" w:rsidTr="00921A47">
        <w:trPr>
          <w:tblCellSpacing w:w="15" w:type="dxa"/>
        </w:trPr>
        <w:tc>
          <w:tcPr>
            <w:tcW w:w="0" w:type="auto"/>
            <w:vAlign w:val="center"/>
            <w:hideMark/>
          </w:tcPr>
          <w:p w14:paraId="665F724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6B017A8"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48644586" w14:textId="77777777" w:rsidTr="00921A47">
        <w:trPr>
          <w:tblCellSpacing w:w="15" w:type="dxa"/>
        </w:trPr>
        <w:tc>
          <w:tcPr>
            <w:tcW w:w="0" w:type="auto"/>
            <w:vAlign w:val="center"/>
            <w:hideMark/>
          </w:tcPr>
          <w:p w14:paraId="7E21290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931039B" w14:textId="77777777" w:rsidR="00921A47" w:rsidRPr="006518C9" w:rsidRDefault="00921A47">
            <w:pPr>
              <w:rPr>
                <w:sz w:val="24"/>
                <w:szCs w:val="24"/>
                <w:lang w:val="en-US"/>
              </w:rPr>
            </w:pPr>
            <w:r w:rsidRPr="006518C9">
              <w:rPr>
                <w:lang w:val="en-US"/>
              </w:rPr>
              <w:t xml:space="preserve">ParamType </w:t>
            </w:r>
          </w:p>
        </w:tc>
      </w:tr>
      <w:tr w:rsidR="00921A47" w:rsidRPr="006518C9" w14:paraId="63180AB7" w14:textId="77777777" w:rsidTr="00921A47">
        <w:trPr>
          <w:tblCellSpacing w:w="15" w:type="dxa"/>
        </w:trPr>
        <w:tc>
          <w:tcPr>
            <w:tcW w:w="0" w:type="auto"/>
            <w:vAlign w:val="center"/>
            <w:hideMark/>
          </w:tcPr>
          <w:p w14:paraId="49CBF4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0811539" w14:textId="77777777" w:rsidR="00921A47" w:rsidRPr="006518C9" w:rsidRDefault="00921A47">
            <w:pPr>
              <w:rPr>
                <w:sz w:val="24"/>
                <w:szCs w:val="24"/>
                <w:lang w:val="en-US"/>
              </w:rPr>
            </w:pPr>
            <w:r w:rsidRPr="006518C9">
              <w:rPr>
                <w:lang w:val="en-US"/>
              </w:rPr>
              <w:t>none</w:t>
            </w:r>
          </w:p>
        </w:tc>
      </w:tr>
      <w:tr w:rsidR="00921A47" w:rsidRPr="006518C9" w14:paraId="25A165A2" w14:textId="77777777" w:rsidTr="00921A47">
        <w:trPr>
          <w:tblCellSpacing w:w="15" w:type="dxa"/>
        </w:trPr>
        <w:tc>
          <w:tcPr>
            <w:tcW w:w="0" w:type="auto"/>
            <w:vAlign w:val="center"/>
            <w:hideMark/>
          </w:tcPr>
          <w:p w14:paraId="2C5FF49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3"/>
              <w:gridCol w:w="1135"/>
              <w:gridCol w:w="1180"/>
              <w:gridCol w:w="4464"/>
            </w:tblGrid>
            <w:tr w:rsidR="00921A47" w:rsidRPr="006518C9" w14:paraId="6A4787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7CE4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0555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6368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6D00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241C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4C1C9"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2B28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89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D32D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B3D24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625B08"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4B23E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D91F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56EEC" w14:textId="77777777" w:rsidR="00921A47" w:rsidRPr="006518C9" w:rsidRDefault="00921A47">
                  <w:pPr>
                    <w:rPr>
                      <w:sz w:val="24"/>
                      <w:szCs w:val="24"/>
                      <w:lang w:val="en-US"/>
                    </w:rPr>
                  </w:pPr>
                  <w:r w:rsidRPr="006518C9">
                    <w:rPr>
                      <w:lang w:val="en-US"/>
                    </w:rPr>
                    <w:t>A single user-defined parameter.</w:t>
                  </w:r>
                </w:p>
              </w:tc>
            </w:tr>
          </w:tbl>
          <w:p w14:paraId="43AB81DA" w14:textId="77777777" w:rsidR="00921A47" w:rsidRPr="006518C9" w:rsidRDefault="00921A47">
            <w:pPr>
              <w:rPr>
                <w:sz w:val="24"/>
                <w:szCs w:val="24"/>
                <w:lang w:val="en-US"/>
              </w:rPr>
            </w:pPr>
          </w:p>
        </w:tc>
      </w:tr>
      <w:tr w:rsidR="00921A47" w:rsidRPr="006518C9" w14:paraId="360CDEEC" w14:textId="77777777" w:rsidTr="00921A47">
        <w:trPr>
          <w:tblCellSpacing w:w="15" w:type="dxa"/>
        </w:trPr>
        <w:tc>
          <w:tcPr>
            <w:tcW w:w="0" w:type="auto"/>
            <w:vAlign w:val="center"/>
            <w:hideMark/>
          </w:tcPr>
          <w:p w14:paraId="3BC4BE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5D605B2" w14:textId="77777777" w:rsidR="00921A47" w:rsidRPr="006518C9" w:rsidRDefault="00921A47">
            <w:pPr>
              <w:pStyle w:val="HTMLPreformatted"/>
            </w:pPr>
            <w:r w:rsidRPr="006518C9">
              <w:t>&lt;FilterType&gt;</w:t>
            </w:r>
          </w:p>
          <w:p w14:paraId="7EA53781" w14:textId="77777777" w:rsidR="00921A47" w:rsidRPr="006518C9" w:rsidRDefault="00921A47">
            <w:pPr>
              <w:pStyle w:val="HTMLPreformatted"/>
            </w:pPr>
            <w:r w:rsidRPr="006518C9">
              <w:t xml:space="preserve">    &lt;cvParam accession="MS:1001020" cvRef="PSI-MS" name="DB filter taxonomy"/&gt;</w:t>
            </w:r>
          </w:p>
          <w:p w14:paraId="234F58C2" w14:textId="77777777" w:rsidR="00921A47" w:rsidRPr="006518C9" w:rsidRDefault="00921A47">
            <w:pPr>
              <w:pStyle w:val="HTMLPreformatted"/>
            </w:pPr>
            <w:r w:rsidRPr="006518C9">
              <w:t>&lt;/FilterType&gt;</w:t>
            </w:r>
          </w:p>
        </w:tc>
      </w:tr>
      <w:tr w:rsidR="00921A47" w:rsidRPr="006518C9" w14:paraId="396365FF" w14:textId="77777777" w:rsidTr="00921A47">
        <w:trPr>
          <w:tblCellSpacing w:w="15" w:type="dxa"/>
        </w:trPr>
        <w:tc>
          <w:tcPr>
            <w:tcW w:w="0" w:type="auto"/>
            <w:vAlign w:val="center"/>
            <w:hideMark/>
          </w:tcPr>
          <w:p w14:paraId="26D0D26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424D558" w14:textId="77777777" w:rsidR="00921A47" w:rsidRPr="006518C9" w:rsidRDefault="00921A47">
            <w:pPr>
              <w:pStyle w:val="HTMLPreformatted"/>
            </w:pPr>
            <w:r w:rsidRPr="006518C9">
              <w:t>Path /MzIdentML/AnalysisProtocolCollection/SpectrumIdentificationProtocol/DatabaseFilters/Filter/FilterType</w:t>
            </w:r>
          </w:p>
          <w:p w14:paraId="04196A96" w14:textId="77777777" w:rsidR="00921A47" w:rsidRPr="006518C9" w:rsidRDefault="00921A47">
            <w:pPr>
              <w:pStyle w:val="HTMLPreformatted"/>
            </w:pPr>
            <w:r w:rsidRPr="006518C9">
              <w:t xml:space="preserve">MUST supply a *child* term of </w:t>
            </w:r>
            <w:hyperlink r:id="rId153"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5E1AB942" w14:textId="77777777" w:rsidR="00921A47" w:rsidRPr="006518C9" w:rsidRDefault="00921A47">
            <w:pPr>
              <w:pStyle w:val="HTMLPreformatted"/>
            </w:pPr>
            <w:r w:rsidRPr="006518C9">
              <w:t xml:space="preserve">  e.g.: </w:t>
            </w:r>
            <w:hyperlink r:id="rId154"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241FEBB" w14:textId="77777777" w:rsidR="00921A47" w:rsidRPr="006518C9" w:rsidRDefault="00921A47">
            <w:pPr>
              <w:pStyle w:val="HTMLPreformatted"/>
            </w:pPr>
            <w:r w:rsidRPr="006518C9">
              <w:t xml:space="preserve">  e.g.: </w:t>
            </w:r>
            <w:hyperlink r:id="rId155"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8D61908" w14:textId="77777777" w:rsidR="00921A47" w:rsidRPr="002971BD" w:rsidRDefault="00921A47">
            <w:pPr>
              <w:pStyle w:val="HTMLPreformatted"/>
              <w:rPr>
                <w:lang w:val="de-DE"/>
              </w:rPr>
            </w:pPr>
            <w:r w:rsidRPr="006518C9">
              <w:t xml:space="preserve">  </w:t>
            </w:r>
            <w:r w:rsidRPr="002971BD">
              <w:rPr>
                <w:lang w:val="de-DE"/>
              </w:rPr>
              <w:t xml:space="preserve">e.g.: </w:t>
            </w:r>
            <w:hyperlink r:id="rId156" w:tgtFrame="new" w:history="1">
              <w:r w:rsidRPr="002971BD">
                <w:rPr>
                  <w:rStyle w:val="Hyperlink"/>
                  <w:lang w:val="de-DE"/>
                </w:rPr>
                <w:t>MS:1001022</w:t>
              </w:r>
            </w:hyperlink>
            <w:r w:rsidRPr="002971BD">
              <w:rPr>
                <w:lang w:val="de-DE"/>
              </w:rPr>
              <w:t xml:space="preserve"> (</w:t>
            </w:r>
            <w:r w:rsidRPr="002971BD">
              <w:rPr>
                <w:rStyle w:val="popup"/>
                <w:lang w:val="de-DE"/>
              </w:rPr>
              <w:t>DB MW filter</w:t>
            </w:r>
            <w:r w:rsidRPr="002971BD">
              <w:rPr>
                <w:lang w:val="de-DE"/>
              </w:rPr>
              <w:t xml:space="preserve">) </w:t>
            </w:r>
          </w:p>
          <w:p w14:paraId="488B4496" w14:textId="77777777" w:rsidR="00921A47" w:rsidRPr="002971BD" w:rsidRDefault="00921A47">
            <w:pPr>
              <w:pStyle w:val="HTMLPreformatted"/>
              <w:rPr>
                <w:lang w:val="de-DE"/>
              </w:rPr>
            </w:pPr>
            <w:r w:rsidRPr="002971BD">
              <w:rPr>
                <w:lang w:val="de-DE"/>
              </w:rPr>
              <w:t xml:space="preserve">  e.g.: </w:t>
            </w:r>
            <w:hyperlink r:id="rId157" w:tgtFrame="new" w:history="1">
              <w:r w:rsidRPr="002971BD">
                <w:rPr>
                  <w:rStyle w:val="Hyperlink"/>
                  <w:lang w:val="de-DE"/>
                </w:rPr>
                <w:t>MS:1001023</w:t>
              </w:r>
            </w:hyperlink>
            <w:r w:rsidRPr="002971BD">
              <w:rPr>
                <w:lang w:val="de-DE"/>
              </w:rPr>
              <w:t xml:space="preserve"> (</w:t>
            </w:r>
            <w:r w:rsidRPr="002971BD">
              <w:rPr>
                <w:rStyle w:val="popup"/>
                <w:lang w:val="de-DE"/>
              </w:rPr>
              <w:t>DB PI filter</w:t>
            </w:r>
            <w:r w:rsidRPr="002971BD">
              <w:rPr>
                <w:lang w:val="de-DE"/>
              </w:rPr>
              <w:t xml:space="preserve">) </w:t>
            </w:r>
          </w:p>
          <w:p w14:paraId="21D311ED" w14:textId="77777777" w:rsidR="00921A47" w:rsidRPr="006518C9" w:rsidRDefault="00921A47">
            <w:pPr>
              <w:pStyle w:val="HTMLPreformatted"/>
            </w:pPr>
            <w:r w:rsidRPr="002971BD">
              <w:rPr>
                <w:lang w:val="de-DE"/>
              </w:rPr>
              <w:t xml:space="preserve">  </w:t>
            </w:r>
            <w:r w:rsidRPr="006518C9">
              <w:t xml:space="preserve">e.g.: </w:t>
            </w:r>
            <w:hyperlink r:id="rId158"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2383FE53" w14:textId="77777777" w:rsidTr="00921A47">
        <w:trPr>
          <w:tblCellSpacing w:w="15" w:type="dxa"/>
        </w:trPr>
        <w:tc>
          <w:tcPr>
            <w:tcW w:w="0" w:type="auto"/>
            <w:vAlign w:val="center"/>
            <w:hideMark/>
          </w:tcPr>
          <w:p w14:paraId="354CCA9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5E05E736" w14:textId="77777777" w:rsidR="00921A47" w:rsidRPr="006518C9" w:rsidRDefault="00921A47">
            <w:pPr>
              <w:pStyle w:val="HTMLPreformatted"/>
            </w:pPr>
            <w:r w:rsidRPr="006518C9">
              <w:t>&lt;cvParam accession="MS:1001020" cvRef="PSI-MS" name="DB filter taxonomy"/&gt;</w:t>
            </w:r>
          </w:p>
        </w:tc>
      </w:tr>
    </w:tbl>
    <w:p w14:paraId="19C08BB9" w14:textId="77777777" w:rsidR="00921A47" w:rsidRPr="006518C9" w:rsidRDefault="00921A47" w:rsidP="00921A47">
      <w:pPr>
        <w:rPr>
          <w:lang w:val="en-US"/>
        </w:rPr>
      </w:pPr>
    </w:p>
    <w:p w14:paraId="0ABCFC52" w14:textId="77777777" w:rsidR="00921A47" w:rsidRPr="006518C9" w:rsidRDefault="00921A47" w:rsidP="00921A47">
      <w:pPr>
        <w:pStyle w:val="Heading2"/>
      </w:pPr>
      <w:bookmarkStart w:id="324" w:name="_Toc476057224"/>
      <w:r w:rsidRPr="006518C9">
        <w:t>Element &lt;</w:t>
      </w:r>
      <w:bookmarkStart w:id="325" w:name="FragmentArray"/>
      <w:r w:rsidRPr="006518C9">
        <w:t>FragmentArray</w:t>
      </w:r>
      <w:bookmarkEnd w:id="325"/>
      <w:r w:rsidRPr="006518C9">
        <w:t>&gt;</w:t>
      </w:r>
      <w:bookmarkEnd w:id="3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8537"/>
      </w:tblGrid>
      <w:tr w:rsidR="00921A47" w:rsidRPr="006518C9" w14:paraId="75691B08" w14:textId="77777777" w:rsidTr="00921A47">
        <w:trPr>
          <w:tblCellSpacing w:w="15" w:type="dxa"/>
        </w:trPr>
        <w:tc>
          <w:tcPr>
            <w:tcW w:w="0" w:type="auto"/>
            <w:vAlign w:val="center"/>
            <w:hideMark/>
          </w:tcPr>
          <w:p w14:paraId="0F288D8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CAA001"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59B0BE7F" w14:textId="77777777" w:rsidTr="00921A47">
        <w:trPr>
          <w:tblCellSpacing w:w="15" w:type="dxa"/>
        </w:trPr>
        <w:tc>
          <w:tcPr>
            <w:tcW w:w="0" w:type="auto"/>
            <w:vAlign w:val="center"/>
            <w:hideMark/>
          </w:tcPr>
          <w:p w14:paraId="5C3EE57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F6AF51" w14:textId="77777777" w:rsidR="00921A47" w:rsidRPr="006518C9" w:rsidRDefault="00921A47">
            <w:pPr>
              <w:rPr>
                <w:sz w:val="24"/>
                <w:szCs w:val="24"/>
                <w:lang w:val="en-US"/>
              </w:rPr>
            </w:pPr>
            <w:r w:rsidRPr="006518C9">
              <w:rPr>
                <w:lang w:val="en-US"/>
              </w:rPr>
              <w:t xml:space="preserve">FragmentArrayType </w:t>
            </w:r>
          </w:p>
        </w:tc>
      </w:tr>
      <w:tr w:rsidR="00921A47" w:rsidRPr="006518C9" w14:paraId="07D7DCC4" w14:textId="77777777" w:rsidTr="00921A47">
        <w:trPr>
          <w:tblCellSpacing w:w="15" w:type="dxa"/>
        </w:trPr>
        <w:tc>
          <w:tcPr>
            <w:tcW w:w="0" w:type="auto"/>
            <w:vAlign w:val="center"/>
            <w:hideMark/>
          </w:tcPr>
          <w:p w14:paraId="6C88E29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091"/>
              <w:gridCol w:w="824"/>
              <w:gridCol w:w="5125"/>
            </w:tblGrid>
            <w:tr w:rsidR="00921A47" w:rsidRPr="006518C9" w14:paraId="32381E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693CC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E7A3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2449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F890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B861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A7347" w14:textId="77777777"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53E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2778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FE171" w14:textId="77777777" w:rsidR="00921A47" w:rsidRPr="006518C9" w:rsidRDefault="00921A47">
                  <w:pPr>
                    <w:rPr>
                      <w:sz w:val="24"/>
                      <w:szCs w:val="24"/>
                      <w:lang w:val="en-US"/>
                    </w:rPr>
                  </w:pPr>
                  <w:r w:rsidRPr="006518C9">
                    <w:rPr>
                      <w:lang w:val="en-US"/>
                    </w:rPr>
                    <w:t>A reference to the Measure defined in the FragmentationTable</w:t>
                  </w:r>
                </w:p>
              </w:tc>
            </w:tr>
            <w:tr w:rsidR="00921A47" w:rsidRPr="006518C9" w14:paraId="554421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D6C7B"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79036" w14:textId="77777777"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4462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50F2E"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1CC5B50" w14:textId="77777777" w:rsidR="00921A47" w:rsidRPr="006518C9" w:rsidRDefault="00921A47">
            <w:pPr>
              <w:rPr>
                <w:sz w:val="24"/>
                <w:szCs w:val="24"/>
                <w:lang w:val="en-US"/>
              </w:rPr>
            </w:pPr>
          </w:p>
        </w:tc>
      </w:tr>
      <w:tr w:rsidR="00921A47" w:rsidRPr="006518C9" w14:paraId="6807F872" w14:textId="77777777" w:rsidTr="00921A47">
        <w:trPr>
          <w:tblCellSpacing w:w="15" w:type="dxa"/>
        </w:trPr>
        <w:tc>
          <w:tcPr>
            <w:tcW w:w="0" w:type="auto"/>
            <w:vAlign w:val="center"/>
            <w:hideMark/>
          </w:tcPr>
          <w:p w14:paraId="7F3CF05D"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FDE2395" w14:textId="77777777" w:rsidR="00921A47" w:rsidRPr="006518C9" w:rsidRDefault="00921A47">
            <w:pPr>
              <w:rPr>
                <w:sz w:val="24"/>
                <w:szCs w:val="24"/>
                <w:lang w:val="en-US"/>
              </w:rPr>
            </w:pPr>
            <w:r w:rsidRPr="006518C9">
              <w:rPr>
                <w:lang w:val="en-US"/>
              </w:rPr>
              <w:t>none</w:t>
            </w:r>
          </w:p>
        </w:tc>
      </w:tr>
      <w:tr w:rsidR="00921A47" w:rsidRPr="006518C9" w14:paraId="3B1FE92A" w14:textId="77777777" w:rsidTr="00921A47">
        <w:trPr>
          <w:tblCellSpacing w:w="15" w:type="dxa"/>
        </w:trPr>
        <w:tc>
          <w:tcPr>
            <w:tcW w:w="0" w:type="auto"/>
            <w:vAlign w:val="center"/>
            <w:hideMark/>
          </w:tcPr>
          <w:p w14:paraId="14D32E25"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49DF72B"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5240C11B" w14:textId="77777777" w:rsidR="00921A47" w:rsidRPr="006518C9" w:rsidRDefault="00921A47" w:rsidP="00921A47">
      <w:pPr>
        <w:rPr>
          <w:lang w:val="en-US"/>
        </w:rPr>
      </w:pPr>
    </w:p>
    <w:p w14:paraId="193D0247" w14:textId="77777777" w:rsidR="00921A47" w:rsidRPr="006518C9" w:rsidRDefault="00921A47" w:rsidP="00921A47">
      <w:pPr>
        <w:pStyle w:val="Heading2"/>
      </w:pPr>
      <w:bookmarkStart w:id="326" w:name="_Toc476057225"/>
      <w:r w:rsidRPr="006518C9">
        <w:t>Element &lt;</w:t>
      </w:r>
      <w:bookmarkStart w:id="327" w:name="Fragmentation"/>
      <w:r w:rsidRPr="006518C9">
        <w:t>Fragmentation</w:t>
      </w:r>
      <w:bookmarkEnd w:id="327"/>
      <w:r w:rsidRPr="006518C9">
        <w:t>&gt;</w:t>
      </w:r>
      <w:bookmarkEnd w:id="3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535"/>
      </w:tblGrid>
      <w:tr w:rsidR="00921A47" w:rsidRPr="006518C9" w14:paraId="64C467D4" w14:textId="77777777" w:rsidTr="00921A47">
        <w:trPr>
          <w:tblCellSpacing w:w="15" w:type="dxa"/>
        </w:trPr>
        <w:tc>
          <w:tcPr>
            <w:tcW w:w="0" w:type="auto"/>
            <w:vAlign w:val="center"/>
            <w:hideMark/>
          </w:tcPr>
          <w:p w14:paraId="548D0C9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22A1DC2"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75C569AE" w14:textId="77777777" w:rsidTr="00921A47">
        <w:trPr>
          <w:tblCellSpacing w:w="15" w:type="dxa"/>
        </w:trPr>
        <w:tc>
          <w:tcPr>
            <w:tcW w:w="0" w:type="auto"/>
            <w:vAlign w:val="center"/>
            <w:hideMark/>
          </w:tcPr>
          <w:p w14:paraId="5DD00D6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9E0228" w14:textId="77777777" w:rsidR="00921A47" w:rsidRPr="006518C9" w:rsidRDefault="00921A47">
            <w:pPr>
              <w:rPr>
                <w:sz w:val="24"/>
                <w:szCs w:val="24"/>
                <w:lang w:val="en-US"/>
              </w:rPr>
            </w:pPr>
            <w:r w:rsidRPr="006518C9">
              <w:rPr>
                <w:lang w:val="en-US"/>
              </w:rPr>
              <w:t xml:space="preserve">FragmentationType </w:t>
            </w:r>
          </w:p>
        </w:tc>
      </w:tr>
      <w:tr w:rsidR="00921A47" w:rsidRPr="006518C9" w14:paraId="16D5113A" w14:textId="77777777" w:rsidTr="00921A47">
        <w:trPr>
          <w:tblCellSpacing w:w="15" w:type="dxa"/>
        </w:trPr>
        <w:tc>
          <w:tcPr>
            <w:tcW w:w="0" w:type="auto"/>
            <w:vAlign w:val="center"/>
            <w:hideMark/>
          </w:tcPr>
          <w:p w14:paraId="31743E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38B01E8" w14:textId="77777777" w:rsidR="00921A47" w:rsidRPr="006518C9" w:rsidRDefault="00921A47">
            <w:pPr>
              <w:rPr>
                <w:sz w:val="24"/>
                <w:szCs w:val="24"/>
                <w:lang w:val="en-US"/>
              </w:rPr>
            </w:pPr>
            <w:r w:rsidRPr="006518C9">
              <w:rPr>
                <w:lang w:val="en-US"/>
              </w:rPr>
              <w:t>none</w:t>
            </w:r>
          </w:p>
        </w:tc>
      </w:tr>
      <w:tr w:rsidR="00921A47" w:rsidRPr="006518C9" w14:paraId="1453498B" w14:textId="77777777" w:rsidTr="00921A47">
        <w:trPr>
          <w:tblCellSpacing w:w="15" w:type="dxa"/>
        </w:trPr>
        <w:tc>
          <w:tcPr>
            <w:tcW w:w="0" w:type="auto"/>
            <w:vAlign w:val="center"/>
            <w:hideMark/>
          </w:tcPr>
          <w:p w14:paraId="07029FC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8"/>
              <w:gridCol w:w="1135"/>
              <w:gridCol w:w="1180"/>
              <w:gridCol w:w="4801"/>
            </w:tblGrid>
            <w:tr w:rsidR="00921A47" w:rsidRPr="006518C9" w14:paraId="72AD2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8A0F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3C70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6F9D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C4E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AC19D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A7C22" w14:textId="77777777" w:rsidR="00921A47" w:rsidRPr="006518C9" w:rsidRDefault="00C514F9">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F9132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14B5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3FF9A" w14:textId="77777777"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70B96B38" w14:textId="77777777" w:rsidR="00921A47" w:rsidRPr="006518C9" w:rsidRDefault="00921A47">
            <w:pPr>
              <w:rPr>
                <w:sz w:val="24"/>
                <w:szCs w:val="24"/>
                <w:lang w:val="en-US"/>
              </w:rPr>
            </w:pPr>
          </w:p>
        </w:tc>
      </w:tr>
      <w:tr w:rsidR="00921A47" w:rsidRPr="006518C9" w14:paraId="6258ABB5" w14:textId="77777777" w:rsidTr="00921A47">
        <w:trPr>
          <w:tblCellSpacing w:w="15" w:type="dxa"/>
        </w:trPr>
        <w:tc>
          <w:tcPr>
            <w:tcW w:w="0" w:type="auto"/>
            <w:vAlign w:val="center"/>
            <w:hideMark/>
          </w:tcPr>
          <w:p w14:paraId="5A391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8AE8EB" w14:textId="77777777" w:rsidR="00921A47" w:rsidRPr="006518C9" w:rsidRDefault="00921A47">
            <w:pPr>
              <w:pStyle w:val="HTMLPreformatted"/>
            </w:pPr>
            <w:r w:rsidRPr="006518C9">
              <w:t xml:space="preserve">            &lt;Fragmentation&gt;</w:t>
            </w:r>
          </w:p>
          <w:p w14:paraId="7B166771" w14:textId="77777777" w:rsidR="00921A47" w:rsidRPr="006518C9" w:rsidRDefault="00921A47">
            <w:pPr>
              <w:pStyle w:val="HTMLPreformatted"/>
            </w:pPr>
            <w:r w:rsidRPr="006518C9">
              <w:t xml:space="preserve">              &lt;IonType charge="1" index="1 2 3 4 5 6 7 8 9 10 11 12 13 14 15 16 17 18 19 20 21 22 23"&gt;</w:t>
            </w:r>
          </w:p>
          <w:p w14:paraId="258B65B8" w14:textId="77777777" w:rsidR="00921A47" w:rsidRPr="006518C9" w:rsidRDefault="00921A47">
            <w:pPr>
              <w:pStyle w:val="HTMLPreformatted"/>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6FCA0D7F" w14:textId="77777777" w:rsidR="00921A47" w:rsidRPr="006518C9" w:rsidRDefault="00921A47">
            <w:pPr>
              <w:pStyle w:val="HTMLPreformatted"/>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574B02E"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5897B60B" w14:textId="77777777" w:rsidR="00921A47" w:rsidRPr="006518C9" w:rsidRDefault="00921A47">
            <w:pPr>
              <w:pStyle w:val="HTMLPreformatted"/>
            </w:pPr>
            <w:r w:rsidRPr="006518C9">
              <w:t xml:space="preserve">                &lt;cvParam cvRef="PSI-MS" accession="MS:1001220" name="frag: y ion"/&gt;</w:t>
            </w:r>
          </w:p>
          <w:p w14:paraId="4F2F9BF6" w14:textId="77777777" w:rsidR="00921A47" w:rsidRPr="006518C9" w:rsidRDefault="00921A47">
            <w:pPr>
              <w:pStyle w:val="HTMLPreformatted"/>
            </w:pPr>
            <w:r w:rsidRPr="006518C9">
              <w:t xml:space="preserve">              &lt;/IonType&gt;</w:t>
            </w:r>
          </w:p>
          <w:p w14:paraId="707F0FA5" w14:textId="77777777" w:rsidR="00921A47" w:rsidRPr="006518C9" w:rsidRDefault="00921A47">
            <w:pPr>
              <w:pStyle w:val="HTMLPreformatted"/>
            </w:pPr>
            <w:r w:rsidRPr="006518C9">
              <w:t xml:space="preserve">  ...</w:t>
            </w:r>
          </w:p>
          <w:p w14:paraId="558820A1" w14:textId="77777777" w:rsidR="00921A47" w:rsidRPr="006518C9" w:rsidRDefault="00921A47">
            <w:pPr>
              <w:pStyle w:val="HTMLPreformatted"/>
            </w:pPr>
            <w:r w:rsidRPr="006518C9">
              <w:t>&lt;/Fragmentation&gt;</w:t>
            </w:r>
          </w:p>
        </w:tc>
      </w:tr>
    </w:tbl>
    <w:p w14:paraId="7EC03C2E" w14:textId="77777777" w:rsidR="00921A47" w:rsidRPr="006518C9" w:rsidRDefault="00921A47" w:rsidP="00921A47">
      <w:pPr>
        <w:rPr>
          <w:lang w:val="en-US"/>
        </w:rPr>
      </w:pPr>
    </w:p>
    <w:p w14:paraId="2FD1B376" w14:textId="77777777" w:rsidR="00921A47" w:rsidRPr="006518C9" w:rsidRDefault="00921A47" w:rsidP="00921A47">
      <w:pPr>
        <w:pStyle w:val="Heading2"/>
      </w:pPr>
      <w:bookmarkStart w:id="328" w:name="_Toc476057226"/>
      <w:r w:rsidRPr="006518C9">
        <w:t>Element &lt;</w:t>
      </w:r>
      <w:bookmarkStart w:id="329" w:name="FragmentationTable"/>
      <w:r w:rsidRPr="006518C9">
        <w:t>FragmentationTable</w:t>
      </w:r>
      <w:bookmarkEnd w:id="329"/>
      <w:r w:rsidRPr="006518C9">
        <w:t>&gt;</w:t>
      </w:r>
      <w:bookmarkEnd w:id="3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485"/>
      </w:tblGrid>
      <w:tr w:rsidR="00921A47" w:rsidRPr="006518C9" w14:paraId="3EC390F5" w14:textId="77777777" w:rsidTr="00921A47">
        <w:trPr>
          <w:tblCellSpacing w:w="15" w:type="dxa"/>
        </w:trPr>
        <w:tc>
          <w:tcPr>
            <w:tcW w:w="0" w:type="auto"/>
            <w:vAlign w:val="center"/>
            <w:hideMark/>
          </w:tcPr>
          <w:p w14:paraId="1ADE8E5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70826C0"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39C53755" w14:textId="77777777" w:rsidTr="00921A47">
        <w:trPr>
          <w:tblCellSpacing w:w="15" w:type="dxa"/>
        </w:trPr>
        <w:tc>
          <w:tcPr>
            <w:tcW w:w="0" w:type="auto"/>
            <w:vAlign w:val="center"/>
            <w:hideMark/>
          </w:tcPr>
          <w:p w14:paraId="6F9CCE7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AA4FD3" w14:textId="77777777" w:rsidR="00921A47" w:rsidRPr="006518C9" w:rsidRDefault="00921A47">
            <w:pPr>
              <w:rPr>
                <w:sz w:val="24"/>
                <w:szCs w:val="24"/>
                <w:lang w:val="en-US"/>
              </w:rPr>
            </w:pPr>
            <w:r w:rsidRPr="006518C9">
              <w:rPr>
                <w:lang w:val="en-US"/>
              </w:rPr>
              <w:t xml:space="preserve">FragmentationTableType </w:t>
            </w:r>
          </w:p>
        </w:tc>
      </w:tr>
      <w:tr w:rsidR="00921A47" w:rsidRPr="006518C9" w14:paraId="393B6EFD" w14:textId="77777777" w:rsidTr="00921A47">
        <w:trPr>
          <w:tblCellSpacing w:w="15" w:type="dxa"/>
        </w:trPr>
        <w:tc>
          <w:tcPr>
            <w:tcW w:w="0" w:type="auto"/>
            <w:vAlign w:val="center"/>
            <w:hideMark/>
          </w:tcPr>
          <w:p w14:paraId="5DE87E16"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B39F366" w14:textId="77777777" w:rsidR="00921A47" w:rsidRPr="006518C9" w:rsidRDefault="00921A47">
            <w:pPr>
              <w:rPr>
                <w:sz w:val="24"/>
                <w:szCs w:val="24"/>
                <w:lang w:val="en-US"/>
              </w:rPr>
            </w:pPr>
            <w:r w:rsidRPr="006518C9">
              <w:rPr>
                <w:lang w:val="en-US"/>
              </w:rPr>
              <w:t>none</w:t>
            </w:r>
          </w:p>
        </w:tc>
      </w:tr>
      <w:tr w:rsidR="00921A47" w:rsidRPr="006518C9" w14:paraId="113B7158" w14:textId="77777777" w:rsidTr="00921A47">
        <w:trPr>
          <w:tblCellSpacing w:w="15" w:type="dxa"/>
        </w:trPr>
        <w:tc>
          <w:tcPr>
            <w:tcW w:w="0" w:type="auto"/>
            <w:vAlign w:val="center"/>
            <w:hideMark/>
          </w:tcPr>
          <w:p w14:paraId="381DBF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6"/>
              <w:gridCol w:w="1135"/>
              <w:gridCol w:w="1180"/>
              <w:gridCol w:w="4663"/>
            </w:tblGrid>
            <w:tr w:rsidR="00921A47" w:rsidRPr="006518C9" w14:paraId="3A267A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7E33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582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A1AC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0EFA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FA9D3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2776F6" w14:textId="77777777" w:rsidR="00921A47" w:rsidRPr="006518C9" w:rsidRDefault="00C514F9">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B9FB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A51E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49D0D"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14:paraId="613389D4" w14:textId="77777777" w:rsidR="00921A47" w:rsidRPr="006518C9" w:rsidRDefault="00921A47">
            <w:pPr>
              <w:rPr>
                <w:sz w:val="24"/>
                <w:szCs w:val="24"/>
                <w:lang w:val="en-US"/>
              </w:rPr>
            </w:pPr>
          </w:p>
        </w:tc>
      </w:tr>
      <w:tr w:rsidR="00921A47" w:rsidRPr="006518C9" w14:paraId="2660C045" w14:textId="77777777" w:rsidTr="00921A47">
        <w:trPr>
          <w:tblCellSpacing w:w="15" w:type="dxa"/>
        </w:trPr>
        <w:tc>
          <w:tcPr>
            <w:tcW w:w="0" w:type="auto"/>
            <w:vAlign w:val="center"/>
            <w:hideMark/>
          </w:tcPr>
          <w:p w14:paraId="307802F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7161725" w14:textId="77777777" w:rsidR="00921A47" w:rsidRPr="006518C9" w:rsidRDefault="00921A47">
            <w:pPr>
              <w:pStyle w:val="HTMLPreformatted"/>
            </w:pPr>
            <w:r w:rsidRPr="006518C9">
              <w:t xml:space="preserve">        &lt;FragmentationTable&gt;</w:t>
            </w:r>
          </w:p>
          <w:p w14:paraId="7582AB5F" w14:textId="77777777" w:rsidR="00921A47" w:rsidRPr="006518C9" w:rsidRDefault="00921A47">
            <w:pPr>
              <w:pStyle w:val="HTMLPreformatted"/>
            </w:pPr>
            <w:r w:rsidRPr="006518C9">
              <w:t xml:space="preserve">          &lt;Measure id="Measure_MZ"&gt;</w:t>
            </w:r>
          </w:p>
          <w:p w14:paraId="30F55FE9" w14:textId="77777777" w:rsidR="00921A47" w:rsidRPr="006518C9" w:rsidRDefault="00921A47">
            <w:pPr>
              <w:pStyle w:val="HTMLPreformatted"/>
            </w:pPr>
            <w:r w:rsidRPr="006518C9">
              <w:t xml:space="preserve">            &lt;cvParam cvRef="PSI-MS" accession="MS:1001225" name="product ion m/z" unitCvRef="PSI-MS" unitAccession="MS:1000040" unitName="m/z" /&gt;</w:t>
            </w:r>
          </w:p>
          <w:p w14:paraId="506D45FC" w14:textId="77777777" w:rsidR="00921A47" w:rsidRPr="006518C9" w:rsidRDefault="00921A47">
            <w:pPr>
              <w:pStyle w:val="HTMLPreformatted"/>
            </w:pPr>
            <w:r w:rsidRPr="006518C9">
              <w:t xml:space="preserve">          &lt;/Measure&gt;</w:t>
            </w:r>
          </w:p>
          <w:p w14:paraId="0B22B44F" w14:textId="77777777" w:rsidR="00921A47" w:rsidRPr="006518C9" w:rsidRDefault="00921A47">
            <w:pPr>
              <w:pStyle w:val="HTMLPreformatted"/>
            </w:pPr>
            <w:r w:rsidRPr="006518C9">
              <w:t xml:space="preserve">          &lt;Measure id="Measure_Int"&gt;</w:t>
            </w:r>
          </w:p>
          <w:p w14:paraId="4D6BF36B"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41663CF8" w14:textId="77777777" w:rsidR="00921A47" w:rsidRPr="006518C9" w:rsidRDefault="00921A47">
            <w:pPr>
              <w:pStyle w:val="HTMLPreformatted"/>
            </w:pPr>
            <w:r w:rsidRPr="006518C9">
              <w:t xml:space="preserve">          &lt;/Measure&gt;</w:t>
            </w:r>
          </w:p>
          <w:p w14:paraId="0A3DBB8E" w14:textId="77777777" w:rsidR="00921A47" w:rsidRPr="006518C9" w:rsidRDefault="00921A47">
            <w:pPr>
              <w:pStyle w:val="HTMLPreformatted"/>
            </w:pPr>
            <w:r w:rsidRPr="006518C9">
              <w:t xml:space="preserve">  ...</w:t>
            </w:r>
          </w:p>
          <w:p w14:paraId="7D50F8AB" w14:textId="77777777" w:rsidR="00921A47" w:rsidRPr="006518C9" w:rsidRDefault="00921A47">
            <w:pPr>
              <w:pStyle w:val="HTMLPreformatted"/>
            </w:pPr>
            <w:r w:rsidRPr="006518C9">
              <w:t>&lt;/FragmentationTable&gt;</w:t>
            </w:r>
          </w:p>
        </w:tc>
      </w:tr>
    </w:tbl>
    <w:p w14:paraId="68BCCC30" w14:textId="77777777" w:rsidR="00921A47" w:rsidRPr="006518C9" w:rsidRDefault="00921A47" w:rsidP="00921A47">
      <w:pPr>
        <w:rPr>
          <w:lang w:val="en-US"/>
        </w:rPr>
      </w:pPr>
    </w:p>
    <w:p w14:paraId="2DF24553" w14:textId="77777777" w:rsidR="00921A47" w:rsidRPr="006518C9" w:rsidRDefault="00921A47" w:rsidP="00921A47">
      <w:pPr>
        <w:pStyle w:val="Heading2"/>
      </w:pPr>
      <w:bookmarkStart w:id="330" w:name="_Toc476057227"/>
      <w:r w:rsidRPr="006518C9">
        <w:lastRenderedPageBreak/>
        <w:t>Element &lt;</w:t>
      </w:r>
      <w:bookmarkStart w:id="331" w:name="FragmentTolerance"/>
      <w:r w:rsidRPr="006518C9">
        <w:t>FragmentTolerance</w:t>
      </w:r>
      <w:bookmarkEnd w:id="331"/>
      <w:r w:rsidRPr="006518C9">
        <w:t>&gt;</w:t>
      </w:r>
      <w:bookmarkEnd w:id="3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436"/>
      </w:tblGrid>
      <w:tr w:rsidR="00921A47" w:rsidRPr="006518C9" w14:paraId="48A6194C" w14:textId="77777777" w:rsidTr="00921A47">
        <w:trPr>
          <w:tblCellSpacing w:w="15" w:type="dxa"/>
        </w:trPr>
        <w:tc>
          <w:tcPr>
            <w:tcW w:w="0" w:type="auto"/>
            <w:vAlign w:val="center"/>
            <w:hideMark/>
          </w:tcPr>
          <w:p w14:paraId="425A4C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D39ACC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FC68C1E" w14:textId="77777777" w:rsidTr="00921A47">
        <w:trPr>
          <w:tblCellSpacing w:w="15" w:type="dxa"/>
        </w:trPr>
        <w:tc>
          <w:tcPr>
            <w:tcW w:w="0" w:type="auto"/>
            <w:vAlign w:val="center"/>
            <w:hideMark/>
          </w:tcPr>
          <w:p w14:paraId="27254BA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D34337" w14:textId="77777777" w:rsidR="00921A47" w:rsidRPr="006518C9" w:rsidRDefault="00921A47">
            <w:pPr>
              <w:rPr>
                <w:sz w:val="24"/>
                <w:szCs w:val="24"/>
                <w:lang w:val="en-US"/>
              </w:rPr>
            </w:pPr>
            <w:r w:rsidRPr="006518C9">
              <w:rPr>
                <w:lang w:val="en-US"/>
              </w:rPr>
              <w:t xml:space="preserve">ToleranceType </w:t>
            </w:r>
          </w:p>
        </w:tc>
      </w:tr>
      <w:tr w:rsidR="00921A47" w:rsidRPr="006518C9" w14:paraId="0445F4FD" w14:textId="77777777" w:rsidTr="00921A47">
        <w:trPr>
          <w:tblCellSpacing w:w="15" w:type="dxa"/>
        </w:trPr>
        <w:tc>
          <w:tcPr>
            <w:tcW w:w="0" w:type="auto"/>
            <w:vAlign w:val="center"/>
            <w:hideMark/>
          </w:tcPr>
          <w:p w14:paraId="6EFA2D6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AC5502" w14:textId="77777777" w:rsidR="00921A47" w:rsidRPr="006518C9" w:rsidRDefault="00921A47">
            <w:pPr>
              <w:rPr>
                <w:sz w:val="24"/>
                <w:szCs w:val="24"/>
                <w:lang w:val="en-US"/>
              </w:rPr>
            </w:pPr>
            <w:r w:rsidRPr="006518C9">
              <w:rPr>
                <w:lang w:val="en-US"/>
              </w:rPr>
              <w:t>none</w:t>
            </w:r>
          </w:p>
        </w:tc>
      </w:tr>
      <w:tr w:rsidR="00921A47" w:rsidRPr="006518C9" w14:paraId="0BF0828C" w14:textId="77777777" w:rsidTr="00921A47">
        <w:trPr>
          <w:tblCellSpacing w:w="15" w:type="dxa"/>
        </w:trPr>
        <w:tc>
          <w:tcPr>
            <w:tcW w:w="0" w:type="auto"/>
            <w:vAlign w:val="center"/>
            <w:hideMark/>
          </w:tcPr>
          <w:p w14:paraId="0AD4376D"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3"/>
              <w:gridCol w:w="1135"/>
              <w:gridCol w:w="1180"/>
              <w:gridCol w:w="4327"/>
            </w:tblGrid>
            <w:tr w:rsidR="00921A47" w:rsidRPr="006518C9" w14:paraId="3B0D4E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EF5D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9F72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B2F9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CA18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CF297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B7044"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E90F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BDFF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B11B2" w14:textId="77777777" w:rsidR="00921A47" w:rsidRPr="006518C9" w:rsidRDefault="00921A47">
                  <w:pPr>
                    <w:rPr>
                      <w:sz w:val="24"/>
                      <w:szCs w:val="24"/>
                      <w:lang w:val="en-US"/>
                    </w:rPr>
                  </w:pPr>
                  <w:r w:rsidRPr="006518C9">
                    <w:rPr>
                      <w:lang w:val="en-US"/>
                    </w:rPr>
                    <w:t>A single entry from an ontology or a controlled vocabulary.</w:t>
                  </w:r>
                </w:p>
              </w:tc>
            </w:tr>
          </w:tbl>
          <w:p w14:paraId="01BB5D22" w14:textId="77777777" w:rsidR="00921A47" w:rsidRPr="006518C9" w:rsidRDefault="00921A47">
            <w:pPr>
              <w:rPr>
                <w:sz w:val="24"/>
                <w:szCs w:val="24"/>
                <w:lang w:val="en-US"/>
              </w:rPr>
            </w:pPr>
          </w:p>
        </w:tc>
      </w:tr>
      <w:tr w:rsidR="00921A47" w:rsidRPr="006518C9" w14:paraId="6CEF2BC6" w14:textId="77777777" w:rsidTr="00921A47">
        <w:trPr>
          <w:tblCellSpacing w:w="15" w:type="dxa"/>
        </w:trPr>
        <w:tc>
          <w:tcPr>
            <w:tcW w:w="0" w:type="auto"/>
            <w:vAlign w:val="center"/>
            <w:hideMark/>
          </w:tcPr>
          <w:p w14:paraId="24CCFA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6A914FF" w14:textId="77777777" w:rsidR="00921A47" w:rsidRPr="006518C9" w:rsidRDefault="00921A47">
            <w:pPr>
              <w:pStyle w:val="HTMLPreformatted"/>
            </w:pPr>
            <w:r w:rsidRPr="006518C9">
              <w:t>&lt;FragmentTolerance&gt;</w:t>
            </w:r>
          </w:p>
          <w:p w14:paraId="7F976E96" w14:textId="77777777" w:rsidR="00921A47" w:rsidRPr="006518C9" w:rsidRDefault="00921A47">
            <w:pPr>
              <w:pStyle w:val="HTMLPreformatted"/>
            </w:pPr>
            <w:r w:rsidRPr="006518C9">
              <w:t xml:space="preserve">  &lt;cvParam cvRef="PSI-MS" accession="MS:1001412" name="search tolerance plus value" value="20.0 ppm" unitAccession="UO:0000169" unitName="parts per million" unitCvRef="UO"&gt;&lt;/cvParam&gt;</w:t>
            </w:r>
          </w:p>
          <w:p w14:paraId="6F7A60E2" w14:textId="77777777" w:rsidR="00921A47" w:rsidRPr="006518C9" w:rsidRDefault="00921A47">
            <w:pPr>
              <w:pStyle w:val="HTMLPreformatted"/>
            </w:pPr>
            <w:r w:rsidRPr="006518C9">
              <w:t xml:space="preserve">  &lt;cvParam cvRef="PSI-MS" accession="MS:1001413" name="search tolerance minus value" value="20.0 ppm" unitAccession="UO:0000169" unitName="parts per million" unitCvRef="UO"&gt;&lt;/cvParam&gt;</w:t>
            </w:r>
          </w:p>
          <w:p w14:paraId="44E3A9A0" w14:textId="77777777" w:rsidR="00921A47" w:rsidRPr="006518C9" w:rsidRDefault="00921A47">
            <w:pPr>
              <w:pStyle w:val="HTMLPreformatted"/>
            </w:pPr>
            <w:r w:rsidRPr="006518C9">
              <w:t>&lt;/FragmentTolerance&gt;</w:t>
            </w:r>
          </w:p>
        </w:tc>
      </w:tr>
      <w:tr w:rsidR="00921A47" w:rsidRPr="006518C9" w14:paraId="13DB764A" w14:textId="77777777" w:rsidTr="00921A47">
        <w:trPr>
          <w:tblCellSpacing w:w="15" w:type="dxa"/>
        </w:trPr>
        <w:tc>
          <w:tcPr>
            <w:tcW w:w="0" w:type="auto"/>
            <w:vAlign w:val="center"/>
            <w:hideMark/>
          </w:tcPr>
          <w:p w14:paraId="2E6F442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D96D532" w14:textId="77777777" w:rsidR="00921A47" w:rsidRPr="006518C9" w:rsidRDefault="00921A47">
            <w:pPr>
              <w:pStyle w:val="HTMLPreformatted"/>
            </w:pPr>
            <w:r w:rsidRPr="006518C9">
              <w:t>Path /MzIdentML/AnalysisProtocolCollection/SpectrumIdentificationProtocol/FragmentTolerance</w:t>
            </w:r>
          </w:p>
          <w:p w14:paraId="1E7DEC7B" w14:textId="77777777" w:rsidR="00921A47" w:rsidRPr="006518C9" w:rsidRDefault="00921A47">
            <w:pPr>
              <w:pStyle w:val="HTMLPreformatted"/>
            </w:pPr>
            <w:r w:rsidRPr="006518C9">
              <w:t xml:space="preserve">MUST supply term </w:t>
            </w:r>
            <w:hyperlink r:id="rId159"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5FE5F456" w14:textId="77777777" w:rsidR="00921A47" w:rsidRPr="006518C9" w:rsidRDefault="00921A47">
            <w:pPr>
              <w:pStyle w:val="HTMLPreformatted"/>
            </w:pPr>
            <w:r w:rsidRPr="006518C9">
              <w:t xml:space="preserve">MUST supply term </w:t>
            </w:r>
            <w:hyperlink r:id="rId160"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136C1945" w14:textId="77777777" w:rsidTr="00921A47">
        <w:trPr>
          <w:tblCellSpacing w:w="15" w:type="dxa"/>
        </w:trPr>
        <w:tc>
          <w:tcPr>
            <w:tcW w:w="0" w:type="auto"/>
            <w:vAlign w:val="center"/>
            <w:hideMark/>
          </w:tcPr>
          <w:p w14:paraId="6555AFB3"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2342566C" w14:textId="77777777" w:rsidR="00921A47" w:rsidRPr="006518C9" w:rsidRDefault="00921A47">
            <w:pPr>
              <w:pStyle w:val="HTMLPreformatted"/>
            </w:pPr>
            <w:r w:rsidRPr="006518C9">
              <w:t>&lt;cvParam cvRef="PSI-MS" accession="MS:1001412" name="search tolerance plus value" value="0.7" unitAccession="UO:0000221" unitName="dalton" unitCvRef="UO"&gt;&lt;/cvParam&gt;</w:t>
            </w:r>
          </w:p>
          <w:p w14:paraId="42FA3265" w14:textId="77777777" w:rsidR="00921A47" w:rsidRPr="006518C9" w:rsidRDefault="00921A47">
            <w:pPr>
              <w:pStyle w:val="HTMLPreformatted"/>
            </w:pPr>
            <w:r w:rsidRPr="006518C9">
              <w:t>&lt;cvParam cvRef="PSI-MS" accession="MS:1001413" name="search tolerance minus value" value="0.7" unitAccession="UO:0000221" unitName="dalton" unitCvRef="UO"&gt;&lt;/cvParam&gt;</w:t>
            </w:r>
          </w:p>
        </w:tc>
      </w:tr>
    </w:tbl>
    <w:p w14:paraId="351237F8" w14:textId="77777777" w:rsidR="00921A47" w:rsidRPr="006518C9" w:rsidRDefault="00921A47" w:rsidP="00921A47">
      <w:pPr>
        <w:rPr>
          <w:lang w:val="en-US"/>
        </w:rPr>
      </w:pPr>
    </w:p>
    <w:p w14:paraId="16F9FF03" w14:textId="77777777" w:rsidR="00921A47" w:rsidRPr="006518C9" w:rsidRDefault="00921A47" w:rsidP="00921A47">
      <w:pPr>
        <w:pStyle w:val="Heading2"/>
      </w:pPr>
      <w:bookmarkStart w:id="332" w:name="_Toc476057228"/>
      <w:r w:rsidRPr="006518C9">
        <w:t>Element &lt;</w:t>
      </w:r>
      <w:bookmarkStart w:id="333" w:name="Include"/>
      <w:r w:rsidRPr="006518C9">
        <w:t>Include</w:t>
      </w:r>
      <w:bookmarkEnd w:id="333"/>
      <w:r w:rsidRPr="006518C9">
        <w:t>&gt;</w:t>
      </w:r>
      <w:bookmarkEnd w:id="3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1"/>
        <w:gridCol w:w="8491"/>
      </w:tblGrid>
      <w:tr w:rsidR="00921A47" w:rsidRPr="006518C9" w14:paraId="6E833E78" w14:textId="77777777" w:rsidTr="00921A47">
        <w:trPr>
          <w:tblCellSpacing w:w="15" w:type="dxa"/>
        </w:trPr>
        <w:tc>
          <w:tcPr>
            <w:tcW w:w="0" w:type="auto"/>
            <w:vAlign w:val="center"/>
            <w:hideMark/>
          </w:tcPr>
          <w:p w14:paraId="0FB8C85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EB936B" w14:textId="77777777"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14:paraId="6A9EDDBD" w14:textId="77777777" w:rsidTr="00921A47">
        <w:trPr>
          <w:tblCellSpacing w:w="15" w:type="dxa"/>
        </w:trPr>
        <w:tc>
          <w:tcPr>
            <w:tcW w:w="0" w:type="auto"/>
            <w:vAlign w:val="center"/>
            <w:hideMark/>
          </w:tcPr>
          <w:p w14:paraId="3C0070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7DCBF2B" w14:textId="77777777" w:rsidR="00921A47" w:rsidRPr="006518C9" w:rsidRDefault="00921A47">
            <w:pPr>
              <w:rPr>
                <w:sz w:val="24"/>
                <w:szCs w:val="24"/>
                <w:lang w:val="en-US"/>
              </w:rPr>
            </w:pPr>
            <w:r w:rsidRPr="006518C9">
              <w:rPr>
                <w:lang w:val="en-US"/>
              </w:rPr>
              <w:t xml:space="preserve">ParamListType </w:t>
            </w:r>
          </w:p>
        </w:tc>
      </w:tr>
      <w:tr w:rsidR="00921A47" w:rsidRPr="006518C9" w14:paraId="347B57C8" w14:textId="77777777" w:rsidTr="00921A47">
        <w:trPr>
          <w:tblCellSpacing w:w="15" w:type="dxa"/>
        </w:trPr>
        <w:tc>
          <w:tcPr>
            <w:tcW w:w="0" w:type="auto"/>
            <w:vAlign w:val="center"/>
            <w:hideMark/>
          </w:tcPr>
          <w:p w14:paraId="6BAD851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D76645" w14:textId="77777777" w:rsidR="00921A47" w:rsidRPr="006518C9" w:rsidRDefault="00921A47">
            <w:pPr>
              <w:rPr>
                <w:sz w:val="24"/>
                <w:szCs w:val="24"/>
                <w:lang w:val="en-US"/>
              </w:rPr>
            </w:pPr>
            <w:r w:rsidRPr="006518C9">
              <w:rPr>
                <w:lang w:val="en-US"/>
              </w:rPr>
              <w:t>none</w:t>
            </w:r>
          </w:p>
        </w:tc>
      </w:tr>
      <w:tr w:rsidR="00921A47" w:rsidRPr="006518C9" w14:paraId="288D88C7" w14:textId="77777777" w:rsidTr="00921A47">
        <w:trPr>
          <w:tblCellSpacing w:w="15" w:type="dxa"/>
        </w:trPr>
        <w:tc>
          <w:tcPr>
            <w:tcW w:w="0" w:type="auto"/>
            <w:vAlign w:val="center"/>
            <w:hideMark/>
          </w:tcPr>
          <w:p w14:paraId="7AE3711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0"/>
              <w:gridCol w:w="1135"/>
              <w:gridCol w:w="1180"/>
              <w:gridCol w:w="4375"/>
            </w:tblGrid>
            <w:tr w:rsidR="00921A47" w:rsidRPr="006518C9" w14:paraId="6EDB3B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766C9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1237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B608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418E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A5EB6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19C3B"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237A5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9660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AD44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473DD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8D5A38"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FCAF5E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782F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92457" w14:textId="77777777" w:rsidR="00921A47" w:rsidRPr="006518C9" w:rsidRDefault="00921A47">
                  <w:pPr>
                    <w:rPr>
                      <w:sz w:val="24"/>
                      <w:szCs w:val="24"/>
                      <w:lang w:val="en-US"/>
                    </w:rPr>
                  </w:pPr>
                  <w:r w:rsidRPr="006518C9">
                    <w:rPr>
                      <w:lang w:val="en-US"/>
                    </w:rPr>
                    <w:t>A single user-defined parameter.</w:t>
                  </w:r>
                </w:p>
              </w:tc>
            </w:tr>
          </w:tbl>
          <w:p w14:paraId="5C118E50" w14:textId="77777777" w:rsidR="00921A47" w:rsidRPr="006518C9" w:rsidRDefault="00921A47">
            <w:pPr>
              <w:rPr>
                <w:sz w:val="24"/>
                <w:szCs w:val="24"/>
                <w:lang w:val="en-US"/>
              </w:rPr>
            </w:pPr>
          </w:p>
        </w:tc>
      </w:tr>
      <w:tr w:rsidR="00921A47" w:rsidRPr="006518C9" w14:paraId="7F4E5F8A" w14:textId="77777777" w:rsidTr="00921A47">
        <w:trPr>
          <w:tblCellSpacing w:w="15" w:type="dxa"/>
        </w:trPr>
        <w:tc>
          <w:tcPr>
            <w:tcW w:w="0" w:type="auto"/>
            <w:vAlign w:val="center"/>
            <w:hideMark/>
          </w:tcPr>
          <w:p w14:paraId="58C4FB7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7F07893" w14:textId="77777777" w:rsidR="00921A47" w:rsidRPr="006518C9" w:rsidRDefault="00921A47">
            <w:pPr>
              <w:rPr>
                <w:sz w:val="24"/>
                <w:szCs w:val="24"/>
                <w:lang w:val="en-US"/>
              </w:rPr>
            </w:pPr>
          </w:p>
        </w:tc>
      </w:tr>
      <w:tr w:rsidR="00921A47" w:rsidRPr="006518C9" w14:paraId="35591F23" w14:textId="77777777" w:rsidTr="00921A47">
        <w:trPr>
          <w:tblCellSpacing w:w="15" w:type="dxa"/>
        </w:trPr>
        <w:tc>
          <w:tcPr>
            <w:tcW w:w="0" w:type="auto"/>
            <w:vAlign w:val="center"/>
            <w:hideMark/>
          </w:tcPr>
          <w:p w14:paraId="7CB41D8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4DEA422" w14:textId="77777777" w:rsidR="00921A47" w:rsidRPr="006518C9" w:rsidRDefault="00921A47">
            <w:pPr>
              <w:pStyle w:val="HTMLPreformatted"/>
            </w:pPr>
            <w:r w:rsidRPr="006518C9">
              <w:t>Path /MzIdentML/AnalysisProtocolCollection/SpectrumIdentificationProtocol/DatabaseFilters/Filter/Include</w:t>
            </w:r>
          </w:p>
          <w:p w14:paraId="0C4B7436" w14:textId="77777777" w:rsidR="00921A47" w:rsidRPr="006518C9" w:rsidRDefault="00921A47">
            <w:pPr>
              <w:pStyle w:val="HTMLPreformatted"/>
            </w:pPr>
            <w:r w:rsidRPr="006518C9">
              <w:t xml:space="preserve">MAY supply a *child* term of </w:t>
            </w:r>
            <w:hyperlink r:id="rId161"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5B5F683" w14:textId="77777777" w:rsidR="00921A47" w:rsidRPr="006518C9" w:rsidRDefault="00921A47">
            <w:pPr>
              <w:pStyle w:val="HTMLPreformatted"/>
            </w:pPr>
            <w:r w:rsidRPr="006518C9">
              <w:t xml:space="preserve">  e.g.: </w:t>
            </w:r>
            <w:hyperlink r:id="rId16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70BED096" w14:textId="77777777" w:rsidR="00921A47" w:rsidRPr="002971BD" w:rsidRDefault="00921A47">
            <w:pPr>
              <w:pStyle w:val="HTMLPreformatted"/>
              <w:rPr>
                <w:lang w:val="de-DE"/>
              </w:rPr>
            </w:pPr>
            <w:r w:rsidRPr="006518C9">
              <w:t xml:space="preserve">  </w:t>
            </w:r>
            <w:r w:rsidRPr="002971BD">
              <w:rPr>
                <w:lang w:val="de-DE"/>
              </w:rPr>
              <w:t xml:space="preserve">e.g.: </w:t>
            </w:r>
            <w:hyperlink r:id="rId163" w:tgtFrame="new" w:history="1">
              <w:r w:rsidRPr="002971BD">
                <w:rPr>
                  <w:rStyle w:val="Hyperlink"/>
                  <w:lang w:val="de-DE"/>
                </w:rPr>
                <w:t>MS:1001201</w:t>
              </w:r>
            </w:hyperlink>
            <w:r w:rsidRPr="002971BD">
              <w:rPr>
                <w:lang w:val="de-DE"/>
              </w:rPr>
              <w:t xml:space="preserve"> (</w:t>
            </w:r>
            <w:r w:rsidRPr="002971BD">
              <w:rPr>
                <w:rStyle w:val="popup"/>
                <w:lang w:val="de-DE"/>
              </w:rPr>
              <w:t>DB MW filter maximum</w:t>
            </w:r>
            <w:r w:rsidRPr="002971BD">
              <w:rPr>
                <w:lang w:val="de-DE"/>
              </w:rPr>
              <w:t xml:space="preserve">) </w:t>
            </w:r>
          </w:p>
          <w:p w14:paraId="6354F1E4" w14:textId="77777777" w:rsidR="00921A47" w:rsidRPr="002971BD" w:rsidRDefault="00921A47">
            <w:pPr>
              <w:pStyle w:val="HTMLPreformatted"/>
              <w:rPr>
                <w:lang w:val="de-DE"/>
              </w:rPr>
            </w:pPr>
            <w:r w:rsidRPr="002971BD">
              <w:rPr>
                <w:lang w:val="de-DE"/>
              </w:rPr>
              <w:t xml:space="preserve">  e.g.: </w:t>
            </w:r>
            <w:hyperlink r:id="rId164" w:tgtFrame="new" w:history="1">
              <w:r w:rsidRPr="002971BD">
                <w:rPr>
                  <w:rStyle w:val="Hyperlink"/>
                  <w:lang w:val="de-DE"/>
                </w:rPr>
                <w:t>MS:1001202</w:t>
              </w:r>
            </w:hyperlink>
            <w:r w:rsidRPr="002971BD">
              <w:rPr>
                <w:lang w:val="de-DE"/>
              </w:rPr>
              <w:t xml:space="preserve"> (</w:t>
            </w:r>
            <w:r w:rsidRPr="002971BD">
              <w:rPr>
                <w:rStyle w:val="popup"/>
                <w:lang w:val="de-DE"/>
              </w:rPr>
              <w:t>DB MW filter minimum</w:t>
            </w:r>
            <w:r w:rsidRPr="002971BD">
              <w:rPr>
                <w:lang w:val="de-DE"/>
              </w:rPr>
              <w:t xml:space="preserve">) </w:t>
            </w:r>
          </w:p>
          <w:p w14:paraId="4CD0AB24" w14:textId="77777777" w:rsidR="00921A47" w:rsidRPr="002971BD" w:rsidRDefault="00921A47">
            <w:pPr>
              <w:pStyle w:val="HTMLPreformatted"/>
              <w:rPr>
                <w:lang w:val="de-DE"/>
              </w:rPr>
            </w:pPr>
            <w:r w:rsidRPr="002971BD">
              <w:rPr>
                <w:lang w:val="de-DE"/>
              </w:rPr>
              <w:t xml:space="preserve">  e.g.: </w:t>
            </w:r>
            <w:hyperlink r:id="rId165" w:tgtFrame="new" w:history="1">
              <w:r w:rsidRPr="002971BD">
                <w:rPr>
                  <w:rStyle w:val="Hyperlink"/>
                  <w:lang w:val="de-DE"/>
                </w:rPr>
                <w:t>MS:1001203</w:t>
              </w:r>
            </w:hyperlink>
            <w:r w:rsidRPr="002971BD">
              <w:rPr>
                <w:lang w:val="de-DE"/>
              </w:rPr>
              <w:t xml:space="preserve"> (</w:t>
            </w:r>
            <w:r w:rsidRPr="002971BD">
              <w:rPr>
                <w:rStyle w:val="popup"/>
                <w:lang w:val="de-DE"/>
              </w:rPr>
              <w:t>DB PI filter maximum</w:t>
            </w:r>
            <w:r w:rsidRPr="002971BD">
              <w:rPr>
                <w:lang w:val="de-DE"/>
              </w:rPr>
              <w:t xml:space="preserve">) </w:t>
            </w:r>
          </w:p>
          <w:p w14:paraId="7C4272D2" w14:textId="77777777" w:rsidR="00921A47" w:rsidRPr="002971BD" w:rsidRDefault="00921A47">
            <w:pPr>
              <w:pStyle w:val="HTMLPreformatted"/>
              <w:rPr>
                <w:lang w:val="de-DE"/>
              </w:rPr>
            </w:pPr>
            <w:r w:rsidRPr="002971BD">
              <w:rPr>
                <w:lang w:val="de-DE"/>
              </w:rPr>
              <w:t xml:space="preserve">  e.g.: </w:t>
            </w:r>
            <w:hyperlink r:id="rId166" w:tgtFrame="new" w:history="1">
              <w:r w:rsidRPr="002971BD">
                <w:rPr>
                  <w:rStyle w:val="Hyperlink"/>
                  <w:lang w:val="de-DE"/>
                </w:rPr>
                <w:t>MS:1001204</w:t>
              </w:r>
            </w:hyperlink>
            <w:r w:rsidRPr="002971BD">
              <w:rPr>
                <w:lang w:val="de-DE"/>
              </w:rPr>
              <w:t xml:space="preserve"> (</w:t>
            </w:r>
            <w:r w:rsidRPr="002971BD">
              <w:rPr>
                <w:rStyle w:val="popup"/>
                <w:lang w:val="de-DE"/>
              </w:rPr>
              <w:t>DB PI filter minimum</w:t>
            </w:r>
            <w:r w:rsidRPr="002971BD">
              <w:rPr>
                <w:lang w:val="de-DE"/>
              </w:rPr>
              <w:t xml:space="preserve">) </w:t>
            </w:r>
          </w:p>
          <w:p w14:paraId="1C3BCDF7" w14:textId="77777777" w:rsidR="00921A47" w:rsidRPr="006518C9" w:rsidRDefault="00921A47">
            <w:pPr>
              <w:pStyle w:val="HTMLPreformatted"/>
            </w:pPr>
            <w:r w:rsidRPr="002971BD">
              <w:rPr>
                <w:lang w:val="de-DE"/>
              </w:rPr>
              <w:t xml:space="preserve">  </w:t>
            </w:r>
            <w:r w:rsidRPr="006518C9">
              <w:t xml:space="preserve">e.g.: </w:t>
            </w:r>
            <w:hyperlink r:id="rId167"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3D5930F5" w14:textId="77777777" w:rsidR="00921A47" w:rsidRPr="006518C9" w:rsidRDefault="00921A47">
            <w:pPr>
              <w:pStyle w:val="HTMLPreformatted"/>
            </w:pPr>
            <w:r w:rsidRPr="006518C9">
              <w:t xml:space="preserve">  e.g.: </w:t>
            </w:r>
            <w:hyperlink r:id="rId168"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21B7F1A2" w14:textId="77777777" w:rsidR="00921A47" w:rsidRPr="006518C9" w:rsidRDefault="00921A47">
            <w:pPr>
              <w:pStyle w:val="HTMLPreformatted"/>
            </w:pPr>
            <w:r w:rsidRPr="006518C9">
              <w:t xml:space="preserve">  e.g.: </w:t>
            </w:r>
            <w:hyperlink r:id="rId169"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28BDAA65" w14:textId="77777777" w:rsidR="00921A47" w:rsidRPr="006518C9" w:rsidRDefault="00921A47">
            <w:pPr>
              <w:pStyle w:val="HTMLPreformatted"/>
            </w:pPr>
            <w:r w:rsidRPr="006518C9">
              <w:t xml:space="preserve">  e.g.: </w:t>
            </w:r>
            <w:hyperlink r:id="rId170"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0F3EB6AB" w14:textId="77777777" w:rsidR="00921A47" w:rsidRPr="006518C9" w:rsidRDefault="00921A47">
            <w:pPr>
              <w:pStyle w:val="HTMLPreformatted"/>
            </w:pPr>
            <w:r w:rsidRPr="006518C9">
              <w:t xml:space="preserve">  e.g.: </w:t>
            </w:r>
            <w:hyperlink r:id="rId171"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73F266A8" w14:textId="77777777" w:rsidR="00921A47" w:rsidRPr="006518C9" w:rsidRDefault="00921A47">
            <w:pPr>
              <w:pStyle w:val="HTMLPreformatted"/>
            </w:pPr>
            <w:r w:rsidRPr="006518C9">
              <w:t xml:space="preserve">  </w:t>
            </w:r>
            <w:hyperlink r:id="rId172" w:tgtFrame="new" w:history="1">
              <w:r w:rsidRPr="006518C9">
                <w:rPr>
                  <w:rStyle w:val="Hyperlink"/>
                </w:rPr>
                <w:t>et al.</w:t>
              </w:r>
            </w:hyperlink>
          </w:p>
        </w:tc>
      </w:tr>
    </w:tbl>
    <w:p w14:paraId="370C4EF7" w14:textId="77777777" w:rsidR="00921A47" w:rsidRPr="006518C9" w:rsidRDefault="00921A47" w:rsidP="00921A47">
      <w:pPr>
        <w:rPr>
          <w:lang w:val="en-US"/>
        </w:rPr>
      </w:pPr>
    </w:p>
    <w:p w14:paraId="6E3E3DFB" w14:textId="77777777" w:rsidR="00921A47" w:rsidRPr="006518C9" w:rsidRDefault="00921A47" w:rsidP="00921A47">
      <w:pPr>
        <w:pStyle w:val="Heading2"/>
      </w:pPr>
      <w:bookmarkStart w:id="334" w:name="_Toc476057229"/>
      <w:r w:rsidRPr="006518C9">
        <w:t>Element &lt;</w:t>
      </w:r>
      <w:bookmarkStart w:id="335" w:name="Inputs"/>
      <w:r w:rsidRPr="006518C9">
        <w:t>Inputs</w:t>
      </w:r>
      <w:bookmarkEnd w:id="335"/>
      <w:r w:rsidRPr="006518C9">
        <w:t>&gt;</w:t>
      </w:r>
      <w:bookmarkEnd w:id="3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561"/>
      </w:tblGrid>
      <w:tr w:rsidR="00921A47" w:rsidRPr="006518C9" w14:paraId="1AB78114" w14:textId="77777777" w:rsidTr="008F498D">
        <w:trPr>
          <w:tblCellSpacing w:w="15" w:type="dxa"/>
        </w:trPr>
        <w:tc>
          <w:tcPr>
            <w:tcW w:w="0" w:type="auto"/>
            <w:vAlign w:val="center"/>
            <w:hideMark/>
          </w:tcPr>
          <w:p w14:paraId="64DCC7BC"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04E75363"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3976B982" w14:textId="77777777" w:rsidR="00921A47" w:rsidRPr="006518C9" w:rsidRDefault="00921A47" w:rsidP="008F498D">
            <w:pPr>
              <w:rPr>
                <w:sz w:val="24"/>
                <w:szCs w:val="24"/>
                <w:lang w:val="en-US"/>
              </w:rPr>
            </w:pPr>
            <w:r w:rsidRPr="006518C9">
              <w:rPr>
                <w:lang w:val="en-US"/>
              </w:rPr>
              <w:t xml:space="preserve">file converted to mzIdentML. </w:t>
            </w:r>
          </w:p>
        </w:tc>
      </w:tr>
      <w:tr w:rsidR="00921A47" w:rsidRPr="006518C9" w14:paraId="4BDD9D9A" w14:textId="77777777" w:rsidTr="008F498D">
        <w:trPr>
          <w:tblCellSpacing w:w="15" w:type="dxa"/>
        </w:trPr>
        <w:tc>
          <w:tcPr>
            <w:tcW w:w="0" w:type="auto"/>
            <w:vAlign w:val="center"/>
            <w:hideMark/>
          </w:tcPr>
          <w:p w14:paraId="0CDF8F5F" w14:textId="77777777" w:rsidR="00921A47" w:rsidRPr="006518C9" w:rsidRDefault="00921A47">
            <w:pPr>
              <w:rPr>
                <w:sz w:val="24"/>
                <w:szCs w:val="24"/>
                <w:lang w:val="en-US"/>
              </w:rPr>
            </w:pPr>
            <w:r w:rsidRPr="006518C9">
              <w:rPr>
                <w:b/>
                <w:bCs/>
                <w:lang w:val="en-US"/>
              </w:rPr>
              <w:t>Type:</w:t>
            </w:r>
          </w:p>
        </w:tc>
        <w:tc>
          <w:tcPr>
            <w:tcW w:w="7371" w:type="dxa"/>
            <w:vAlign w:val="center"/>
            <w:hideMark/>
          </w:tcPr>
          <w:p w14:paraId="778BDE57" w14:textId="77777777" w:rsidR="00921A47" w:rsidRPr="006518C9" w:rsidRDefault="00921A47">
            <w:pPr>
              <w:rPr>
                <w:sz w:val="24"/>
                <w:szCs w:val="24"/>
                <w:lang w:val="en-US"/>
              </w:rPr>
            </w:pPr>
            <w:r w:rsidRPr="006518C9">
              <w:rPr>
                <w:lang w:val="en-US"/>
              </w:rPr>
              <w:t xml:space="preserve">InputsType </w:t>
            </w:r>
          </w:p>
        </w:tc>
      </w:tr>
      <w:tr w:rsidR="00921A47" w:rsidRPr="006518C9" w14:paraId="7D08415E" w14:textId="77777777" w:rsidTr="008F498D">
        <w:trPr>
          <w:tblCellSpacing w:w="15" w:type="dxa"/>
        </w:trPr>
        <w:tc>
          <w:tcPr>
            <w:tcW w:w="0" w:type="auto"/>
            <w:vAlign w:val="center"/>
            <w:hideMark/>
          </w:tcPr>
          <w:p w14:paraId="0FF3E94D"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1B49E5F9" w14:textId="77777777" w:rsidR="00921A47" w:rsidRPr="006518C9" w:rsidRDefault="00921A47">
            <w:pPr>
              <w:rPr>
                <w:sz w:val="24"/>
                <w:szCs w:val="24"/>
                <w:lang w:val="en-US"/>
              </w:rPr>
            </w:pPr>
            <w:r w:rsidRPr="006518C9">
              <w:rPr>
                <w:lang w:val="en-US"/>
              </w:rPr>
              <w:t>none</w:t>
            </w:r>
          </w:p>
        </w:tc>
      </w:tr>
      <w:tr w:rsidR="00921A47" w:rsidRPr="006518C9" w14:paraId="59C9B73F" w14:textId="77777777" w:rsidTr="008F498D">
        <w:trPr>
          <w:tblCellSpacing w:w="15" w:type="dxa"/>
        </w:trPr>
        <w:tc>
          <w:tcPr>
            <w:tcW w:w="0" w:type="auto"/>
            <w:vAlign w:val="center"/>
            <w:hideMark/>
          </w:tcPr>
          <w:p w14:paraId="40C0B107" w14:textId="77777777"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041FD3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439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9FD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F561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095DC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23818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C6740" w14:textId="77777777" w:rsidR="00921A47" w:rsidRPr="006518C9" w:rsidRDefault="00C514F9">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31B9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9AC4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17394E3" w14:textId="77777777" w:rsidR="00921A47" w:rsidRPr="006518C9" w:rsidRDefault="00921A47">
                  <w:pPr>
                    <w:rPr>
                      <w:sz w:val="24"/>
                      <w:szCs w:val="24"/>
                      <w:lang w:val="en-US"/>
                    </w:rPr>
                  </w:pPr>
                  <w:r w:rsidRPr="006518C9">
                    <w:rPr>
                      <w:lang w:val="en-US"/>
                    </w:rPr>
                    <w:t>A file from which this mzIdentML instance was created.</w:t>
                  </w:r>
                </w:p>
              </w:tc>
            </w:tr>
            <w:tr w:rsidR="00921A47" w:rsidRPr="006518C9" w14:paraId="53FE491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E3485" w14:textId="77777777" w:rsidR="00921A47" w:rsidRPr="006518C9" w:rsidRDefault="00C514F9">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A1CFE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16E8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E98E21"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6DF9F72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73E5D" w14:textId="77777777" w:rsidR="00921A47" w:rsidRPr="006518C9" w:rsidRDefault="00C514F9">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30606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F61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588D90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298B22FB" w14:textId="77777777" w:rsidR="00921A47" w:rsidRPr="006518C9" w:rsidRDefault="00921A47">
            <w:pPr>
              <w:rPr>
                <w:sz w:val="24"/>
                <w:szCs w:val="24"/>
                <w:lang w:val="en-US"/>
              </w:rPr>
            </w:pPr>
          </w:p>
        </w:tc>
      </w:tr>
      <w:tr w:rsidR="00921A47" w:rsidRPr="006518C9" w14:paraId="7A30C93F" w14:textId="77777777" w:rsidTr="008F498D">
        <w:trPr>
          <w:tblCellSpacing w:w="15" w:type="dxa"/>
        </w:trPr>
        <w:tc>
          <w:tcPr>
            <w:tcW w:w="0" w:type="auto"/>
            <w:vAlign w:val="center"/>
            <w:hideMark/>
          </w:tcPr>
          <w:p w14:paraId="2A87D157" w14:textId="77777777" w:rsidR="00921A47" w:rsidRPr="006518C9" w:rsidRDefault="00921A47">
            <w:pPr>
              <w:rPr>
                <w:sz w:val="24"/>
                <w:szCs w:val="24"/>
                <w:lang w:val="en-US"/>
              </w:rPr>
            </w:pPr>
            <w:r w:rsidRPr="006518C9">
              <w:rPr>
                <w:b/>
                <w:bCs/>
                <w:lang w:val="en-US"/>
              </w:rPr>
              <w:lastRenderedPageBreak/>
              <w:t>Example Context:</w:t>
            </w:r>
          </w:p>
        </w:tc>
        <w:tc>
          <w:tcPr>
            <w:tcW w:w="7371" w:type="dxa"/>
            <w:vAlign w:val="center"/>
            <w:hideMark/>
          </w:tcPr>
          <w:p w14:paraId="3776CE33" w14:textId="77777777" w:rsidR="00921A47" w:rsidRPr="006518C9" w:rsidRDefault="00921A47">
            <w:pPr>
              <w:pStyle w:val="HTMLPreformatted"/>
            </w:pPr>
            <w:r w:rsidRPr="006518C9">
              <w:t>&lt;Inputs xmlns="http://psidev.info/psi/pi/mzIdentML/1.2"&gt;</w:t>
            </w:r>
          </w:p>
          <w:p w14:paraId="63D13AF7" w14:textId="77777777" w:rsidR="008F498D" w:rsidRPr="006518C9" w:rsidRDefault="00921A47">
            <w:pPr>
              <w:pStyle w:val="HTMLPreformatted"/>
            </w:pPr>
            <w:r w:rsidRPr="006518C9">
              <w:t xml:space="preserve">    &lt;SourceFile location="C:\Work\PSI\mzIdentML\ProteinInference\Rosetta2\tandem\peaklist2a_plus_ecoli_versus_unimod_</w:t>
            </w:r>
          </w:p>
          <w:p w14:paraId="6CCFF7A9" w14:textId="77777777" w:rsidR="00921A47" w:rsidRPr="006518C9" w:rsidRDefault="00921A47">
            <w:pPr>
              <w:pStyle w:val="HTMLPreformatted"/>
            </w:pPr>
            <w:r w:rsidRPr="006518C9">
              <w:t>full.xml" id="SourceFile_1"&gt;</w:t>
            </w:r>
          </w:p>
          <w:p w14:paraId="015CF7BF" w14:textId="77777777" w:rsidR="00921A47" w:rsidRPr="006518C9" w:rsidRDefault="00921A47">
            <w:pPr>
              <w:pStyle w:val="HTMLPreformatted"/>
            </w:pPr>
            <w:r w:rsidRPr="006518C9">
              <w:t xml:space="preserve">        &lt;FileFormat&gt;</w:t>
            </w:r>
          </w:p>
          <w:p w14:paraId="66991CD9" w14:textId="77777777" w:rsidR="00921A47" w:rsidRPr="006518C9" w:rsidRDefault="00921A47">
            <w:pPr>
              <w:pStyle w:val="HTMLPreformatted"/>
            </w:pPr>
            <w:r w:rsidRPr="006518C9">
              <w:t xml:space="preserve">            &lt;cvParam accession="MS:1001401" cvRef="PSI-MS" name="X\!Tandem xml file"/&gt;</w:t>
            </w:r>
          </w:p>
          <w:p w14:paraId="1AF48F18" w14:textId="77777777" w:rsidR="00921A47" w:rsidRPr="006518C9" w:rsidRDefault="00921A47">
            <w:pPr>
              <w:pStyle w:val="HTMLPreformatted"/>
            </w:pPr>
            <w:r w:rsidRPr="006518C9">
              <w:t xml:space="preserve">        &lt;/FileFormat&gt;</w:t>
            </w:r>
          </w:p>
          <w:p w14:paraId="33225DFE" w14:textId="77777777" w:rsidR="00921A47" w:rsidRPr="006518C9" w:rsidRDefault="00921A47">
            <w:pPr>
              <w:pStyle w:val="HTMLPreformatted"/>
            </w:pPr>
            <w:r w:rsidRPr="006518C9">
              <w:t xml:space="preserve">    &lt;/SourceFile&gt;</w:t>
            </w:r>
          </w:p>
          <w:p w14:paraId="487C9DAF" w14:textId="77777777" w:rsidR="00921A47" w:rsidRPr="006518C9" w:rsidRDefault="00921A47">
            <w:pPr>
              <w:pStyle w:val="HTMLPreformatted"/>
            </w:pPr>
            <w:r w:rsidRPr="006518C9">
              <w:t xml:space="preserve">    &lt;SearchDatabase numDatabaseSequences="163648" location="C:/Work/PSI/mzIdentML/ProteinInference/Rosetta2/FASTAs, neat/Rosetta_uniprot_20130402_mouse_FULL_UNIPROT_can+iso.fasta" id="SearchDB_1"&gt;</w:t>
            </w:r>
          </w:p>
          <w:p w14:paraId="6FBA1631" w14:textId="77777777" w:rsidR="00921A47" w:rsidRPr="006518C9" w:rsidRDefault="00921A47">
            <w:pPr>
              <w:pStyle w:val="HTMLPreformatted"/>
            </w:pPr>
            <w:r w:rsidRPr="006518C9">
              <w:t xml:space="preserve">  ...</w:t>
            </w:r>
          </w:p>
          <w:p w14:paraId="50F24AEA" w14:textId="77777777" w:rsidR="00921A47" w:rsidRPr="006518C9" w:rsidRDefault="00921A47">
            <w:pPr>
              <w:pStyle w:val="HTMLPreformatted"/>
            </w:pPr>
            <w:r w:rsidRPr="006518C9">
              <w:t>&lt;/Inputs&gt;</w:t>
            </w:r>
          </w:p>
        </w:tc>
      </w:tr>
    </w:tbl>
    <w:p w14:paraId="3CA578B6" w14:textId="77777777" w:rsidR="00921A47" w:rsidRPr="006518C9" w:rsidRDefault="00921A47" w:rsidP="00921A47">
      <w:pPr>
        <w:rPr>
          <w:lang w:val="en-US"/>
        </w:rPr>
      </w:pPr>
    </w:p>
    <w:p w14:paraId="3314BDA7" w14:textId="77777777" w:rsidR="00921A47" w:rsidRPr="006518C9" w:rsidRDefault="00921A47" w:rsidP="00921A47">
      <w:pPr>
        <w:pStyle w:val="Heading2"/>
      </w:pPr>
      <w:bookmarkStart w:id="336" w:name="_Toc476057230"/>
      <w:r w:rsidRPr="006518C9">
        <w:t>Element &lt;</w:t>
      </w:r>
      <w:bookmarkStart w:id="337" w:name="InputSpectra"/>
      <w:r w:rsidRPr="006518C9">
        <w:t>InputSpectra</w:t>
      </w:r>
      <w:bookmarkEnd w:id="337"/>
      <w:r w:rsidRPr="006518C9">
        <w:t>&gt;</w:t>
      </w:r>
      <w:bookmarkEnd w:id="3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gridCol w:w="8385"/>
      </w:tblGrid>
      <w:tr w:rsidR="00921A47" w:rsidRPr="006518C9" w14:paraId="1AE30ACC" w14:textId="77777777" w:rsidTr="00921A47">
        <w:trPr>
          <w:tblCellSpacing w:w="15" w:type="dxa"/>
        </w:trPr>
        <w:tc>
          <w:tcPr>
            <w:tcW w:w="0" w:type="auto"/>
            <w:vAlign w:val="center"/>
            <w:hideMark/>
          </w:tcPr>
          <w:p w14:paraId="3DBC79D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9B4CEE"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A349335" w14:textId="77777777" w:rsidTr="00921A47">
        <w:trPr>
          <w:tblCellSpacing w:w="15" w:type="dxa"/>
        </w:trPr>
        <w:tc>
          <w:tcPr>
            <w:tcW w:w="0" w:type="auto"/>
            <w:vAlign w:val="center"/>
            <w:hideMark/>
          </w:tcPr>
          <w:p w14:paraId="132200C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A8422B7" w14:textId="77777777" w:rsidR="00921A47" w:rsidRPr="006518C9" w:rsidRDefault="00921A47">
            <w:pPr>
              <w:rPr>
                <w:sz w:val="24"/>
                <w:szCs w:val="24"/>
                <w:lang w:val="en-US"/>
              </w:rPr>
            </w:pPr>
            <w:r w:rsidRPr="006518C9">
              <w:rPr>
                <w:lang w:val="en-US"/>
              </w:rPr>
              <w:t xml:space="preserve">InputSpectraType </w:t>
            </w:r>
          </w:p>
        </w:tc>
      </w:tr>
      <w:tr w:rsidR="00921A47" w:rsidRPr="006518C9" w14:paraId="43044170" w14:textId="77777777" w:rsidTr="00921A47">
        <w:trPr>
          <w:tblCellSpacing w:w="15" w:type="dxa"/>
        </w:trPr>
        <w:tc>
          <w:tcPr>
            <w:tcW w:w="0" w:type="auto"/>
            <w:vAlign w:val="center"/>
            <w:hideMark/>
          </w:tcPr>
          <w:p w14:paraId="2E00321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1"/>
              <w:gridCol w:w="791"/>
              <w:gridCol w:w="4968"/>
            </w:tblGrid>
            <w:tr w:rsidR="00921A47" w:rsidRPr="006518C9" w14:paraId="3CA3F5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E946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F99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8F61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4DC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849E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36C96"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9B16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6858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D0A65" w14:textId="77777777" w:rsidR="00921A47" w:rsidRPr="006518C9" w:rsidRDefault="00921A47">
                  <w:pPr>
                    <w:rPr>
                      <w:sz w:val="24"/>
                      <w:szCs w:val="24"/>
                      <w:lang w:val="en-US"/>
                    </w:rPr>
                  </w:pPr>
                  <w:r w:rsidRPr="006518C9">
                    <w:rPr>
                      <w:lang w:val="en-US"/>
                    </w:rPr>
                    <w:t xml:space="preserve">A reference to the SpectraData element which locates the input spectra to an external file. </w:t>
                  </w:r>
                </w:p>
              </w:tc>
            </w:tr>
          </w:tbl>
          <w:p w14:paraId="0AC858D3" w14:textId="77777777" w:rsidR="00921A47" w:rsidRPr="006518C9" w:rsidRDefault="00921A47">
            <w:pPr>
              <w:rPr>
                <w:sz w:val="24"/>
                <w:szCs w:val="24"/>
                <w:lang w:val="en-US"/>
              </w:rPr>
            </w:pPr>
          </w:p>
        </w:tc>
      </w:tr>
      <w:tr w:rsidR="00921A47" w:rsidRPr="006518C9" w14:paraId="25CB1EBA" w14:textId="77777777" w:rsidTr="00921A47">
        <w:trPr>
          <w:tblCellSpacing w:w="15" w:type="dxa"/>
        </w:trPr>
        <w:tc>
          <w:tcPr>
            <w:tcW w:w="0" w:type="auto"/>
            <w:vAlign w:val="center"/>
            <w:hideMark/>
          </w:tcPr>
          <w:p w14:paraId="154F34AA"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1AA42278" w14:textId="77777777" w:rsidR="00921A47" w:rsidRPr="006518C9" w:rsidRDefault="00921A47">
            <w:pPr>
              <w:rPr>
                <w:sz w:val="24"/>
                <w:szCs w:val="24"/>
                <w:lang w:val="en-US"/>
              </w:rPr>
            </w:pPr>
            <w:r w:rsidRPr="006518C9">
              <w:rPr>
                <w:lang w:val="en-US"/>
              </w:rPr>
              <w:t>none</w:t>
            </w:r>
          </w:p>
        </w:tc>
      </w:tr>
      <w:tr w:rsidR="00921A47" w:rsidRPr="006518C9" w14:paraId="3D3703B4" w14:textId="77777777" w:rsidTr="00921A47">
        <w:trPr>
          <w:tblCellSpacing w:w="15" w:type="dxa"/>
        </w:trPr>
        <w:tc>
          <w:tcPr>
            <w:tcW w:w="0" w:type="auto"/>
            <w:vAlign w:val="center"/>
            <w:hideMark/>
          </w:tcPr>
          <w:p w14:paraId="7C6683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3DC806A" w14:textId="77777777" w:rsidR="00921A47" w:rsidRPr="006518C9" w:rsidRDefault="00921A47">
            <w:pPr>
              <w:pStyle w:val="HTMLPreformatted"/>
            </w:pPr>
            <w:r w:rsidRPr="006518C9">
              <w:t>&lt;InputSpectra spectraData_ref="SD_4299_120114_20_Orbi2_ZC_QC_220_HSAd0-d4-1to1-3_Din.raw"&gt;&lt;/InputSpectra&gt;</w:t>
            </w:r>
          </w:p>
        </w:tc>
      </w:tr>
    </w:tbl>
    <w:p w14:paraId="0295D5C7" w14:textId="77777777" w:rsidR="00921A47" w:rsidRPr="006518C9" w:rsidRDefault="00921A47" w:rsidP="00921A47">
      <w:pPr>
        <w:rPr>
          <w:lang w:val="en-US"/>
        </w:rPr>
      </w:pPr>
    </w:p>
    <w:p w14:paraId="4936EE69" w14:textId="77777777" w:rsidR="00921A47" w:rsidRPr="006518C9" w:rsidRDefault="00921A47" w:rsidP="00921A47">
      <w:pPr>
        <w:pStyle w:val="Heading2"/>
      </w:pPr>
      <w:bookmarkStart w:id="338" w:name="_Toc476057231"/>
      <w:r w:rsidRPr="006518C9">
        <w:t>Element &lt;</w:t>
      </w:r>
      <w:bookmarkStart w:id="339" w:name="InputSpectrumIdentifications"/>
      <w:r w:rsidRPr="006518C9">
        <w:t>InputSpectrumIdentifications</w:t>
      </w:r>
      <w:bookmarkEnd w:id="339"/>
      <w:r w:rsidRPr="006518C9">
        <w:t>&gt;</w:t>
      </w:r>
      <w:bookmarkEnd w:id="3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8422"/>
      </w:tblGrid>
      <w:tr w:rsidR="00921A47" w:rsidRPr="006518C9" w14:paraId="6CC3126D" w14:textId="77777777" w:rsidTr="00921A47">
        <w:trPr>
          <w:tblCellSpacing w:w="15" w:type="dxa"/>
        </w:trPr>
        <w:tc>
          <w:tcPr>
            <w:tcW w:w="0" w:type="auto"/>
            <w:vAlign w:val="center"/>
            <w:hideMark/>
          </w:tcPr>
          <w:p w14:paraId="5B6518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587666"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4B2F7785" w14:textId="77777777" w:rsidTr="00921A47">
        <w:trPr>
          <w:tblCellSpacing w:w="15" w:type="dxa"/>
        </w:trPr>
        <w:tc>
          <w:tcPr>
            <w:tcW w:w="0" w:type="auto"/>
            <w:vAlign w:val="center"/>
            <w:hideMark/>
          </w:tcPr>
          <w:p w14:paraId="12A6C49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2D11C18" w14:textId="77777777" w:rsidR="00921A47" w:rsidRPr="006518C9" w:rsidRDefault="00921A47">
            <w:pPr>
              <w:rPr>
                <w:sz w:val="24"/>
                <w:szCs w:val="24"/>
                <w:lang w:val="en-US"/>
              </w:rPr>
            </w:pPr>
            <w:r w:rsidRPr="006518C9">
              <w:rPr>
                <w:lang w:val="en-US"/>
              </w:rPr>
              <w:t xml:space="preserve">InputSpectrumIdentificationsType </w:t>
            </w:r>
          </w:p>
        </w:tc>
      </w:tr>
      <w:tr w:rsidR="00921A47" w:rsidRPr="006518C9" w14:paraId="4D2B9EFF" w14:textId="77777777" w:rsidTr="00921A47">
        <w:trPr>
          <w:tblCellSpacing w:w="15" w:type="dxa"/>
        </w:trPr>
        <w:tc>
          <w:tcPr>
            <w:tcW w:w="0" w:type="auto"/>
            <w:vAlign w:val="center"/>
            <w:hideMark/>
          </w:tcPr>
          <w:p w14:paraId="770908F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89"/>
              <w:gridCol w:w="824"/>
              <w:gridCol w:w="3811"/>
            </w:tblGrid>
            <w:tr w:rsidR="00921A47" w:rsidRPr="006518C9" w14:paraId="0B5DA3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AB1D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8D2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9FB3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6992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B9AC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F6334"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D77B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584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4EC49"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3C2406F4" w14:textId="77777777" w:rsidR="00921A47" w:rsidRPr="006518C9" w:rsidRDefault="00921A47">
            <w:pPr>
              <w:rPr>
                <w:sz w:val="24"/>
                <w:szCs w:val="24"/>
                <w:lang w:val="en-US"/>
              </w:rPr>
            </w:pPr>
          </w:p>
        </w:tc>
      </w:tr>
      <w:tr w:rsidR="00921A47" w:rsidRPr="006518C9" w14:paraId="77778FA4" w14:textId="77777777" w:rsidTr="00921A47">
        <w:trPr>
          <w:tblCellSpacing w:w="15" w:type="dxa"/>
        </w:trPr>
        <w:tc>
          <w:tcPr>
            <w:tcW w:w="0" w:type="auto"/>
            <w:vAlign w:val="center"/>
            <w:hideMark/>
          </w:tcPr>
          <w:p w14:paraId="1D7F8D1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15510F0" w14:textId="77777777" w:rsidR="00921A47" w:rsidRPr="006518C9" w:rsidRDefault="00921A47">
            <w:pPr>
              <w:rPr>
                <w:sz w:val="24"/>
                <w:szCs w:val="24"/>
                <w:lang w:val="en-US"/>
              </w:rPr>
            </w:pPr>
            <w:r w:rsidRPr="006518C9">
              <w:rPr>
                <w:lang w:val="en-US"/>
              </w:rPr>
              <w:t>none</w:t>
            </w:r>
          </w:p>
        </w:tc>
      </w:tr>
      <w:tr w:rsidR="00921A47" w:rsidRPr="006518C9" w14:paraId="30F2E970" w14:textId="77777777" w:rsidTr="00921A47">
        <w:trPr>
          <w:tblCellSpacing w:w="15" w:type="dxa"/>
        </w:trPr>
        <w:tc>
          <w:tcPr>
            <w:tcW w:w="0" w:type="auto"/>
            <w:vAlign w:val="center"/>
            <w:hideMark/>
          </w:tcPr>
          <w:p w14:paraId="40CE793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0D2FE3" w14:textId="77777777" w:rsidR="00921A47" w:rsidRPr="006518C9" w:rsidRDefault="00921A47">
            <w:pPr>
              <w:pStyle w:val="HTMLPreformatted"/>
            </w:pPr>
            <w:r w:rsidRPr="006518C9">
              <w:t>&lt;InputSpectrumIdentifications spectrumIdentificationList_ref="SII_LIST_1"/&gt;</w:t>
            </w:r>
          </w:p>
        </w:tc>
      </w:tr>
    </w:tbl>
    <w:p w14:paraId="71F23C96" w14:textId="77777777" w:rsidR="00921A47" w:rsidRPr="006518C9" w:rsidRDefault="00921A47" w:rsidP="00921A47">
      <w:pPr>
        <w:rPr>
          <w:lang w:val="en-US"/>
        </w:rPr>
      </w:pPr>
    </w:p>
    <w:p w14:paraId="750B2A98" w14:textId="77777777" w:rsidR="00921A47" w:rsidRPr="006518C9" w:rsidRDefault="00921A47" w:rsidP="00921A47">
      <w:pPr>
        <w:pStyle w:val="Heading2"/>
      </w:pPr>
      <w:bookmarkStart w:id="340" w:name="_Toc476057232"/>
      <w:r w:rsidRPr="006518C9">
        <w:t>Element &lt;</w:t>
      </w:r>
      <w:bookmarkStart w:id="341" w:name="IonType"/>
      <w:r w:rsidRPr="006518C9">
        <w:t>IonType</w:t>
      </w:r>
      <w:bookmarkEnd w:id="341"/>
      <w:r w:rsidRPr="006518C9">
        <w:t>&gt;</w:t>
      </w:r>
      <w:bookmarkEnd w:id="3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8057"/>
      </w:tblGrid>
      <w:tr w:rsidR="00921A47" w:rsidRPr="006518C9" w14:paraId="35336E15" w14:textId="77777777" w:rsidTr="008F498D">
        <w:trPr>
          <w:tblCellSpacing w:w="15" w:type="dxa"/>
        </w:trPr>
        <w:tc>
          <w:tcPr>
            <w:tcW w:w="0" w:type="auto"/>
            <w:vAlign w:val="center"/>
            <w:hideMark/>
          </w:tcPr>
          <w:p w14:paraId="486DFCD5"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3E895BB5" w14:textId="77777777"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14:paraId="369010E9" w14:textId="77777777" w:rsidR="008F498D" w:rsidRPr="006518C9" w:rsidRDefault="008F498D" w:rsidP="008F498D">
            <w:pPr>
              <w:rPr>
                <w:lang w:val="en-US"/>
              </w:rPr>
            </w:pPr>
            <w:r w:rsidRPr="006518C9">
              <w:rPr>
                <w:lang w:val="en-US"/>
              </w:rPr>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4FE59289"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7AAA8C56" w14:textId="77777777" w:rsidTr="008F498D">
        <w:trPr>
          <w:tblCellSpacing w:w="15" w:type="dxa"/>
        </w:trPr>
        <w:tc>
          <w:tcPr>
            <w:tcW w:w="0" w:type="auto"/>
            <w:vAlign w:val="center"/>
            <w:hideMark/>
          </w:tcPr>
          <w:p w14:paraId="1112ED14" w14:textId="77777777" w:rsidR="00921A47" w:rsidRPr="006518C9" w:rsidRDefault="00921A47">
            <w:pPr>
              <w:rPr>
                <w:sz w:val="24"/>
                <w:szCs w:val="24"/>
                <w:lang w:val="en-US"/>
              </w:rPr>
            </w:pPr>
            <w:r w:rsidRPr="006518C9">
              <w:rPr>
                <w:b/>
                <w:bCs/>
                <w:lang w:val="en-US"/>
              </w:rPr>
              <w:t>Type:</w:t>
            </w:r>
          </w:p>
        </w:tc>
        <w:tc>
          <w:tcPr>
            <w:tcW w:w="6804" w:type="dxa"/>
            <w:vAlign w:val="center"/>
            <w:hideMark/>
          </w:tcPr>
          <w:p w14:paraId="1E1DDCC1" w14:textId="77777777" w:rsidR="00921A47" w:rsidRPr="006518C9" w:rsidRDefault="00921A47">
            <w:pPr>
              <w:rPr>
                <w:sz w:val="24"/>
                <w:szCs w:val="24"/>
                <w:lang w:val="en-US"/>
              </w:rPr>
            </w:pPr>
            <w:r w:rsidRPr="006518C9">
              <w:rPr>
                <w:lang w:val="en-US"/>
              </w:rPr>
              <w:t xml:space="preserve">IonTypeType </w:t>
            </w:r>
          </w:p>
        </w:tc>
      </w:tr>
      <w:tr w:rsidR="00921A47" w:rsidRPr="006518C9" w14:paraId="12E8E882" w14:textId="77777777" w:rsidTr="008F498D">
        <w:trPr>
          <w:tblCellSpacing w:w="15" w:type="dxa"/>
        </w:trPr>
        <w:tc>
          <w:tcPr>
            <w:tcW w:w="0" w:type="auto"/>
            <w:vAlign w:val="center"/>
            <w:hideMark/>
          </w:tcPr>
          <w:p w14:paraId="7BD6B03B"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51BA95A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33C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00F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54F9D"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ABFA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C6EF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2298" w14:textId="77777777" w:rsidR="00921A47" w:rsidRPr="006518C9" w:rsidRDefault="00921A47">
                  <w:pPr>
                    <w:rPr>
                      <w:sz w:val="24"/>
                      <w:szCs w:val="24"/>
                      <w:lang w:val="en-US"/>
                    </w:rPr>
                  </w:pPr>
                  <w:r w:rsidRPr="006518C9">
                    <w:rPr>
                      <w:lang w:val="en-US"/>
                    </w:rPr>
                    <w:lastRenderedPageBreak/>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B0AA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4254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FE7A7C8"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12B8B3C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99BE7"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E99CD"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F1FBE"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91A6CB"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52D6BBA1" w14:textId="77777777" w:rsidR="00921A47" w:rsidRPr="006518C9" w:rsidRDefault="00921A47">
            <w:pPr>
              <w:rPr>
                <w:sz w:val="24"/>
                <w:szCs w:val="24"/>
                <w:lang w:val="en-US"/>
              </w:rPr>
            </w:pPr>
          </w:p>
        </w:tc>
      </w:tr>
      <w:tr w:rsidR="00921A47" w:rsidRPr="006518C9" w14:paraId="49F10E65" w14:textId="77777777" w:rsidTr="008F498D">
        <w:trPr>
          <w:tblCellSpacing w:w="15" w:type="dxa"/>
        </w:trPr>
        <w:tc>
          <w:tcPr>
            <w:tcW w:w="0" w:type="auto"/>
            <w:vAlign w:val="center"/>
            <w:hideMark/>
          </w:tcPr>
          <w:p w14:paraId="0C2C6E9D" w14:textId="77777777" w:rsidR="00921A47" w:rsidRPr="006518C9" w:rsidRDefault="00921A47">
            <w:pPr>
              <w:rPr>
                <w:sz w:val="24"/>
                <w:szCs w:val="24"/>
                <w:lang w:val="en-US"/>
              </w:rPr>
            </w:pPr>
            <w:r w:rsidRPr="006518C9">
              <w:rPr>
                <w:b/>
                <w:bCs/>
                <w:lang w:val="en-US"/>
              </w:rPr>
              <w:lastRenderedPageBreak/>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20E5CF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C370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7F8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2573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908C7C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C34A0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5FCF25" w14:textId="77777777" w:rsidR="00921A47" w:rsidRPr="006518C9" w:rsidRDefault="00C514F9">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9A827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C5976"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A50E73A"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6C30129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FAC91A"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01C1E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7FA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CB52B1" w14:textId="77777777" w:rsidR="00921A47" w:rsidRPr="006518C9" w:rsidRDefault="00921A47">
                  <w:pPr>
                    <w:rPr>
                      <w:sz w:val="24"/>
                      <w:szCs w:val="24"/>
                      <w:lang w:val="en-US"/>
                    </w:rPr>
                  </w:pPr>
                  <w:r w:rsidRPr="006518C9">
                    <w:rPr>
                      <w:lang w:val="en-US"/>
                    </w:rPr>
                    <w:t>A single user-defined parameter.</w:t>
                  </w:r>
                </w:p>
              </w:tc>
            </w:tr>
            <w:tr w:rsidR="00921A47" w:rsidRPr="006518C9" w14:paraId="5FEF57C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6E15D"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4055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BCEA2"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D30839" w14:textId="77777777" w:rsidR="00921A47" w:rsidRPr="006518C9" w:rsidRDefault="00921A47">
                  <w:pPr>
                    <w:rPr>
                      <w:sz w:val="24"/>
                      <w:szCs w:val="24"/>
                      <w:lang w:val="en-US"/>
                    </w:rPr>
                  </w:pPr>
                  <w:r w:rsidRPr="006518C9">
                    <w:rPr>
                      <w:lang w:val="en-US"/>
                    </w:rPr>
                    <w:t>A single entry from an ontology or a controlled vocabulary.</w:t>
                  </w:r>
                </w:p>
              </w:tc>
            </w:tr>
          </w:tbl>
          <w:p w14:paraId="7C079521" w14:textId="77777777" w:rsidR="00921A47" w:rsidRPr="006518C9" w:rsidRDefault="00921A47">
            <w:pPr>
              <w:rPr>
                <w:sz w:val="24"/>
                <w:szCs w:val="24"/>
                <w:lang w:val="en-US"/>
              </w:rPr>
            </w:pPr>
          </w:p>
        </w:tc>
      </w:tr>
      <w:tr w:rsidR="00921A47" w:rsidRPr="006518C9" w14:paraId="07958343" w14:textId="77777777" w:rsidTr="008F498D">
        <w:trPr>
          <w:tblCellSpacing w:w="15" w:type="dxa"/>
        </w:trPr>
        <w:tc>
          <w:tcPr>
            <w:tcW w:w="0" w:type="auto"/>
            <w:vAlign w:val="center"/>
            <w:hideMark/>
          </w:tcPr>
          <w:p w14:paraId="3FC218D3"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143F3238" w14:textId="77777777" w:rsidR="00921A47" w:rsidRPr="006518C9" w:rsidRDefault="00921A47">
            <w:pPr>
              <w:pStyle w:val="HTMLPreformatted"/>
            </w:pPr>
            <w:r w:rsidRPr="006518C9">
              <w:t xml:space="preserve">              &lt;IonType charge="1" index="1 2 3 4 5 6 7 8 9 10 11 12 13 14 15 16 17 18 19 20 21 22 23"&gt;</w:t>
            </w:r>
          </w:p>
          <w:p w14:paraId="57764078" w14:textId="77777777" w:rsidR="008F498D" w:rsidRPr="006518C9" w:rsidRDefault="00921A47">
            <w:pPr>
              <w:pStyle w:val="HTMLPreformatted"/>
            </w:pPr>
            <w:r w:rsidRPr="006518C9">
              <w:t xml:space="preserve">                &lt;FragmentArray measure_ref="Measure_MZ" values="175.</w:t>
            </w:r>
            <w:r w:rsidR="008F498D" w:rsidRPr="006518C9">
              <w:t>1193695 232.1403961 289.1618958</w:t>
            </w:r>
          </w:p>
          <w:p w14:paraId="6E942949"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4500D2BA"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4BA0F120" w14:textId="77777777" w:rsidR="00921A47" w:rsidRPr="006518C9" w:rsidRDefault="00921A47">
            <w:pPr>
              <w:pStyle w:val="HTMLPreformatted"/>
            </w:pPr>
            <w:r w:rsidRPr="006518C9">
              <w:t>1830.793213 1887.808105 1944.829834"/&gt;</w:t>
            </w:r>
          </w:p>
          <w:p w14:paraId="784F445E" w14:textId="77777777" w:rsidR="008F498D" w:rsidRPr="006518C9" w:rsidRDefault="00921A47">
            <w:pPr>
              <w:pStyle w:val="HTMLPreformatted"/>
            </w:pPr>
            <w:r w:rsidRPr="006518C9">
              <w:t xml:space="preserve">                &lt;FragmentArray measure_ref="Measure_Int" values="</w:t>
            </w:r>
            <w:r w:rsidR="008F498D" w:rsidRPr="006518C9">
              <w:t>5939.5844726563 4933.5014648438</w:t>
            </w:r>
          </w:p>
          <w:p w14:paraId="13FED1FF"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CAE34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4F7CF041"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0719DDEF" w14:textId="77777777" w:rsidR="00921A47" w:rsidRPr="006518C9" w:rsidRDefault="00921A47">
            <w:pPr>
              <w:pStyle w:val="HTMLPreformatted"/>
            </w:pPr>
            <w:r w:rsidRPr="006518C9">
              <w:t>1954.5501708984 4844.9125976563"/&gt;</w:t>
            </w:r>
          </w:p>
          <w:p w14:paraId="0663D805" w14:textId="77777777" w:rsidR="008F498D" w:rsidRPr="006518C9" w:rsidRDefault="00921A47">
            <w:pPr>
              <w:pStyle w:val="HTMLPreformatted"/>
            </w:pPr>
            <w:r w:rsidRPr="006518C9">
              <w:t xml:space="preserve">                &lt;FragmentArray measure_ref="Measure_Erro</w:t>
            </w:r>
            <w:r w:rsidR="008F498D" w:rsidRPr="006518C9">
              <w:t>r" values="4.173258879802688E-4</w:t>
            </w:r>
          </w:p>
          <w:p w14:paraId="3F62E227" w14:textId="77777777" w:rsidR="008F498D" w:rsidRPr="002971BD" w:rsidRDefault="00921A47">
            <w:pPr>
              <w:pStyle w:val="HTMLPreformatted"/>
              <w:rPr>
                <w:lang w:val="de-DE"/>
              </w:rPr>
            </w:pPr>
            <w:r w:rsidRPr="002971BD">
              <w:rPr>
                <w:lang w:val="de-DE"/>
              </w:rPr>
              <w:t>-1.9794682032170385E-5 1.618474794895519E-5 0.0016900521</w:t>
            </w:r>
            <w:r w:rsidR="008F498D" w:rsidRPr="002971BD">
              <w:rPr>
                <w:lang w:val="de-DE"/>
              </w:rPr>
              <w:t>97886871 -0.0037214683721344954</w:t>
            </w:r>
          </w:p>
          <w:p w14:paraId="4F8ABDB2" w14:textId="77777777" w:rsidR="008F498D" w:rsidRPr="002971BD" w:rsidRDefault="00921A47">
            <w:pPr>
              <w:pStyle w:val="HTMLPreformatted"/>
              <w:rPr>
                <w:lang w:val="de-DE"/>
              </w:rPr>
            </w:pPr>
            <w:r w:rsidRPr="002971BD">
              <w:rPr>
                <w:lang w:val="de-DE"/>
              </w:rPr>
              <w:t>0.0020060110579152024 -2.3719321211501665E-4 2.7168621795681247E-4 -0.0019049343</w:t>
            </w:r>
            <w:r w:rsidR="008F498D" w:rsidRPr="002971BD">
              <w:rPr>
                <w:lang w:val="de-DE"/>
              </w:rPr>
              <w:t>519554895</w:t>
            </w:r>
          </w:p>
          <w:p w14:paraId="189C331A" w14:textId="77777777" w:rsidR="008F498D" w:rsidRPr="002971BD" w:rsidRDefault="00921A47">
            <w:pPr>
              <w:pStyle w:val="HTMLPreformatted"/>
              <w:rPr>
                <w:lang w:val="de-DE"/>
              </w:rPr>
            </w:pPr>
            <w:r w:rsidRPr="002971BD">
              <w:rPr>
                <w:lang w:val="de-DE"/>
              </w:rPr>
              <w:t>0.0019553613780090018 2.6704080801209784E-4 0.007734020</w:t>
            </w:r>
            <w:r w:rsidR="008F498D" w:rsidRPr="002971BD">
              <w:rPr>
                <w:lang w:val="de-DE"/>
              </w:rPr>
              <w:t>238103767 0.0013568713879976713</w:t>
            </w:r>
          </w:p>
          <w:p w14:paraId="3B613354" w14:textId="77777777" w:rsidR="008F498D" w:rsidRPr="002971BD" w:rsidRDefault="00921A47">
            <w:pPr>
              <w:pStyle w:val="HTMLPreformatted"/>
              <w:rPr>
                <w:lang w:val="de-DE"/>
              </w:rPr>
            </w:pPr>
            <w:r w:rsidRPr="002971BD">
              <w:rPr>
                <w:lang w:val="de-DE"/>
              </w:rPr>
              <w:t>1.571508180404635E-4 -0.0017703817320580129 0.013774177</w:t>
            </w:r>
            <w:r w:rsidR="008F498D" w:rsidRPr="002971BD">
              <w:rPr>
                <w:lang w:val="de-DE"/>
              </w:rPr>
              <w:t>127970688 0.0056154565579618065</w:t>
            </w:r>
          </w:p>
          <w:p w14:paraId="1AFAF0EA" w14:textId="77777777" w:rsidR="008F498D" w:rsidRPr="002971BD" w:rsidRDefault="00921A47">
            <w:pPr>
              <w:pStyle w:val="HTMLPreformatted"/>
              <w:rPr>
                <w:lang w:val="de-DE"/>
              </w:rPr>
            </w:pPr>
            <w:r w:rsidRPr="002971BD">
              <w:rPr>
                <w:lang w:val="de-DE"/>
              </w:rPr>
              <w:t>0.004415735988004599 0.006145015418042021 -0.005059517131940083 0.014198</w:t>
            </w:r>
            <w:r w:rsidR="008F498D" w:rsidRPr="002971BD">
              <w:rPr>
                <w:lang w:val="de-DE"/>
              </w:rPr>
              <w:t>63401793009</w:t>
            </w:r>
          </w:p>
          <w:p w14:paraId="27F8FADB" w14:textId="77777777" w:rsidR="00921A47" w:rsidRPr="002971BD" w:rsidRDefault="00921A47">
            <w:pPr>
              <w:pStyle w:val="HTMLPreformatted"/>
              <w:rPr>
                <w:lang w:val="de-DE"/>
              </w:rPr>
            </w:pPr>
            <w:r w:rsidRPr="002971BD">
              <w:rPr>
                <w:lang w:val="de-DE"/>
              </w:rPr>
              <w:t>0.007626913448120831 0.007892192877989146"/&gt;</w:t>
            </w:r>
          </w:p>
          <w:p w14:paraId="15BC5FBB" w14:textId="77777777" w:rsidR="00921A47" w:rsidRPr="002971BD" w:rsidRDefault="00921A47">
            <w:pPr>
              <w:pStyle w:val="HTMLPreformatted"/>
              <w:rPr>
                <w:lang w:val="de-DE"/>
              </w:rPr>
            </w:pPr>
            <w:r w:rsidRPr="002971BD">
              <w:rPr>
                <w:lang w:val="de-DE"/>
              </w:rPr>
              <w:t xml:space="preserve">                &lt;cvParam cvRef="PSI-MS" accession="MS:1001220" name="frag: y ion"/&gt;</w:t>
            </w:r>
          </w:p>
          <w:p w14:paraId="76B136F0" w14:textId="77777777" w:rsidR="00921A47" w:rsidRPr="006518C9" w:rsidRDefault="00921A47">
            <w:pPr>
              <w:pStyle w:val="HTMLPreformatted"/>
            </w:pPr>
            <w:r w:rsidRPr="002971BD">
              <w:rPr>
                <w:lang w:val="de-DE"/>
              </w:rPr>
              <w:t xml:space="preserve">              </w:t>
            </w:r>
            <w:r w:rsidRPr="006518C9">
              <w:t>&lt;/IonType&gt;</w:t>
            </w:r>
          </w:p>
        </w:tc>
      </w:tr>
      <w:tr w:rsidR="00921A47" w:rsidRPr="006518C9" w14:paraId="6D1264F7" w14:textId="77777777" w:rsidTr="008F498D">
        <w:trPr>
          <w:tblCellSpacing w:w="15" w:type="dxa"/>
        </w:trPr>
        <w:tc>
          <w:tcPr>
            <w:tcW w:w="0" w:type="auto"/>
            <w:vAlign w:val="center"/>
            <w:hideMark/>
          </w:tcPr>
          <w:p w14:paraId="0DD94E60" w14:textId="77777777" w:rsidR="00921A47" w:rsidRPr="006518C9" w:rsidRDefault="00921A47">
            <w:pPr>
              <w:rPr>
                <w:sz w:val="24"/>
                <w:szCs w:val="24"/>
                <w:lang w:val="en-US"/>
              </w:rPr>
            </w:pPr>
            <w:r w:rsidRPr="006518C9">
              <w:rPr>
                <w:b/>
                <w:bCs/>
                <w:lang w:val="en-US"/>
              </w:rPr>
              <w:t>cvParam Mapping Rules:</w:t>
            </w:r>
          </w:p>
        </w:tc>
        <w:tc>
          <w:tcPr>
            <w:tcW w:w="6804" w:type="dxa"/>
            <w:vAlign w:val="center"/>
            <w:hideMark/>
          </w:tcPr>
          <w:p w14:paraId="64A072B8" w14:textId="77777777" w:rsidR="008F498D" w:rsidRPr="006518C9" w:rsidRDefault="00921A47">
            <w:pPr>
              <w:pStyle w:val="HTMLPreformatted"/>
            </w:pPr>
            <w:r w:rsidRPr="006518C9">
              <w:t>Path /MzIdentML/DataCollection/AnalysisData/SpectrumIdentificationList/SpectrumIdentificationResult/</w:t>
            </w:r>
          </w:p>
          <w:p w14:paraId="7A5DDF5F" w14:textId="77777777" w:rsidR="00921A47" w:rsidRPr="006518C9" w:rsidRDefault="00921A47">
            <w:pPr>
              <w:pStyle w:val="HTMLPreformatted"/>
            </w:pPr>
            <w:r w:rsidRPr="006518C9">
              <w:t>SpectrumIdentificationItem/Fragmentation/IonType</w:t>
            </w:r>
          </w:p>
          <w:p w14:paraId="7E4F3A3E" w14:textId="77777777" w:rsidR="00921A47" w:rsidRPr="006518C9" w:rsidRDefault="00921A47">
            <w:pPr>
              <w:pStyle w:val="HTMLPreformatted"/>
            </w:pPr>
            <w:r w:rsidRPr="006518C9">
              <w:t xml:space="preserve">MAY supply a *child* term of </w:t>
            </w:r>
            <w:hyperlink r:id="rId173"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407A4ABE" w14:textId="77777777" w:rsidR="00921A47" w:rsidRPr="006518C9" w:rsidRDefault="00921A47">
            <w:pPr>
              <w:pStyle w:val="HTMLPreformatted"/>
            </w:pPr>
            <w:r w:rsidRPr="006518C9">
              <w:t xml:space="preserve">  e.g.: </w:t>
            </w:r>
            <w:hyperlink r:id="rId174"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E923C5B" w14:textId="77777777" w:rsidR="00921A47" w:rsidRPr="006518C9" w:rsidRDefault="00921A47">
            <w:pPr>
              <w:pStyle w:val="HTMLPreformatted"/>
            </w:pPr>
            <w:r w:rsidRPr="006518C9">
              <w:t xml:space="preserve">  e.g.: </w:t>
            </w:r>
            <w:hyperlink r:id="rId175"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B224706" w14:textId="77777777" w:rsidR="00921A47" w:rsidRPr="006518C9" w:rsidRDefault="00921A47">
            <w:pPr>
              <w:pStyle w:val="HTMLPreformatted"/>
            </w:pPr>
            <w:r w:rsidRPr="006518C9">
              <w:t xml:space="preserve">  e.g.: </w:t>
            </w:r>
            <w:hyperlink r:id="rId176"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2D0B9476" w14:textId="77777777" w:rsidR="00921A47" w:rsidRPr="006518C9" w:rsidRDefault="00921A47">
            <w:pPr>
              <w:pStyle w:val="HTMLPreformatted"/>
            </w:pPr>
            <w:r w:rsidRPr="006518C9">
              <w:t xml:space="preserve">  e.g.: </w:t>
            </w:r>
            <w:hyperlink r:id="rId177" w:tgtFrame="new" w:history="1">
              <w:r w:rsidRPr="006518C9">
                <w:rPr>
                  <w:rStyle w:val="Hyperlink"/>
                </w:rPr>
                <w:t>MS:1001220</w:t>
              </w:r>
            </w:hyperlink>
            <w:r w:rsidRPr="006518C9">
              <w:t xml:space="preserve"> (</w:t>
            </w:r>
            <w:r w:rsidRPr="006518C9">
              <w:rPr>
                <w:rStyle w:val="popup"/>
              </w:rPr>
              <w:t>frag: y ion</w:t>
            </w:r>
            <w:r w:rsidRPr="006518C9">
              <w:t xml:space="preserve">) </w:t>
            </w:r>
          </w:p>
          <w:p w14:paraId="304B4032" w14:textId="77777777" w:rsidR="00921A47" w:rsidRPr="006518C9" w:rsidRDefault="00921A47">
            <w:pPr>
              <w:pStyle w:val="HTMLPreformatted"/>
            </w:pPr>
            <w:r w:rsidRPr="006518C9">
              <w:t xml:space="preserve">  e.g.: </w:t>
            </w:r>
            <w:hyperlink r:id="rId178"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51EA8306" w14:textId="77777777" w:rsidR="00921A47" w:rsidRPr="006518C9" w:rsidRDefault="00921A47">
            <w:pPr>
              <w:pStyle w:val="HTMLPreformatted"/>
            </w:pPr>
            <w:r w:rsidRPr="006518C9">
              <w:t xml:space="preserve">  e.g.: </w:t>
            </w:r>
            <w:hyperlink r:id="rId179"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2CB1543F" w14:textId="77777777" w:rsidR="00921A47" w:rsidRPr="002971BD" w:rsidRDefault="00921A47">
            <w:pPr>
              <w:pStyle w:val="HTMLPreformatted"/>
              <w:rPr>
                <w:lang w:val="de-DE"/>
              </w:rPr>
            </w:pPr>
            <w:r w:rsidRPr="006518C9">
              <w:t xml:space="preserve">  </w:t>
            </w:r>
            <w:r w:rsidRPr="002971BD">
              <w:rPr>
                <w:lang w:val="de-DE"/>
              </w:rPr>
              <w:t xml:space="preserve">e.g.: </w:t>
            </w:r>
            <w:hyperlink r:id="rId180" w:tgtFrame="new" w:history="1">
              <w:r w:rsidRPr="002971BD">
                <w:rPr>
                  <w:rStyle w:val="Hyperlink"/>
                  <w:lang w:val="de-DE"/>
                </w:rPr>
                <w:t>MS:1001224</w:t>
              </w:r>
            </w:hyperlink>
            <w:r w:rsidRPr="002971BD">
              <w:rPr>
                <w:lang w:val="de-DE"/>
              </w:rPr>
              <w:t xml:space="preserve"> (</w:t>
            </w:r>
            <w:r w:rsidRPr="002971BD">
              <w:rPr>
                <w:rStyle w:val="popup"/>
                <w:lang w:val="de-DE"/>
              </w:rPr>
              <w:t>frag: b ion</w:t>
            </w:r>
            <w:r w:rsidRPr="002971BD">
              <w:rPr>
                <w:lang w:val="de-DE"/>
              </w:rPr>
              <w:t xml:space="preserve">) </w:t>
            </w:r>
          </w:p>
          <w:p w14:paraId="29F9D146" w14:textId="77777777" w:rsidR="00921A47" w:rsidRPr="006518C9" w:rsidRDefault="00921A47">
            <w:pPr>
              <w:pStyle w:val="HTMLPreformatted"/>
            </w:pPr>
            <w:r w:rsidRPr="002971BD">
              <w:rPr>
                <w:lang w:val="de-DE"/>
              </w:rPr>
              <w:t xml:space="preserve">  </w:t>
            </w:r>
            <w:r w:rsidRPr="006518C9">
              <w:t xml:space="preserve">e.g.: </w:t>
            </w:r>
            <w:hyperlink r:id="rId181"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6FDE42D8" w14:textId="77777777" w:rsidR="00921A47" w:rsidRPr="006518C9" w:rsidRDefault="00921A47">
            <w:pPr>
              <w:pStyle w:val="HTMLPreformatted"/>
            </w:pPr>
            <w:r w:rsidRPr="006518C9">
              <w:t xml:space="preserve">  e.g.: </w:t>
            </w:r>
            <w:hyperlink r:id="rId182"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3CB73F32" w14:textId="77777777" w:rsidR="00921A47" w:rsidRPr="002971BD" w:rsidRDefault="00921A47">
            <w:pPr>
              <w:pStyle w:val="HTMLPreformatted"/>
              <w:rPr>
                <w:lang w:val="de-DE"/>
              </w:rPr>
            </w:pPr>
            <w:r w:rsidRPr="006518C9">
              <w:t xml:space="preserve">  </w:t>
            </w:r>
            <w:r w:rsidRPr="002971BD">
              <w:rPr>
                <w:lang w:val="de-DE"/>
              </w:rPr>
              <w:t xml:space="preserve">e.g.: </w:t>
            </w:r>
            <w:hyperlink r:id="rId183" w:tgtFrame="new" w:history="1">
              <w:r w:rsidRPr="002971BD">
                <w:rPr>
                  <w:rStyle w:val="Hyperlink"/>
                  <w:lang w:val="de-DE"/>
                </w:rPr>
                <w:t>MS:1001228</w:t>
              </w:r>
            </w:hyperlink>
            <w:r w:rsidRPr="002971BD">
              <w:rPr>
                <w:lang w:val="de-DE"/>
              </w:rPr>
              <w:t xml:space="preserve"> (</w:t>
            </w:r>
            <w:r w:rsidRPr="002971BD">
              <w:rPr>
                <w:rStyle w:val="popup"/>
                <w:lang w:val="de-DE"/>
              </w:rPr>
              <w:t>frag: x ion</w:t>
            </w:r>
            <w:r w:rsidRPr="002971BD">
              <w:rPr>
                <w:lang w:val="de-DE"/>
              </w:rPr>
              <w:t xml:space="preserve">) </w:t>
            </w:r>
          </w:p>
          <w:p w14:paraId="5D003C33" w14:textId="77777777" w:rsidR="00921A47" w:rsidRPr="006518C9" w:rsidRDefault="00921A47">
            <w:pPr>
              <w:pStyle w:val="HTMLPreformatted"/>
            </w:pPr>
            <w:r w:rsidRPr="002971BD">
              <w:rPr>
                <w:lang w:val="de-DE"/>
              </w:rPr>
              <w:t xml:space="preserve">  </w:t>
            </w:r>
            <w:hyperlink r:id="rId184" w:tgtFrame="new" w:history="1">
              <w:r w:rsidRPr="006518C9">
                <w:rPr>
                  <w:rStyle w:val="Hyperlink"/>
                </w:rPr>
                <w:t>et al.</w:t>
              </w:r>
            </w:hyperlink>
          </w:p>
        </w:tc>
      </w:tr>
      <w:tr w:rsidR="00921A47" w:rsidRPr="006518C9" w14:paraId="0B481172" w14:textId="77777777" w:rsidTr="008F498D">
        <w:trPr>
          <w:tblCellSpacing w:w="15" w:type="dxa"/>
        </w:trPr>
        <w:tc>
          <w:tcPr>
            <w:tcW w:w="0" w:type="auto"/>
            <w:vAlign w:val="center"/>
            <w:hideMark/>
          </w:tcPr>
          <w:p w14:paraId="75B83BE8" w14:textId="77777777" w:rsidR="00921A47" w:rsidRPr="006518C9" w:rsidRDefault="00921A47">
            <w:pPr>
              <w:rPr>
                <w:sz w:val="24"/>
                <w:szCs w:val="24"/>
                <w:lang w:val="en-US"/>
              </w:rPr>
            </w:pPr>
            <w:r w:rsidRPr="006518C9">
              <w:rPr>
                <w:b/>
                <w:bCs/>
                <w:lang w:val="en-US"/>
              </w:rPr>
              <w:t>Example cvParams:</w:t>
            </w:r>
          </w:p>
        </w:tc>
        <w:tc>
          <w:tcPr>
            <w:tcW w:w="6804" w:type="dxa"/>
            <w:vAlign w:val="center"/>
            <w:hideMark/>
          </w:tcPr>
          <w:p w14:paraId="37DF2DF1" w14:textId="77777777" w:rsidR="00921A47" w:rsidRPr="006518C9" w:rsidRDefault="00921A47">
            <w:pPr>
              <w:pStyle w:val="HTMLPreformatted"/>
            </w:pPr>
            <w:r w:rsidRPr="006518C9">
              <w:t>&lt;cvParam accession="MS:1001224" cvRef="PSI-MS" name="frag: b ion"/&gt;</w:t>
            </w:r>
          </w:p>
          <w:p w14:paraId="07F2375E" w14:textId="77777777" w:rsidR="00921A47" w:rsidRPr="006518C9" w:rsidRDefault="00921A47">
            <w:pPr>
              <w:pStyle w:val="HTMLPreformatted"/>
            </w:pPr>
            <w:r w:rsidRPr="006518C9">
              <w:t>&lt;cvParam accession="MS:1001220" cvRef="PSI-MS" name="frag: y ion"/&gt;</w:t>
            </w:r>
          </w:p>
          <w:p w14:paraId="7242C931" w14:textId="77777777" w:rsidR="00921A47" w:rsidRPr="006518C9" w:rsidRDefault="00921A47">
            <w:pPr>
              <w:pStyle w:val="HTMLPreformatted"/>
            </w:pPr>
            <w:r w:rsidRPr="006518C9">
              <w:t>&lt;cvParam accession="MS:1002681" cvRef="PSI-MS" name="OpenXQuest:combined score" value="21.9678562261903"/&gt;</w:t>
            </w:r>
          </w:p>
          <w:p w14:paraId="072D57E9" w14:textId="77777777" w:rsidR="00921A47" w:rsidRPr="006518C9" w:rsidRDefault="00921A47">
            <w:pPr>
              <w:pStyle w:val="HTMLPreformatted"/>
            </w:pPr>
            <w:r w:rsidRPr="006518C9">
              <w:lastRenderedPageBreak/>
              <w:t>&lt;cvParam accession="MS:1002511" cvRef="PSI-MS" name="cross-link spectrum identification item" value="3050674907789158263"/&gt;</w:t>
            </w:r>
          </w:p>
          <w:p w14:paraId="719249E7" w14:textId="77777777" w:rsidR="00921A47" w:rsidRPr="006518C9" w:rsidRDefault="00921A47">
            <w:pPr>
              <w:pStyle w:val="HTMLPreformatted"/>
            </w:pPr>
            <w:r w:rsidRPr="006518C9">
              <w:t>&lt;cvParam accession="MS:1000894" cvRef="PSI-MS" name="retention time" value="5468.0193" unitAccession="second" unitName="" unitCvRef="se"/&gt;</w:t>
            </w:r>
          </w:p>
          <w:p w14:paraId="142A0EF8" w14:textId="77777777" w:rsidR="00921A47" w:rsidRPr="006518C9" w:rsidRDefault="00921A47">
            <w:pPr>
              <w:pStyle w:val="HTMLPreformatted"/>
            </w:pPr>
            <w:r w:rsidRPr="006518C9">
              <w:t>&lt;cvParam cvRef="PSI-MS" accession="MS:1001523" name="frag: precursor ion"/&gt;</w:t>
            </w:r>
          </w:p>
          <w:p w14:paraId="2C8CF0E0" w14:textId="77777777" w:rsidR="00921A47" w:rsidRPr="006518C9" w:rsidRDefault="00921A47">
            <w:pPr>
              <w:pStyle w:val="HTMLPreformatted"/>
            </w:pPr>
            <w:r w:rsidRPr="006518C9">
              <w:t>&lt;cvParam cvRef="PSI-MS" accession="MS:1002466" name="PeptideShaker PSM score" value="0.0"/&gt;</w:t>
            </w:r>
          </w:p>
          <w:p w14:paraId="36017E5E" w14:textId="77777777" w:rsidR="00921A47" w:rsidRPr="006518C9" w:rsidRDefault="00921A47">
            <w:pPr>
              <w:pStyle w:val="HTMLPreformatted"/>
            </w:pPr>
            <w:r w:rsidRPr="006518C9">
              <w:t>&lt;cvParam cvRef="PSI-MS" accession="MS:1002467" name="PeptideShaker PSM confidence" value="0.0"/&gt;</w:t>
            </w:r>
          </w:p>
          <w:p w14:paraId="7259B071" w14:textId="77777777" w:rsidR="00921A47" w:rsidRPr="006518C9" w:rsidRDefault="00921A47">
            <w:pPr>
              <w:pStyle w:val="HTMLPreformatted"/>
            </w:pPr>
            <w:r w:rsidRPr="006518C9">
              <w:t>&lt;cvParam cvRef="PSI-MS" accession="MS:1002469" name="PeptideShaker peptide confidence" value="4.0000000000000036"/&gt;</w:t>
            </w:r>
          </w:p>
          <w:p w14:paraId="75D2C626" w14:textId="77777777" w:rsidR="00921A47" w:rsidRPr="006518C9" w:rsidRDefault="00921A47">
            <w:pPr>
              <w:pStyle w:val="HTMLPreformatted"/>
            </w:pPr>
            <w:r w:rsidRPr="006518C9">
              <w:t>&lt;cvParam cvRef="PSI-MS" accession="MS:1002468" name="PeptideShaker peptide score" value="-0.0"/&gt;</w:t>
            </w:r>
          </w:p>
          <w:p w14:paraId="32089D9C" w14:textId="77777777" w:rsidR="00921A47" w:rsidRPr="006518C9" w:rsidRDefault="00921A47">
            <w:pPr>
              <w:pStyle w:val="HTMLPreformatted"/>
            </w:pPr>
            <w:r w:rsidRPr="006518C9">
              <w:t>&lt;cvParam cvRef="PSI-MS" accession="MS:1002500" name="peptide passes threshold" value="false"/&gt;</w:t>
            </w:r>
          </w:p>
          <w:p w14:paraId="0F93429D" w14:textId="77777777" w:rsidR="00921A47" w:rsidRPr="006518C9" w:rsidRDefault="00921A47">
            <w:pPr>
              <w:pStyle w:val="HTMLPreformatted"/>
            </w:pPr>
            <w:r w:rsidRPr="006518C9">
              <w:t>&lt;cvParam cvRef="PSI-MS" accession="MS:1002520" name="peptide group ID" value="QKAQAAATVVK"/&gt;</w:t>
            </w:r>
          </w:p>
          <w:p w14:paraId="1F6F4BD1" w14:textId="77777777" w:rsidR="00921A47" w:rsidRPr="006518C9" w:rsidRDefault="00921A47">
            <w:pPr>
              <w:pStyle w:val="HTMLPreformatted"/>
            </w:pPr>
            <w:r w:rsidRPr="006518C9">
              <w:t>&lt;cvParam cvRef="PSI-MS" accession="MS:1001328" name="OMSSA:evalue" value="68.145917448381"/&gt;</w:t>
            </w:r>
          </w:p>
          <w:p w14:paraId="0BBC4F0B" w14:textId="77777777" w:rsidR="00921A47" w:rsidRPr="006518C9" w:rsidRDefault="00921A47">
            <w:pPr>
              <w:pStyle w:val="HTMLPreformatted"/>
            </w:pPr>
            <w:r w:rsidRPr="006518C9">
              <w:t>&lt;cvParam cvRef="PSI-MS" accession="MS:1001117" name="theoretical mass" value="1113.6506071554904" unitCvRef="UO" unitAccession="UO:0000221" unitName="dalton"/&gt;</w:t>
            </w:r>
          </w:p>
          <w:p w14:paraId="523122BA" w14:textId="77777777" w:rsidR="00921A47" w:rsidRPr="006518C9" w:rsidRDefault="00921A47">
            <w:pPr>
              <w:pStyle w:val="HTMLPreformatted"/>
            </w:pPr>
            <w:r w:rsidRPr="006518C9">
              <w:t>&lt;cvParam cvRef="PSI-MS" accession="MS:1002540" name="PeptideShaker PSM confidence type" value="Not Validated"/&gt;</w:t>
            </w:r>
          </w:p>
          <w:p w14:paraId="420E0938" w14:textId="77777777" w:rsidR="00921A47" w:rsidRPr="006518C9" w:rsidRDefault="00921A47">
            <w:pPr>
              <w:pStyle w:val="HTMLPreformatted"/>
            </w:pPr>
            <w:r w:rsidRPr="006518C9">
              <w:t>&lt;cvParam cvRef="PSI-MS" accession="MS:1000796" name="spectrum title" value="qExactive01819.13825.13825. File:"qExactive01819.raw", NativeID:"controllerType=0 controllerNumber=1 scan=13825""/&gt;</w:t>
            </w:r>
          </w:p>
          <w:p w14:paraId="2F848668" w14:textId="77777777" w:rsidR="00921A47" w:rsidRPr="006518C9" w:rsidRDefault="00921A47">
            <w:pPr>
              <w:pStyle w:val="HTMLPreformatted"/>
            </w:pPr>
            <w:r w:rsidRPr="006518C9">
              <w:t>&lt;cvParam cvRef="PSI-MS" accession="MS:1001222" name="frag: b ion - H2O"/&gt;</w:t>
            </w:r>
          </w:p>
          <w:p w14:paraId="0A250E30" w14:textId="77777777" w:rsidR="00921A47" w:rsidRPr="006518C9" w:rsidRDefault="00921A47">
            <w:pPr>
              <w:pStyle w:val="HTMLPreformatted"/>
            </w:pPr>
            <w:r w:rsidRPr="006518C9">
              <w:t>&lt;cvParam cvRef="PSI-MS" accession="MS:1001239" name="frag: immonium ion"/&gt;</w:t>
            </w:r>
          </w:p>
          <w:p w14:paraId="4A9E0913" w14:textId="77777777" w:rsidR="00921A47" w:rsidRPr="006518C9" w:rsidRDefault="00921A47">
            <w:pPr>
              <w:pStyle w:val="HTMLPreformatted"/>
            </w:pPr>
            <w:r w:rsidRPr="006518C9">
              <w:t>&lt;cvParam cvRef="PSI-MS" accession="MS:1001223" name="frag: y ion - H2O"/&gt;</w:t>
            </w:r>
          </w:p>
          <w:p w14:paraId="2BCEFC3D" w14:textId="77777777" w:rsidR="00921A47" w:rsidRPr="006518C9" w:rsidRDefault="00921A47">
            <w:pPr>
              <w:pStyle w:val="HTMLPreformatted"/>
            </w:pPr>
            <w:r w:rsidRPr="006518C9">
              <w:t>&lt;cvParam cvRef="PSI-MS" accession="MS:1001233" name="frag: y ion - NH3"/&gt;</w:t>
            </w:r>
          </w:p>
          <w:p w14:paraId="3EAF7DF0" w14:textId="77777777" w:rsidR="00921A47" w:rsidRPr="006518C9" w:rsidRDefault="00921A47">
            <w:pPr>
              <w:pStyle w:val="HTMLPreformatted"/>
            </w:pPr>
            <w:r w:rsidRPr="006518C9">
              <w:t>&lt;cvParam cvRef="PSI-MS" accession="MS:1001521" name="frag: precursor ion - H2O"/&gt;</w:t>
            </w:r>
          </w:p>
          <w:p w14:paraId="6D7F287E" w14:textId="77777777" w:rsidR="00921A47" w:rsidRPr="006518C9" w:rsidRDefault="00921A47">
            <w:pPr>
              <w:pStyle w:val="HTMLPreformatted"/>
            </w:pPr>
            <w:r w:rsidRPr="006518C9">
              <w:t>&lt;cvParam cvRef="PSI-MS" accession="MS:1002536" name="D-Score" value="2:99.6124031007752:1:true"/&gt;</w:t>
            </w:r>
          </w:p>
          <w:p w14:paraId="42414E7A" w14:textId="77777777" w:rsidR="00921A47" w:rsidRPr="006518C9" w:rsidRDefault="00921A47">
            <w:pPr>
              <w:pStyle w:val="HTMLPreformatted"/>
            </w:pPr>
            <w:r w:rsidRPr="006518C9">
              <w:t>&lt;cvParam cvRef="PSI-MS" accession="MS:1001330" name="X!Tandem:expect" value="0.0067"/&gt;</w:t>
            </w:r>
          </w:p>
          <w:p w14:paraId="5E6C7CF4" w14:textId="77777777" w:rsidR="00921A47" w:rsidRPr="006518C9" w:rsidRDefault="00921A47">
            <w:pPr>
              <w:pStyle w:val="HTMLPreformatted"/>
            </w:pPr>
            <w:r w:rsidRPr="006518C9">
              <w:t>&lt;cvParam cvRef="PSI-MS" accession="MS:1001232" name="frag: b ion - NH3"/&gt;</w:t>
            </w:r>
          </w:p>
          <w:p w14:paraId="0302864B" w14:textId="77777777" w:rsidR="00921A47" w:rsidRPr="006518C9" w:rsidRDefault="00921A47">
            <w:pPr>
              <w:pStyle w:val="HTMLPreformatted"/>
            </w:pPr>
            <w:r w:rsidRPr="006518C9">
              <w:t>&lt;cvParam cvRef="PSI-MS" accession="MS:1001522" name="frag: precursor ion - NH3"/&gt;</w:t>
            </w:r>
          </w:p>
          <w:p w14:paraId="12E6A312" w14:textId="77777777" w:rsidR="00921A47" w:rsidRPr="006518C9" w:rsidRDefault="00921A47">
            <w:pPr>
              <w:pStyle w:val="HTMLPreformatted"/>
            </w:pPr>
            <w:r w:rsidRPr="006518C9">
              <w:t>&lt;cvParam cvRef="PSI-MS" accession="MS:1002674" name="frag: b ion - CH4OS"/&gt;</w:t>
            </w:r>
          </w:p>
          <w:p w14:paraId="350AA962" w14:textId="77777777" w:rsidR="00921A47" w:rsidRPr="006518C9" w:rsidRDefault="00921A47">
            <w:pPr>
              <w:pStyle w:val="HTMLPreformatted"/>
            </w:pPr>
            <w:r w:rsidRPr="006518C9">
              <w:t>&lt;cvParam cvRef="PSI-MS" accession="MS:1001969" name="phosphoRS score" value="1:50.0:4:false"/&gt;</w:t>
            </w:r>
          </w:p>
          <w:p w14:paraId="7510D5C9" w14:textId="77777777" w:rsidR="00921A47" w:rsidRPr="006518C9" w:rsidRDefault="00921A47">
            <w:pPr>
              <w:pStyle w:val="HTMLPreformatted"/>
            </w:pPr>
            <w:r w:rsidRPr="006518C9">
              <w:t>&lt;cvParam cvRef="PSI-MS" accession="MS:1002550" name="peptide:phosphoRS score" value="1:50.0:4:false"/&gt;</w:t>
            </w:r>
          </w:p>
          <w:p w14:paraId="21E68146" w14:textId="77777777" w:rsidR="00921A47" w:rsidRPr="006518C9" w:rsidRDefault="00921A47">
            <w:pPr>
              <w:pStyle w:val="HTMLPreformatted"/>
            </w:pPr>
            <w:r w:rsidRPr="006518C9">
              <w:t>&lt;cvParam cvRef="PSI-MS" accession="MS:1002553" name="peptide:D-Score" value="1:1.4263074484944571:4:false"/&gt;</w:t>
            </w:r>
          </w:p>
          <w:p w14:paraId="22FA1AA5" w14:textId="77777777" w:rsidR="00921A47" w:rsidRPr="006518C9" w:rsidRDefault="00921A47">
            <w:pPr>
              <w:pStyle w:val="HTMLPreformatted"/>
            </w:pPr>
            <w:r w:rsidRPr="006518C9">
              <w:t>&lt;cvParam cvRef="PSI-MS" accession="MS:1002694" name="frag: precursor ion - CH4OS"/&gt;</w:t>
            </w:r>
          </w:p>
          <w:p w14:paraId="6FDCF8F7" w14:textId="77777777" w:rsidR="00921A47" w:rsidRPr="006518C9" w:rsidRDefault="00921A47">
            <w:pPr>
              <w:pStyle w:val="HTMLPreformatted"/>
            </w:pPr>
            <w:r w:rsidRPr="006518C9">
              <w:t>&lt;cvParam cvRef="PSI-MS" accession="MS:1002686" name="frag: y ion - CH4OS"/&gt;</w:t>
            </w:r>
          </w:p>
        </w:tc>
      </w:tr>
      <w:tr w:rsidR="00921A47" w:rsidRPr="006518C9" w14:paraId="1A26CE5D" w14:textId="77777777" w:rsidTr="008F498D">
        <w:trPr>
          <w:tblCellSpacing w:w="15" w:type="dxa"/>
        </w:trPr>
        <w:tc>
          <w:tcPr>
            <w:tcW w:w="0" w:type="auto"/>
            <w:vAlign w:val="center"/>
            <w:hideMark/>
          </w:tcPr>
          <w:p w14:paraId="66D203AD" w14:textId="77777777" w:rsidR="00921A47" w:rsidRPr="006518C9" w:rsidRDefault="00921A47">
            <w:pPr>
              <w:rPr>
                <w:sz w:val="24"/>
                <w:szCs w:val="24"/>
                <w:lang w:val="en-US"/>
              </w:rPr>
            </w:pPr>
            <w:r w:rsidRPr="006518C9">
              <w:rPr>
                <w:b/>
                <w:bCs/>
                <w:lang w:val="en-US"/>
              </w:rPr>
              <w:lastRenderedPageBreak/>
              <w:t>Example userParams:</w:t>
            </w:r>
          </w:p>
        </w:tc>
        <w:tc>
          <w:tcPr>
            <w:tcW w:w="6804" w:type="dxa"/>
            <w:vAlign w:val="center"/>
            <w:hideMark/>
          </w:tcPr>
          <w:p w14:paraId="21E3E5B5" w14:textId="77777777" w:rsidR="00921A47" w:rsidRPr="006518C9" w:rsidRDefault="00921A47">
            <w:pPr>
              <w:pStyle w:val="HTMLPreformatted"/>
            </w:pPr>
            <w:r w:rsidRPr="006518C9">
              <w:t>&lt;userParam name="cross-link_chain" unitName="xsd:string" values="alpha"/&gt;</w:t>
            </w:r>
          </w:p>
          <w:p w14:paraId="3EF00CC6" w14:textId="77777777" w:rsidR="00921A47" w:rsidRPr="006518C9" w:rsidRDefault="00921A47">
            <w:pPr>
              <w:pStyle w:val="HTMLPreformatted"/>
            </w:pPr>
            <w:r w:rsidRPr="006518C9">
              <w:t>&lt;userParam name="cross-link_ioncategory" unitName="xsd:string" values="ci"/&gt;</w:t>
            </w:r>
          </w:p>
        </w:tc>
      </w:tr>
    </w:tbl>
    <w:p w14:paraId="5DC795BB" w14:textId="77777777" w:rsidR="00921A47" w:rsidRPr="006518C9" w:rsidRDefault="00921A47" w:rsidP="00921A47">
      <w:pPr>
        <w:rPr>
          <w:lang w:val="en-US"/>
        </w:rPr>
      </w:pPr>
    </w:p>
    <w:p w14:paraId="4CC81FDE" w14:textId="77777777" w:rsidR="00921A47" w:rsidRPr="006518C9" w:rsidRDefault="00921A47" w:rsidP="00921A47">
      <w:pPr>
        <w:pStyle w:val="Heading2"/>
      </w:pPr>
      <w:bookmarkStart w:id="342" w:name="_Toc476057233"/>
      <w:r w:rsidRPr="006518C9">
        <w:t>Element &lt;</w:t>
      </w:r>
      <w:bookmarkStart w:id="343" w:name="MassTable"/>
      <w:r w:rsidRPr="006518C9">
        <w:t>MassTable</w:t>
      </w:r>
      <w:bookmarkEnd w:id="343"/>
      <w:r w:rsidRPr="006518C9">
        <w:t>&gt;</w:t>
      </w:r>
      <w:bookmarkEnd w:id="3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8425"/>
      </w:tblGrid>
      <w:tr w:rsidR="00921A47" w:rsidRPr="006518C9" w14:paraId="5A97F39D" w14:textId="77777777" w:rsidTr="00921A47">
        <w:trPr>
          <w:tblCellSpacing w:w="15" w:type="dxa"/>
        </w:trPr>
        <w:tc>
          <w:tcPr>
            <w:tcW w:w="0" w:type="auto"/>
            <w:vAlign w:val="center"/>
            <w:hideMark/>
          </w:tcPr>
          <w:p w14:paraId="347B67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D4EFEF5"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4FC3E592" w14:textId="77777777" w:rsidTr="00921A47">
        <w:trPr>
          <w:tblCellSpacing w:w="15" w:type="dxa"/>
        </w:trPr>
        <w:tc>
          <w:tcPr>
            <w:tcW w:w="0" w:type="auto"/>
            <w:vAlign w:val="center"/>
            <w:hideMark/>
          </w:tcPr>
          <w:p w14:paraId="1269BC8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D736A59" w14:textId="77777777" w:rsidR="00921A47" w:rsidRPr="006518C9" w:rsidRDefault="00921A47">
            <w:pPr>
              <w:rPr>
                <w:sz w:val="24"/>
                <w:szCs w:val="24"/>
                <w:lang w:val="en-US"/>
              </w:rPr>
            </w:pPr>
            <w:r w:rsidRPr="006518C9">
              <w:rPr>
                <w:lang w:val="en-US"/>
              </w:rPr>
              <w:t xml:space="preserve">MassTableType </w:t>
            </w:r>
          </w:p>
        </w:tc>
      </w:tr>
      <w:tr w:rsidR="00921A47" w:rsidRPr="006518C9" w14:paraId="08D53958" w14:textId="77777777" w:rsidTr="00921A47">
        <w:trPr>
          <w:tblCellSpacing w:w="15" w:type="dxa"/>
        </w:trPr>
        <w:tc>
          <w:tcPr>
            <w:tcW w:w="0" w:type="auto"/>
            <w:vAlign w:val="center"/>
            <w:hideMark/>
          </w:tcPr>
          <w:p w14:paraId="294AFB0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2"/>
              <w:gridCol w:w="1269"/>
              <w:gridCol w:w="824"/>
              <w:gridCol w:w="5099"/>
            </w:tblGrid>
            <w:tr w:rsidR="00921A47" w:rsidRPr="006518C9" w14:paraId="31961B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8C8E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B6B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5E7F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0591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8A58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C543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708B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6F6D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7F7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04E9E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7891CE" w14:textId="77777777"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E6513"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8708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2CBBB" w14:textId="77777777"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14:paraId="77BA00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1404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7AB5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433A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E060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A4A831" w14:textId="77777777" w:rsidR="00921A47" w:rsidRPr="006518C9" w:rsidRDefault="00921A47">
            <w:pPr>
              <w:rPr>
                <w:sz w:val="24"/>
                <w:szCs w:val="24"/>
                <w:lang w:val="en-US"/>
              </w:rPr>
            </w:pPr>
          </w:p>
        </w:tc>
      </w:tr>
      <w:tr w:rsidR="00921A47" w:rsidRPr="006518C9" w14:paraId="24907BB2" w14:textId="77777777" w:rsidTr="00921A47">
        <w:trPr>
          <w:tblCellSpacing w:w="15" w:type="dxa"/>
        </w:trPr>
        <w:tc>
          <w:tcPr>
            <w:tcW w:w="0" w:type="auto"/>
            <w:vAlign w:val="center"/>
            <w:hideMark/>
          </w:tcPr>
          <w:p w14:paraId="77059AC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179"/>
            </w:tblGrid>
            <w:tr w:rsidR="00921A47" w:rsidRPr="006518C9" w14:paraId="00A838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0F3B1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3B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8DBF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C20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6340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C8768" w14:textId="77777777" w:rsidR="00921A47" w:rsidRPr="006518C9" w:rsidRDefault="00C514F9">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037A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2C3A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98796"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2C2900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84652" w14:textId="77777777" w:rsidR="00921A47" w:rsidRPr="006518C9" w:rsidRDefault="00C514F9">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6E643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7AD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9178B"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63EB7C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160866"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4D0BA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483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84E9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EDD0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4C058"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53D4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AA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B7E6B" w14:textId="77777777" w:rsidR="00921A47" w:rsidRPr="006518C9" w:rsidRDefault="00921A47">
                  <w:pPr>
                    <w:rPr>
                      <w:sz w:val="24"/>
                      <w:szCs w:val="24"/>
                      <w:lang w:val="en-US"/>
                    </w:rPr>
                  </w:pPr>
                  <w:r w:rsidRPr="006518C9">
                    <w:rPr>
                      <w:lang w:val="en-US"/>
                    </w:rPr>
                    <w:t>A single user-defined parameter.</w:t>
                  </w:r>
                </w:p>
              </w:tc>
            </w:tr>
          </w:tbl>
          <w:p w14:paraId="7D619B51" w14:textId="77777777" w:rsidR="00921A47" w:rsidRPr="006518C9" w:rsidRDefault="00921A47">
            <w:pPr>
              <w:rPr>
                <w:sz w:val="24"/>
                <w:szCs w:val="24"/>
                <w:lang w:val="en-US"/>
              </w:rPr>
            </w:pPr>
          </w:p>
        </w:tc>
      </w:tr>
      <w:tr w:rsidR="00921A47" w:rsidRPr="006518C9" w14:paraId="353010E3" w14:textId="77777777" w:rsidTr="00921A47">
        <w:trPr>
          <w:tblCellSpacing w:w="15" w:type="dxa"/>
        </w:trPr>
        <w:tc>
          <w:tcPr>
            <w:tcW w:w="0" w:type="auto"/>
            <w:vAlign w:val="center"/>
            <w:hideMark/>
          </w:tcPr>
          <w:p w14:paraId="55E62C83"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7A46770D" w14:textId="77777777" w:rsidR="00921A47" w:rsidRPr="006518C9" w:rsidRDefault="00921A47">
            <w:pPr>
              <w:pStyle w:val="HTMLPreformatted"/>
            </w:pPr>
            <w:r w:rsidRPr="006518C9">
              <w:t>&lt;MassTable msLevel="1 2" id="MT"&gt;</w:t>
            </w:r>
          </w:p>
          <w:p w14:paraId="7C522947" w14:textId="77777777" w:rsidR="00921A47" w:rsidRPr="006518C9" w:rsidRDefault="00921A47">
            <w:pPr>
              <w:pStyle w:val="HTMLPreformatted"/>
            </w:pPr>
            <w:r w:rsidRPr="006518C9">
              <w:t xml:space="preserve">    &lt;Residue mass="71.03712" code="A"/&gt;</w:t>
            </w:r>
          </w:p>
          <w:p w14:paraId="770676DC" w14:textId="77777777" w:rsidR="00921A47" w:rsidRPr="006518C9" w:rsidRDefault="00921A47">
            <w:pPr>
              <w:pStyle w:val="HTMLPreformatted"/>
            </w:pPr>
            <w:r w:rsidRPr="006518C9">
              <w:t xml:space="preserve">    &lt;Residue mass="103.009186" code="C"/&gt;</w:t>
            </w:r>
          </w:p>
          <w:p w14:paraId="4E0ACFAE" w14:textId="77777777" w:rsidR="00921A47" w:rsidRPr="006518C9" w:rsidRDefault="00921A47">
            <w:pPr>
              <w:pStyle w:val="HTMLPreformatted"/>
            </w:pPr>
            <w:r w:rsidRPr="006518C9">
              <w:t xml:space="preserve">    &lt;Residue mass="115.02694" code="D"/&gt;</w:t>
            </w:r>
          </w:p>
          <w:p w14:paraId="0FCE267F" w14:textId="77777777" w:rsidR="00921A47" w:rsidRPr="006518C9" w:rsidRDefault="00921A47">
            <w:pPr>
              <w:pStyle w:val="HTMLPreformatted"/>
            </w:pPr>
            <w:r w:rsidRPr="006518C9">
              <w:t xml:space="preserve">    &lt;Residue mass="129.04259" code="E"/&gt;</w:t>
            </w:r>
          </w:p>
          <w:p w14:paraId="72A79945" w14:textId="77777777" w:rsidR="00921A47" w:rsidRPr="006518C9" w:rsidRDefault="00921A47">
            <w:pPr>
              <w:pStyle w:val="HTMLPreformatted"/>
            </w:pPr>
            <w:r w:rsidRPr="006518C9">
              <w:t xml:space="preserve">    &lt;Residue mass="147.06842" code="F"/&gt;</w:t>
            </w:r>
          </w:p>
          <w:p w14:paraId="22AFE2AE" w14:textId="77777777" w:rsidR="00921A47" w:rsidRPr="006518C9" w:rsidRDefault="00921A47">
            <w:pPr>
              <w:pStyle w:val="HTMLPreformatted"/>
            </w:pPr>
            <w:r w:rsidRPr="006518C9">
              <w:t xml:space="preserve">    &lt;Residue mass="57.021465" code="G"/&gt;</w:t>
            </w:r>
          </w:p>
          <w:p w14:paraId="5097F55E" w14:textId="77777777" w:rsidR="00921A47" w:rsidRPr="006518C9" w:rsidRDefault="00921A47">
            <w:pPr>
              <w:pStyle w:val="HTMLPreformatted"/>
            </w:pPr>
            <w:r w:rsidRPr="006518C9">
              <w:t xml:space="preserve">  ...</w:t>
            </w:r>
          </w:p>
          <w:p w14:paraId="70ACEDEA" w14:textId="77777777" w:rsidR="00921A47" w:rsidRPr="006518C9" w:rsidRDefault="00921A47">
            <w:pPr>
              <w:pStyle w:val="HTMLPreformatted"/>
            </w:pPr>
            <w:r w:rsidRPr="006518C9">
              <w:t>&lt;/MassTable&gt;</w:t>
            </w:r>
          </w:p>
        </w:tc>
      </w:tr>
      <w:tr w:rsidR="00921A47" w:rsidRPr="006518C9" w14:paraId="504331FD" w14:textId="77777777" w:rsidTr="00921A47">
        <w:trPr>
          <w:tblCellSpacing w:w="15" w:type="dxa"/>
        </w:trPr>
        <w:tc>
          <w:tcPr>
            <w:tcW w:w="0" w:type="auto"/>
            <w:vAlign w:val="center"/>
            <w:hideMark/>
          </w:tcPr>
          <w:p w14:paraId="1004971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B24A01A" w14:textId="77777777" w:rsidR="00921A47" w:rsidRPr="006518C9" w:rsidRDefault="00921A47">
            <w:pPr>
              <w:pStyle w:val="HTMLPreformatted"/>
            </w:pPr>
            <w:r w:rsidRPr="006518C9">
              <w:t>Path /MzIdentML/AnalysisProtocolCollection/SpectrumIdentificationProtocol/MassTable</w:t>
            </w:r>
          </w:p>
          <w:p w14:paraId="671EC402" w14:textId="77777777" w:rsidR="00921A47" w:rsidRPr="006518C9" w:rsidRDefault="00921A47">
            <w:pPr>
              <w:pStyle w:val="HTMLPreformatted"/>
            </w:pPr>
            <w:r w:rsidRPr="006518C9">
              <w:t xml:space="preserve">MAY supply a *child* term of </w:t>
            </w:r>
            <w:hyperlink r:id="rId185"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22527445" w14:textId="77777777" w:rsidR="00921A47" w:rsidRPr="006518C9" w:rsidRDefault="00921A47">
            <w:pPr>
              <w:pStyle w:val="HTMLPreformatted"/>
            </w:pPr>
            <w:r w:rsidRPr="006518C9">
              <w:t xml:space="preserve">  e.g.: </w:t>
            </w:r>
            <w:hyperlink r:id="rId186"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14:paraId="3CE19638" w14:textId="77777777" w:rsidR="00921A47" w:rsidRPr="006518C9" w:rsidRDefault="00921A47" w:rsidP="00921A47">
      <w:pPr>
        <w:rPr>
          <w:lang w:val="en-US"/>
        </w:rPr>
      </w:pPr>
    </w:p>
    <w:p w14:paraId="354CBDFB" w14:textId="77777777" w:rsidR="00921A47" w:rsidRPr="006518C9" w:rsidRDefault="00921A47" w:rsidP="00921A47">
      <w:pPr>
        <w:pStyle w:val="Heading2"/>
      </w:pPr>
      <w:bookmarkStart w:id="344" w:name="_Toc476057234"/>
      <w:r w:rsidRPr="006518C9">
        <w:t>Element &lt;</w:t>
      </w:r>
      <w:bookmarkStart w:id="345" w:name="Measure"/>
      <w:r w:rsidRPr="006518C9">
        <w:t>Measure</w:t>
      </w:r>
      <w:bookmarkEnd w:id="345"/>
      <w:r w:rsidRPr="006518C9">
        <w:t>&gt;</w:t>
      </w:r>
      <w:bookmarkEnd w:id="3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495"/>
      </w:tblGrid>
      <w:tr w:rsidR="00921A47" w:rsidRPr="006518C9" w14:paraId="71962562" w14:textId="77777777" w:rsidTr="00921A47">
        <w:trPr>
          <w:tblCellSpacing w:w="15" w:type="dxa"/>
        </w:trPr>
        <w:tc>
          <w:tcPr>
            <w:tcW w:w="0" w:type="auto"/>
            <w:vAlign w:val="center"/>
            <w:hideMark/>
          </w:tcPr>
          <w:p w14:paraId="5C2125A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EADEE26"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14:paraId="7B977C69" w14:textId="77777777" w:rsidTr="00921A47">
        <w:trPr>
          <w:tblCellSpacing w:w="15" w:type="dxa"/>
        </w:trPr>
        <w:tc>
          <w:tcPr>
            <w:tcW w:w="0" w:type="auto"/>
            <w:vAlign w:val="center"/>
            <w:hideMark/>
          </w:tcPr>
          <w:p w14:paraId="28250AE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20F659" w14:textId="77777777" w:rsidR="00921A47" w:rsidRPr="006518C9" w:rsidRDefault="00921A47">
            <w:pPr>
              <w:rPr>
                <w:sz w:val="24"/>
                <w:szCs w:val="24"/>
                <w:lang w:val="en-US"/>
              </w:rPr>
            </w:pPr>
            <w:r w:rsidRPr="006518C9">
              <w:rPr>
                <w:lang w:val="en-US"/>
              </w:rPr>
              <w:t xml:space="preserve">MeasureType </w:t>
            </w:r>
          </w:p>
        </w:tc>
      </w:tr>
      <w:tr w:rsidR="00921A47" w:rsidRPr="006518C9" w14:paraId="1F421C62" w14:textId="77777777" w:rsidTr="00921A47">
        <w:trPr>
          <w:tblCellSpacing w:w="15" w:type="dxa"/>
        </w:trPr>
        <w:tc>
          <w:tcPr>
            <w:tcW w:w="0" w:type="auto"/>
            <w:vAlign w:val="center"/>
            <w:hideMark/>
          </w:tcPr>
          <w:p w14:paraId="7D8CBE4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37"/>
            </w:tblGrid>
            <w:tr w:rsidR="00921A47" w:rsidRPr="006518C9" w14:paraId="65B6ED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DA1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60259"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4FBE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1AD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C0ED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C26E8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6931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5009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38B3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21EB5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A52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B69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958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FAC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F3855D8" w14:textId="77777777" w:rsidR="00921A47" w:rsidRPr="006518C9" w:rsidRDefault="00921A47">
            <w:pPr>
              <w:rPr>
                <w:sz w:val="24"/>
                <w:szCs w:val="24"/>
                <w:lang w:val="en-US"/>
              </w:rPr>
            </w:pPr>
          </w:p>
        </w:tc>
      </w:tr>
      <w:tr w:rsidR="00921A47" w:rsidRPr="006518C9" w14:paraId="18416FCB" w14:textId="77777777" w:rsidTr="00921A47">
        <w:trPr>
          <w:tblCellSpacing w:w="15" w:type="dxa"/>
        </w:trPr>
        <w:tc>
          <w:tcPr>
            <w:tcW w:w="0" w:type="auto"/>
            <w:vAlign w:val="center"/>
            <w:hideMark/>
          </w:tcPr>
          <w:p w14:paraId="464798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78"/>
            </w:tblGrid>
            <w:tr w:rsidR="00921A47" w:rsidRPr="006518C9" w14:paraId="3E3577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A1B46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34A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C3F5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61E4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CBEAE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2E53BC"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4F24D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457B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6EA7E" w14:textId="77777777" w:rsidR="00921A47" w:rsidRPr="006518C9" w:rsidRDefault="00921A47">
                  <w:pPr>
                    <w:rPr>
                      <w:sz w:val="24"/>
                      <w:szCs w:val="24"/>
                      <w:lang w:val="en-US"/>
                    </w:rPr>
                  </w:pPr>
                  <w:r w:rsidRPr="006518C9">
                    <w:rPr>
                      <w:lang w:val="en-US"/>
                    </w:rPr>
                    <w:t>A single entry from an ontology or a controlled vocabulary.</w:t>
                  </w:r>
                </w:p>
              </w:tc>
            </w:tr>
          </w:tbl>
          <w:p w14:paraId="7A43DB4F" w14:textId="77777777" w:rsidR="00921A47" w:rsidRPr="006518C9" w:rsidRDefault="00921A47">
            <w:pPr>
              <w:rPr>
                <w:sz w:val="24"/>
                <w:szCs w:val="24"/>
                <w:lang w:val="en-US"/>
              </w:rPr>
            </w:pPr>
          </w:p>
        </w:tc>
      </w:tr>
      <w:tr w:rsidR="00921A47" w:rsidRPr="006518C9" w14:paraId="1E1A46E2" w14:textId="77777777" w:rsidTr="00921A47">
        <w:trPr>
          <w:tblCellSpacing w:w="15" w:type="dxa"/>
        </w:trPr>
        <w:tc>
          <w:tcPr>
            <w:tcW w:w="0" w:type="auto"/>
            <w:vAlign w:val="center"/>
            <w:hideMark/>
          </w:tcPr>
          <w:p w14:paraId="216A8F9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01393B0" w14:textId="77777777" w:rsidR="00921A47" w:rsidRPr="006518C9" w:rsidRDefault="00921A47">
            <w:pPr>
              <w:pStyle w:val="HTMLPreformatted"/>
            </w:pPr>
            <w:r w:rsidRPr="006518C9">
              <w:t xml:space="preserve">          &lt;Measure id="Measure_Int"&gt;</w:t>
            </w:r>
          </w:p>
          <w:p w14:paraId="5A1575C4"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0453CE34" w14:textId="77777777" w:rsidR="00921A47" w:rsidRPr="006518C9" w:rsidRDefault="00921A47">
            <w:pPr>
              <w:pStyle w:val="HTMLPreformatted"/>
            </w:pPr>
            <w:r w:rsidRPr="006518C9">
              <w:t xml:space="preserve">          &lt;/Measure&gt;</w:t>
            </w:r>
          </w:p>
        </w:tc>
      </w:tr>
      <w:tr w:rsidR="00921A47" w:rsidRPr="006518C9" w14:paraId="367CD9D4" w14:textId="77777777" w:rsidTr="00921A47">
        <w:trPr>
          <w:tblCellSpacing w:w="15" w:type="dxa"/>
        </w:trPr>
        <w:tc>
          <w:tcPr>
            <w:tcW w:w="0" w:type="auto"/>
            <w:vAlign w:val="center"/>
            <w:hideMark/>
          </w:tcPr>
          <w:p w14:paraId="711E031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769BC5C" w14:textId="77777777" w:rsidR="00921A47" w:rsidRPr="006518C9" w:rsidRDefault="00921A47">
            <w:pPr>
              <w:pStyle w:val="HTMLPreformatted"/>
            </w:pPr>
            <w:r w:rsidRPr="006518C9">
              <w:t>Path /MzIdentML/DataCollection/AnalysisData/SpectrumIdentificationList/FragmentationTable/Measure</w:t>
            </w:r>
          </w:p>
          <w:p w14:paraId="1E6BED04" w14:textId="77777777" w:rsidR="00921A47" w:rsidRPr="006518C9" w:rsidRDefault="00921A47">
            <w:pPr>
              <w:pStyle w:val="HTMLPreformatted"/>
            </w:pPr>
            <w:r w:rsidRPr="006518C9">
              <w:t xml:space="preserve">MUST supply term </w:t>
            </w:r>
            <w:hyperlink r:id="rId187"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2D7072E5" w14:textId="77777777" w:rsidR="00921A47" w:rsidRPr="006518C9" w:rsidRDefault="00921A47">
            <w:pPr>
              <w:pStyle w:val="HTMLPreformatted"/>
            </w:pPr>
            <w:r w:rsidRPr="006518C9">
              <w:t xml:space="preserve">MUST supply term </w:t>
            </w:r>
            <w:hyperlink r:id="rId188" w:tgtFrame="new" w:history="1">
              <w:r w:rsidRPr="006518C9">
                <w:rPr>
                  <w:rStyle w:val="Hyperlink"/>
                </w:rPr>
                <w:t>MS:1001225</w:t>
              </w:r>
            </w:hyperlink>
            <w:r w:rsidRPr="006518C9">
              <w:t xml:space="preserve"> (</w:t>
            </w:r>
            <w:r w:rsidRPr="006518C9">
              <w:rPr>
                <w:rStyle w:val="popup"/>
              </w:rPr>
              <w:t>product ion m/z</w:t>
            </w:r>
            <w:r w:rsidRPr="006518C9">
              <w:t>) only once</w:t>
            </w:r>
          </w:p>
          <w:p w14:paraId="4DF476C2" w14:textId="77777777" w:rsidR="00921A47" w:rsidRPr="006518C9" w:rsidRDefault="00921A47">
            <w:pPr>
              <w:pStyle w:val="HTMLPreformatted"/>
            </w:pPr>
            <w:r w:rsidRPr="006518C9">
              <w:t xml:space="preserve">MUST supply term </w:t>
            </w:r>
            <w:hyperlink r:id="rId189"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237B780" w14:textId="77777777" w:rsidTr="00921A47">
        <w:trPr>
          <w:tblCellSpacing w:w="15" w:type="dxa"/>
        </w:trPr>
        <w:tc>
          <w:tcPr>
            <w:tcW w:w="0" w:type="auto"/>
            <w:vAlign w:val="center"/>
            <w:hideMark/>
          </w:tcPr>
          <w:p w14:paraId="6EBD5C53"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18BD2D6" w14:textId="77777777" w:rsidR="00921A47" w:rsidRPr="006518C9" w:rsidRDefault="00921A47">
            <w:pPr>
              <w:pStyle w:val="HTMLPreformatted"/>
            </w:pPr>
            <w:r w:rsidRPr="006518C9">
              <w:t>&lt;cvParam accession="MS:1001225" cvRef="PSI-MS" unitCvRef="PSI-MS" unitName="m/z" unitAccession="MS:1000040" name="product ion m/z"/&gt;</w:t>
            </w:r>
          </w:p>
          <w:p w14:paraId="1C245128" w14:textId="77777777" w:rsidR="00921A47" w:rsidRPr="006518C9" w:rsidRDefault="00921A47">
            <w:pPr>
              <w:pStyle w:val="HTMLPreformatted"/>
            </w:pPr>
            <w:r w:rsidRPr="006518C9">
              <w:t>&lt;cvParam accession="MS:1001226" cvRef="PSI-MS" unitCvRef="PSI-MS" unitName="number of detector counts" unitAccession="MS:1000131"  name="product ion intensity"/&gt;</w:t>
            </w:r>
          </w:p>
          <w:p w14:paraId="384A3749" w14:textId="77777777" w:rsidR="00921A47" w:rsidRPr="006518C9" w:rsidRDefault="00921A47">
            <w:pPr>
              <w:pStyle w:val="HTMLPreformatted"/>
            </w:pPr>
            <w:r w:rsidRPr="006518C9">
              <w:t>&lt;cvParam accession="MS:1001227" cvRef="PSI-MS" unitCvRef="PSI-MS" unitName="m/z" unitAccession="MS:1000040" name="product ion m/z error"/&gt;</w:t>
            </w:r>
          </w:p>
        </w:tc>
      </w:tr>
    </w:tbl>
    <w:p w14:paraId="7E876404" w14:textId="77777777" w:rsidR="00921A47" w:rsidRPr="006518C9" w:rsidRDefault="00921A47" w:rsidP="00921A47">
      <w:pPr>
        <w:rPr>
          <w:lang w:val="en-US"/>
        </w:rPr>
      </w:pPr>
    </w:p>
    <w:p w14:paraId="2B14E856" w14:textId="77777777" w:rsidR="00921A47" w:rsidRPr="006518C9" w:rsidRDefault="00921A47" w:rsidP="00921A47">
      <w:pPr>
        <w:pStyle w:val="Heading2"/>
      </w:pPr>
      <w:bookmarkStart w:id="346" w:name="_Toc476057235"/>
      <w:r w:rsidRPr="006518C9">
        <w:t>Element &lt;</w:t>
      </w:r>
      <w:bookmarkStart w:id="347" w:name="Modification"/>
      <w:r w:rsidRPr="006518C9">
        <w:t>Modification</w:t>
      </w:r>
      <w:bookmarkEnd w:id="347"/>
      <w:r w:rsidRPr="006518C9">
        <w:t>&gt;</w:t>
      </w:r>
      <w:bookmarkEnd w:id="3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518"/>
      </w:tblGrid>
      <w:tr w:rsidR="00921A47" w:rsidRPr="006518C9" w14:paraId="5E8EE17C" w14:textId="77777777" w:rsidTr="00921A47">
        <w:trPr>
          <w:tblCellSpacing w:w="15" w:type="dxa"/>
        </w:trPr>
        <w:tc>
          <w:tcPr>
            <w:tcW w:w="0" w:type="auto"/>
            <w:vAlign w:val="center"/>
            <w:hideMark/>
          </w:tcPr>
          <w:p w14:paraId="5C2200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88CF8C" w14:textId="77777777" w:rsidR="00921A47" w:rsidRPr="006518C9" w:rsidRDefault="00921A47">
            <w:pPr>
              <w:rPr>
                <w:sz w:val="24"/>
                <w:szCs w:val="24"/>
                <w:lang w:val="en-US"/>
              </w:rPr>
            </w:pPr>
            <w:r w:rsidRPr="006518C9">
              <w:rPr>
                <w:lang w:val="en-US"/>
              </w:rP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177D72B0" w14:textId="77777777" w:rsidTr="00921A47">
        <w:trPr>
          <w:tblCellSpacing w:w="15" w:type="dxa"/>
        </w:trPr>
        <w:tc>
          <w:tcPr>
            <w:tcW w:w="0" w:type="auto"/>
            <w:vAlign w:val="center"/>
            <w:hideMark/>
          </w:tcPr>
          <w:p w14:paraId="2A6D31A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A16CB2E" w14:textId="77777777" w:rsidR="00921A47" w:rsidRPr="006518C9" w:rsidRDefault="00921A47">
            <w:pPr>
              <w:rPr>
                <w:sz w:val="24"/>
                <w:szCs w:val="24"/>
                <w:lang w:val="en-US"/>
              </w:rPr>
            </w:pPr>
            <w:r w:rsidRPr="006518C9">
              <w:rPr>
                <w:lang w:val="en-US"/>
              </w:rPr>
              <w:t xml:space="preserve">ModificationType </w:t>
            </w:r>
          </w:p>
        </w:tc>
      </w:tr>
      <w:tr w:rsidR="00921A47" w:rsidRPr="006518C9" w14:paraId="630A5EA5" w14:textId="77777777" w:rsidTr="00921A47">
        <w:trPr>
          <w:tblCellSpacing w:w="15" w:type="dxa"/>
        </w:trPr>
        <w:tc>
          <w:tcPr>
            <w:tcW w:w="0" w:type="auto"/>
            <w:vAlign w:val="center"/>
            <w:hideMark/>
          </w:tcPr>
          <w:p w14:paraId="42A58EA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327"/>
            </w:tblGrid>
            <w:tr w:rsidR="00921A47" w:rsidRPr="006518C9" w14:paraId="4C9704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5E3F6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469F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18D4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6D7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A167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990B1F"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C896B"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4089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B36C8"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1906AA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1538F0"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63E61"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3FE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1D149"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rsidRPr="006518C9" w14:paraId="06A80E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C3CC78"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7E107"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07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479FA"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08276A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BD582"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ACBC1" w14:textId="77777777"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7788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72BC8"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6B3172B4" w14:textId="77777777" w:rsidR="00921A47" w:rsidRPr="006518C9" w:rsidRDefault="00921A47">
            <w:pPr>
              <w:rPr>
                <w:sz w:val="24"/>
                <w:szCs w:val="24"/>
                <w:lang w:val="en-US"/>
              </w:rPr>
            </w:pPr>
          </w:p>
        </w:tc>
      </w:tr>
      <w:tr w:rsidR="00921A47" w:rsidRPr="006518C9" w14:paraId="7968B89D" w14:textId="77777777" w:rsidTr="00921A47">
        <w:trPr>
          <w:tblCellSpacing w:w="15" w:type="dxa"/>
        </w:trPr>
        <w:tc>
          <w:tcPr>
            <w:tcW w:w="0" w:type="auto"/>
            <w:vAlign w:val="center"/>
            <w:hideMark/>
          </w:tcPr>
          <w:p w14:paraId="1FDDD88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9"/>
            </w:tblGrid>
            <w:tr w:rsidR="00921A47" w:rsidRPr="006518C9" w14:paraId="33C6FA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78A4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1A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8FA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1604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96F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934BF9"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D67F2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9B49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1FD91" w14:textId="77777777" w:rsidR="00921A47" w:rsidRPr="006518C9" w:rsidRDefault="00921A47">
                  <w:pPr>
                    <w:rPr>
                      <w:sz w:val="24"/>
                      <w:szCs w:val="24"/>
                      <w:lang w:val="en-US"/>
                    </w:rPr>
                  </w:pPr>
                  <w:r w:rsidRPr="006518C9">
                    <w:rPr>
                      <w:lang w:val="en-US"/>
                    </w:rPr>
                    <w:t>A single entry from an ontology or a controlled vocabulary.</w:t>
                  </w:r>
                </w:p>
              </w:tc>
            </w:tr>
          </w:tbl>
          <w:p w14:paraId="38463B96" w14:textId="77777777" w:rsidR="00921A47" w:rsidRPr="006518C9" w:rsidRDefault="00921A47">
            <w:pPr>
              <w:rPr>
                <w:sz w:val="24"/>
                <w:szCs w:val="24"/>
                <w:lang w:val="en-US"/>
              </w:rPr>
            </w:pPr>
          </w:p>
        </w:tc>
      </w:tr>
      <w:tr w:rsidR="00921A47" w:rsidRPr="006518C9" w14:paraId="22F5ACD4" w14:textId="77777777" w:rsidTr="00921A47">
        <w:trPr>
          <w:tblCellSpacing w:w="15" w:type="dxa"/>
        </w:trPr>
        <w:tc>
          <w:tcPr>
            <w:tcW w:w="0" w:type="auto"/>
            <w:vAlign w:val="center"/>
            <w:hideMark/>
          </w:tcPr>
          <w:p w14:paraId="417F580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618552" w14:textId="77777777" w:rsidR="00921A47" w:rsidRPr="006518C9" w:rsidRDefault="00921A47">
            <w:pPr>
              <w:pStyle w:val="HTMLPreformatted"/>
            </w:pPr>
            <w:r w:rsidRPr="006518C9">
              <w:t xml:space="preserve">    &lt;Modification location="10" residues="K" monoisotopicMassDelta="138.0680796"&gt; </w:t>
            </w:r>
          </w:p>
          <w:p w14:paraId="31448723" w14:textId="77777777" w:rsidR="00921A47" w:rsidRPr="006518C9" w:rsidRDefault="00921A47">
            <w:pPr>
              <w:pStyle w:val="HTMLPreformatted"/>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14:paraId="2D011638" w14:textId="77777777" w:rsidR="00921A47" w:rsidRPr="006518C9" w:rsidRDefault="00921A47">
            <w:pPr>
              <w:pStyle w:val="HTMLPreformatted"/>
            </w:pPr>
            <w:r w:rsidRPr="006518C9">
              <w:t xml:space="preserve">      &lt;cvParam accession="MS:1002509" cvRef="PSI-MS" name="cross-link donor" value="11309529182388590588"/&gt;</w:t>
            </w:r>
          </w:p>
          <w:p w14:paraId="1DBE2748" w14:textId="77777777" w:rsidR="00921A47" w:rsidRPr="006518C9" w:rsidRDefault="00921A47">
            <w:pPr>
              <w:pStyle w:val="HTMLPreformatted"/>
            </w:pPr>
            <w:r w:rsidRPr="006518C9">
              <w:t xml:space="preserve">    &lt;/Modification&gt; </w:t>
            </w:r>
          </w:p>
        </w:tc>
      </w:tr>
      <w:tr w:rsidR="00921A47" w:rsidRPr="006518C9" w14:paraId="3EEFA21F" w14:textId="77777777" w:rsidTr="008F498D">
        <w:trPr>
          <w:tblCellSpacing w:w="15" w:type="dxa"/>
        </w:trPr>
        <w:tc>
          <w:tcPr>
            <w:tcW w:w="0" w:type="auto"/>
            <w:vAlign w:val="center"/>
          </w:tcPr>
          <w:p w14:paraId="45F41948" w14:textId="77777777" w:rsidR="00921A47" w:rsidRPr="006518C9" w:rsidRDefault="00921A47">
            <w:pPr>
              <w:rPr>
                <w:sz w:val="24"/>
                <w:szCs w:val="24"/>
                <w:lang w:val="en-US"/>
              </w:rPr>
            </w:pPr>
          </w:p>
        </w:tc>
        <w:tc>
          <w:tcPr>
            <w:tcW w:w="0" w:type="auto"/>
            <w:vAlign w:val="center"/>
          </w:tcPr>
          <w:p w14:paraId="407AB7F2" w14:textId="77777777" w:rsidR="00921A47" w:rsidRPr="006518C9" w:rsidRDefault="00921A47">
            <w:pPr>
              <w:rPr>
                <w:sz w:val="24"/>
                <w:szCs w:val="24"/>
                <w:lang w:val="en-US"/>
              </w:rPr>
            </w:pPr>
          </w:p>
        </w:tc>
      </w:tr>
      <w:tr w:rsidR="00921A47" w:rsidRPr="006518C9" w14:paraId="63E3CA49" w14:textId="77777777" w:rsidTr="00921A47">
        <w:trPr>
          <w:tblCellSpacing w:w="15" w:type="dxa"/>
        </w:trPr>
        <w:tc>
          <w:tcPr>
            <w:tcW w:w="0" w:type="auto"/>
            <w:vAlign w:val="center"/>
            <w:hideMark/>
          </w:tcPr>
          <w:p w14:paraId="0A2B459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91AADBE" w14:textId="77777777" w:rsidR="00921A47" w:rsidRPr="006518C9" w:rsidRDefault="00921A47">
            <w:pPr>
              <w:pStyle w:val="HTMLPreformatted"/>
            </w:pPr>
            <w:r w:rsidRPr="006518C9">
              <w:t>&lt;cvParam cvRef="UNIMOD" accession="UNIMOD:35" name="Oxidation"&gt;&lt;/cvParam&gt;</w:t>
            </w:r>
          </w:p>
          <w:p w14:paraId="4F8828B7" w14:textId="77777777" w:rsidR="00921A47" w:rsidRPr="006518C9" w:rsidRDefault="00921A47">
            <w:pPr>
              <w:pStyle w:val="HTMLPreformatted"/>
            </w:pPr>
            <w:r w:rsidRPr="006518C9">
              <w:t>&lt;cvParam cvRef="UNIMOD" accession="UNIMOD:37" name="Trimethyl"&gt;&lt;/cvParam&gt;</w:t>
            </w:r>
          </w:p>
          <w:p w14:paraId="358ED464" w14:textId="77777777" w:rsidR="00921A47" w:rsidRPr="006518C9" w:rsidRDefault="00921A47">
            <w:pPr>
              <w:pStyle w:val="HTMLPreformatted"/>
            </w:pPr>
            <w:r w:rsidRPr="006518C9">
              <w:t>&lt;cvParam cvRef="UNIMOD" accession="UNIMOD:4" name="Carbamidomethyl"&gt;&lt;/cvParam&gt;</w:t>
            </w:r>
          </w:p>
          <w:p w14:paraId="4376C6FC" w14:textId="77777777" w:rsidR="00921A47" w:rsidRPr="006518C9" w:rsidRDefault="00921A47">
            <w:pPr>
              <w:pStyle w:val="HTMLPreformatted"/>
            </w:pPr>
            <w:r w:rsidRPr="006518C9">
              <w:t>&lt;cvParam cvRef="UNIMOD" accession="UNIMOD:27" name="Glu-&gt;pyro-Glu"&gt;&lt;/cvParam&gt;</w:t>
            </w:r>
          </w:p>
          <w:p w14:paraId="3EBC9667" w14:textId="77777777" w:rsidR="00921A47" w:rsidRPr="006518C9" w:rsidRDefault="00921A47">
            <w:pPr>
              <w:pStyle w:val="HTMLPreformatted"/>
            </w:pPr>
            <w:r w:rsidRPr="006518C9">
              <w:t>&lt;cvParam cvRef="UNIMOD" accession="UNIMOD:1" name="Acetyl"&gt;&lt;/cvParam&gt;</w:t>
            </w:r>
          </w:p>
          <w:p w14:paraId="63E2B3A0" w14:textId="77777777" w:rsidR="00921A47" w:rsidRPr="006518C9" w:rsidRDefault="00921A47">
            <w:pPr>
              <w:pStyle w:val="HTMLPreformatted"/>
            </w:pPr>
            <w:r w:rsidRPr="006518C9">
              <w:t>&lt;cvParam cvRef="UNIMOD" accession="UNIMOD:385" name="Ammonia-loss"&gt;&lt;/cvParam&gt;</w:t>
            </w:r>
          </w:p>
          <w:p w14:paraId="0B11E289" w14:textId="77777777" w:rsidR="00921A47" w:rsidRPr="006518C9" w:rsidRDefault="00921A47">
            <w:pPr>
              <w:pStyle w:val="HTMLPreformatted"/>
            </w:pPr>
            <w:r w:rsidRPr="006518C9">
              <w:t>&lt;cvParam cvRef="UNIMOD" accession="UNIMOD:28" name="Gln-&gt;pyro-Glu"&gt;&lt;/cvParam&gt;</w:t>
            </w:r>
          </w:p>
          <w:p w14:paraId="482C5A57" w14:textId="77777777" w:rsidR="00921A47" w:rsidRPr="006518C9" w:rsidRDefault="00921A47">
            <w:pPr>
              <w:pStyle w:val="HTMLPreformatted"/>
            </w:pPr>
            <w:r w:rsidRPr="006518C9">
              <w:t>&lt;cvParam cvRef="UNIMOD" accession="UNIMOD:575" name="Gly-&gt;Val"&gt;&lt;/cvParam&gt;</w:t>
            </w:r>
          </w:p>
          <w:p w14:paraId="68929AC3" w14:textId="77777777" w:rsidR="00921A47" w:rsidRPr="006518C9" w:rsidRDefault="00921A47">
            <w:pPr>
              <w:pStyle w:val="HTMLPreformatted"/>
            </w:pPr>
            <w:r w:rsidRPr="006518C9">
              <w:t>&lt;cvParam accession="UNIMOD:214" cvRef="UNIMOD" name="iTRAQ4plex"/&gt;</w:t>
            </w:r>
          </w:p>
          <w:p w14:paraId="5B481EE7" w14:textId="77777777" w:rsidR="00921A47" w:rsidRPr="006518C9" w:rsidRDefault="00921A47">
            <w:pPr>
              <w:pStyle w:val="HTMLPreformatted"/>
            </w:pPr>
            <w:r w:rsidRPr="006518C9">
              <w:t>&lt;cvParam accession="UNIMOD:7" cvRef="UNIMOD" name="Deamidated"/&gt;</w:t>
            </w:r>
          </w:p>
          <w:p w14:paraId="78D66B9E" w14:textId="77777777" w:rsidR="00921A47" w:rsidRPr="006518C9" w:rsidRDefault="00921A47">
            <w:pPr>
              <w:pStyle w:val="HTMLPreformatted"/>
            </w:pPr>
            <w:r w:rsidRPr="006518C9">
              <w:t>&lt;cvParam accession="UNIMOD:39" cvRef="UNIMOD" name="Methylthio"/&gt;</w:t>
            </w:r>
          </w:p>
          <w:p w14:paraId="54EB7539" w14:textId="77777777" w:rsidR="00921A47" w:rsidRPr="006518C9" w:rsidRDefault="00921A47">
            <w:pPr>
              <w:pStyle w:val="HTMLPreformatted"/>
            </w:pPr>
            <w:r w:rsidRPr="006518C9">
              <w:t>&lt;cvParam accession=</w:t>
            </w:r>
            <w:r w:rsidR="004B085B" w:rsidRPr="006518C9">
              <w:t>"</w:t>
            </w:r>
            <w:r w:rsidR="00E12150" w:rsidRPr="006518C9">
              <w:t>XLMOD:</w:t>
            </w:r>
            <w:r w:rsidRPr="006518C9">
              <w:t>0</w:t>
            </w:r>
            <w:r w:rsidR="00E12150" w:rsidRPr="006518C9">
              <w:t>2001</w:t>
            </w:r>
            <w:r w:rsidRPr="006518C9">
              <w:t>" cvRef="XLMOD" name="DSS"/&gt;</w:t>
            </w:r>
          </w:p>
          <w:p w14:paraId="67FCEA0A" w14:textId="77777777" w:rsidR="00921A47" w:rsidRPr="006518C9" w:rsidRDefault="00921A47">
            <w:pPr>
              <w:pStyle w:val="HTMLPreformatted"/>
            </w:pPr>
            <w:r w:rsidRPr="006518C9">
              <w:t>&lt;cvParam accession="MS:1002509" cvRef="PSI-MS" name="cross-link donor" value="11309529182388590588"/&gt;</w:t>
            </w:r>
          </w:p>
          <w:p w14:paraId="6CAB75C5" w14:textId="77777777" w:rsidR="00921A47" w:rsidRPr="006518C9" w:rsidRDefault="00921A47">
            <w:pPr>
              <w:pStyle w:val="HTMLPreformatted"/>
            </w:pPr>
            <w:r w:rsidRPr="006518C9">
              <w:t>&lt;cvParam accession="MS:1002510" cvRef="PSI-MS" name="cross-link acceptor" value="2399294065069360606"/&gt;</w:t>
            </w:r>
          </w:p>
          <w:p w14:paraId="08D1F53D" w14:textId="77777777" w:rsidR="00921A47" w:rsidRPr="006518C9" w:rsidRDefault="00921A47">
            <w:pPr>
              <w:pStyle w:val="HTMLPreformatted"/>
            </w:pPr>
            <w:r w:rsidRPr="006518C9">
              <w:t>&lt;cvParam</w:t>
            </w:r>
            <w:r w:rsidR="0068749C" w:rsidRPr="006518C9">
              <w:t xml:space="preserve"> accession="UNIMOD:1020" name="x</w:t>
            </w:r>
            <w:r w:rsidRPr="006518C9">
              <w:t>link:DSS" cvRef="UNIMOD"/&gt;</w:t>
            </w:r>
          </w:p>
          <w:p w14:paraId="79B9E392"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14:paraId="6B5C6401"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14:paraId="52755FE4"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14:paraId="7BEC8C76"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14:paraId="3CD57484" w14:textId="77777777" w:rsidR="00921A47" w:rsidRPr="006518C9" w:rsidRDefault="00921A47" w:rsidP="00012EA6">
            <w:pPr>
              <w:pStyle w:val="HTMLPreformatted"/>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14:paraId="34D446A9" w14:textId="77777777" w:rsidR="00921A47" w:rsidRPr="006518C9" w:rsidRDefault="001511D0" w:rsidP="00921A47">
      <w:pPr>
        <w:rPr>
          <w:b/>
          <w:lang w:val="en-US"/>
        </w:rPr>
      </w:pPr>
      <w:r w:rsidRPr="006518C9">
        <w:rPr>
          <w:b/>
          <w:lang w:val="en-US"/>
        </w:rPr>
        <w:t>Example for cross-linking:</w:t>
      </w:r>
    </w:p>
    <w:p w14:paraId="4EA789B3"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14:paraId="0C5A7CBC"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066FF092"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F6CD454" w14:textId="77777777" w:rsidR="001511D0" w:rsidRPr="006518C9" w:rsidRDefault="001511D0" w:rsidP="001511D0">
      <w:pPr>
        <w:rPr>
          <w:lang w:val="en-US"/>
        </w:rPr>
      </w:pPr>
    </w:p>
    <w:p w14:paraId="5D1A5256" w14:textId="77777777" w:rsidR="00921A47" w:rsidRPr="006518C9" w:rsidRDefault="00921A47" w:rsidP="00921A47">
      <w:pPr>
        <w:pStyle w:val="Heading2"/>
      </w:pPr>
      <w:bookmarkStart w:id="348" w:name="_Toc476057236"/>
      <w:r w:rsidRPr="006518C9">
        <w:t>Element &lt;</w:t>
      </w:r>
      <w:bookmarkStart w:id="349" w:name="ModificationParams"/>
      <w:r w:rsidRPr="006518C9">
        <w:t>ModificationParams</w:t>
      </w:r>
      <w:bookmarkEnd w:id="349"/>
      <w:r w:rsidRPr="006518C9">
        <w:t>&gt;</w:t>
      </w:r>
      <w:bookmarkEnd w:id="3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7"/>
        <w:gridCol w:w="8505"/>
      </w:tblGrid>
      <w:tr w:rsidR="00921A47" w:rsidRPr="006518C9" w14:paraId="24435D53" w14:textId="77777777" w:rsidTr="00921A47">
        <w:trPr>
          <w:tblCellSpacing w:w="15" w:type="dxa"/>
        </w:trPr>
        <w:tc>
          <w:tcPr>
            <w:tcW w:w="0" w:type="auto"/>
            <w:vAlign w:val="center"/>
            <w:hideMark/>
          </w:tcPr>
          <w:p w14:paraId="55D5937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D864CF5"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4EF962CA" w14:textId="77777777" w:rsidTr="00921A47">
        <w:trPr>
          <w:tblCellSpacing w:w="15" w:type="dxa"/>
        </w:trPr>
        <w:tc>
          <w:tcPr>
            <w:tcW w:w="0" w:type="auto"/>
            <w:vAlign w:val="center"/>
            <w:hideMark/>
          </w:tcPr>
          <w:p w14:paraId="475FF89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D19978" w14:textId="77777777" w:rsidR="00921A47" w:rsidRPr="006518C9" w:rsidRDefault="00921A47">
            <w:pPr>
              <w:rPr>
                <w:sz w:val="24"/>
                <w:szCs w:val="24"/>
                <w:lang w:val="en-US"/>
              </w:rPr>
            </w:pPr>
            <w:r w:rsidRPr="006518C9">
              <w:rPr>
                <w:lang w:val="en-US"/>
              </w:rPr>
              <w:t xml:space="preserve">ModificationParamsType </w:t>
            </w:r>
          </w:p>
        </w:tc>
      </w:tr>
      <w:tr w:rsidR="00921A47" w:rsidRPr="006518C9" w14:paraId="59481316" w14:textId="77777777" w:rsidTr="00921A47">
        <w:trPr>
          <w:tblCellSpacing w:w="15" w:type="dxa"/>
        </w:trPr>
        <w:tc>
          <w:tcPr>
            <w:tcW w:w="0" w:type="auto"/>
            <w:vAlign w:val="center"/>
            <w:hideMark/>
          </w:tcPr>
          <w:p w14:paraId="504FC33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EFFE02E" w14:textId="77777777" w:rsidR="00921A47" w:rsidRPr="006518C9" w:rsidRDefault="00921A47">
            <w:pPr>
              <w:rPr>
                <w:sz w:val="24"/>
                <w:szCs w:val="24"/>
                <w:lang w:val="en-US"/>
              </w:rPr>
            </w:pPr>
            <w:r w:rsidRPr="006518C9">
              <w:rPr>
                <w:lang w:val="en-US"/>
              </w:rPr>
              <w:t>none</w:t>
            </w:r>
          </w:p>
        </w:tc>
      </w:tr>
      <w:tr w:rsidR="00921A47" w:rsidRPr="006518C9" w14:paraId="7D1F45AF" w14:textId="77777777" w:rsidTr="00921A47">
        <w:trPr>
          <w:tblCellSpacing w:w="15" w:type="dxa"/>
        </w:trPr>
        <w:tc>
          <w:tcPr>
            <w:tcW w:w="0" w:type="auto"/>
            <w:vAlign w:val="center"/>
            <w:hideMark/>
          </w:tcPr>
          <w:p w14:paraId="3D110CA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286"/>
            </w:tblGrid>
            <w:tr w:rsidR="00921A47" w:rsidRPr="006518C9" w14:paraId="288AB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0594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F0D5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F435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7CCD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6DDE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69D8BC" w14:textId="77777777" w:rsidR="00921A47" w:rsidRPr="006518C9" w:rsidRDefault="00C514F9">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AC9C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AC2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53778"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1D0FAAFC" w14:textId="77777777" w:rsidR="00921A47" w:rsidRPr="006518C9" w:rsidRDefault="00921A47">
            <w:pPr>
              <w:rPr>
                <w:sz w:val="24"/>
                <w:szCs w:val="24"/>
                <w:lang w:val="en-US"/>
              </w:rPr>
            </w:pPr>
          </w:p>
        </w:tc>
      </w:tr>
      <w:tr w:rsidR="00921A47" w:rsidRPr="006518C9" w14:paraId="758E7EB7" w14:textId="77777777" w:rsidTr="00921A47">
        <w:trPr>
          <w:tblCellSpacing w:w="15" w:type="dxa"/>
        </w:trPr>
        <w:tc>
          <w:tcPr>
            <w:tcW w:w="0" w:type="auto"/>
            <w:vAlign w:val="center"/>
            <w:hideMark/>
          </w:tcPr>
          <w:p w14:paraId="33C136F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1667A82F" w14:textId="77777777" w:rsidR="00921A47" w:rsidRPr="006518C9" w:rsidRDefault="00921A47">
            <w:pPr>
              <w:pStyle w:val="HTMLPreformatted"/>
            </w:pPr>
            <w:r w:rsidRPr="006518C9">
              <w:t>&lt;ModificationParams&gt;</w:t>
            </w:r>
          </w:p>
          <w:p w14:paraId="21ABDADC" w14:textId="77777777" w:rsidR="00921A47" w:rsidRPr="006518C9" w:rsidRDefault="00921A47">
            <w:pPr>
              <w:pStyle w:val="HTMLPreformatted"/>
            </w:pPr>
            <w:r w:rsidRPr="006518C9">
              <w:t xml:space="preserve">    &lt;SearchModification residues="M" massDelta="15.9949" fixedMod="false"&gt;</w:t>
            </w:r>
          </w:p>
          <w:p w14:paraId="58F7DDD9" w14:textId="77777777" w:rsidR="00921A47" w:rsidRPr="006518C9" w:rsidRDefault="00921A47">
            <w:pPr>
              <w:pStyle w:val="HTMLPreformatted"/>
            </w:pPr>
            <w:r w:rsidRPr="006518C9">
              <w:t xml:space="preserve">        &lt;cvParam accession="UNIMOD:35" cvRef="UNIMOD" name="Oxidation"/&gt;</w:t>
            </w:r>
          </w:p>
          <w:p w14:paraId="3806A2F4" w14:textId="77777777" w:rsidR="00921A47" w:rsidRPr="006518C9" w:rsidRDefault="00921A47">
            <w:pPr>
              <w:pStyle w:val="HTMLPreformatted"/>
            </w:pPr>
            <w:r w:rsidRPr="006518C9">
              <w:t xml:space="preserve">    &lt;/SearchModification&gt;</w:t>
            </w:r>
          </w:p>
          <w:p w14:paraId="71A62B4D" w14:textId="77777777" w:rsidR="00921A47" w:rsidRPr="006518C9" w:rsidRDefault="00921A47">
            <w:pPr>
              <w:pStyle w:val="HTMLPreformatted"/>
            </w:pPr>
            <w:r w:rsidRPr="006518C9">
              <w:t xml:space="preserve">    &lt;SearchModification residues="." massDelta="144.102" fixedMod="false"&gt;</w:t>
            </w:r>
          </w:p>
          <w:p w14:paraId="0ED81FD0" w14:textId="77777777" w:rsidR="00921A47" w:rsidRPr="006518C9" w:rsidRDefault="00921A47">
            <w:pPr>
              <w:pStyle w:val="HTMLPreformatted"/>
            </w:pPr>
            <w:r w:rsidRPr="006518C9">
              <w:t xml:space="preserve">        &lt;cvParam accession="UNIMOD:214" cvRef="UNIMOD" name="iTRAQ4plex"/&gt;</w:t>
            </w:r>
          </w:p>
          <w:p w14:paraId="14492557" w14:textId="77777777" w:rsidR="00921A47" w:rsidRPr="006518C9" w:rsidRDefault="00921A47">
            <w:pPr>
              <w:pStyle w:val="HTMLPreformatted"/>
            </w:pPr>
            <w:r w:rsidRPr="006518C9">
              <w:t xml:space="preserve">        &lt;cvParam accession="MS:1001189" cvRef="PSI-MS" name="modification specificity peptide N-term"/&gt;</w:t>
            </w:r>
          </w:p>
          <w:p w14:paraId="552A259D" w14:textId="77777777" w:rsidR="00921A47" w:rsidRPr="006518C9" w:rsidRDefault="00921A47">
            <w:pPr>
              <w:pStyle w:val="HTMLPreformatted"/>
            </w:pPr>
            <w:r w:rsidRPr="006518C9">
              <w:t xml:space="preserve">  ...</w:t>
            </w:r>
          </w:p>
          <w:p w14:paraId="4CF1DBEA" w14:textId="77777777" w:rsidR="00921A47" w:rsidRPr="006518C9" w:rsidRDefault="00921A47">
            <w:pPr>
              <w:pStyle w:val="HTMLPreformatted"/>
            </w:pPr>
            <w:r w:rsidRPr="006518C9">
              <w:t>&lt;/ModificationParams&gt;</w:t>
            </w:r>
          </w:p>
        </w:tc>
      </w:tr>
    </w:tbl>
    <w:p w14:paraId="76A02318" w14:textId="77777777" w:rsidR="00921A47" w:rsidRPr="006518C9" w:rsidRDefault="00921A47" w:rsidP="00921A47">
      <w:pPr>
        <w:rPr>
          <w:lang w:val="en-US"/>
        </w:rPr>
      </w:pPr>
    </w:p>
    <w:p w14:paraId="786F5038" w14:textId="77777777" w:rsidR="00921A47" w:rsidRPr="006518C9" w:rsidRDefault="00921A47" w:rsidP="00921A47">
      <w:pPr>
        <w:pStyle w:val="Heading2"/>
      </w:pPr>
      <w:bookmarkStart w:id="350" w:name="_Toc476057237"/>
      <w:r w:rsidRPr="006518C9">
        <w:t>Element &lt;</w:t>
      </w:r>
      <w:bookmarkStart w:id="351" w:name="Organization"/>
      <w:r w:rsidRPr="006518C9">
        <w:t>Organization</w:t>
      </w:r>
      <w:bookmarkEnd w:id="351"/>
      <w:r w:rsidRPr="006518C9">
        <w:t>&gt;</w:t>
      </w:r>
      <w:bookmarkEnd w:id="3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8306"/>
      </w:tblGrid>
      <w:tr w:rsidR="00921A47" w:rsidRPr="006518C9" w14:paraId="11C8B5C9" w14:textId="77777777" w:rsidTr="00921A47">
        <w:trPr>
          <w:tblCellSpacing w:w="15" w:type="dxa"/>
        </w:trPr>
        <w:tc>
          <w:tcPr>
            <w:tcW w:w="0" w:type="auto"/>
            <w:vAlign w:val="center"/>
            <w:hideMark/>
          </w:tcPr>
          <w:p w14:paraId="616561F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6C10AF"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3097B130" w14:textId="77777777" w:rsidTr="00921A47">
        <w:trPr>
          <w:tblCellSpacing w:w="15" w:type="dxa"/>
        </w:trPr>
        <w:tc>
          <w:tcPr>
            <w:tcW w:w="0" w:type="auto"/>
            <w:vAlign w:val="center"/>
            <w:hideMark/>
          </w:tcPr>
          <w:p w14:paraId="5BF299F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50875B1" w14:textId="77777777" w:rsidR="00921A47" w:rsidRPr="006518C9" w:rsidRDefault="00921A47">
            <w:pPr>
              <w:rPr>
                <w:sz w:val="24"/>
                <w:szCs w:val="24"/>
                <w:lang w:val="en-US"/>
              </w:rPr>
            </w:pPr>
            <w:r w:rsidRPr="006518C9">
              <w:rPr>
                <w:lang w:val="en-US"/>
              </w:rPr>
              <w:t xml:space="preserve">OrganizationType </w:t>
            </w:r>
          </w:p>
        </w:tc>
      </w:tr>
      <w:tr w:rsidR="00921A47" w:rsidRPr="006518C9" w14:paraId="565C9803" w14:textId="77777777" w:rsidTr="00921A47">
        <w:trPr>
          <w:tblCellSpacing w:w="15" w:type="dxa"/>
        </w:trPr>
        <w:tc>
          <w:tcPr>
            <w:tcW w:w="0" w:type="auto"/>
            <w:vAlign w:val="center"/>
            <w:hideMark/>
          </w:tcPr>
          <w:p w14:paraId="4675468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1"/>
              <w:gridCol w:w="981"/>
              <w:gridCol w:w="824"/>
              <w:gridCol w:w="5259"/>
            </w:tblGrid>
            <w:tr w:rsidR="00921A47" w:rsidRPr="006518C9" w14:paraId="456BC1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1F2C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C3F8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E2CE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E8F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981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F8BC55"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DF78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E9A9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C64F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D3B25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DC4F80"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2A1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4572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0572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12B54AF" w14:textId="77777777" w:rsidR="00921A47" w:rsidRPr="006518C9" w:rsidRDefault="00921A47">
            <w:pPr>
              <w:rPr>
                <w:sz w:val="24"/>
                <w:szCs w:val="24"/>
                <w:lang w:val="en-US"/>
              </w:rPr>
            </w:pPr>
          </w:p>
        </w:tc>
      </w:tr>
      <w:tr w:rsidR="00921A47" w:rsidRPr="006518C9" w14:paraId="0F281865" w14:textId="77777777" w:rsidTr="00921A47">
        <w:trPr>
          <w:tblCellSpacing w:w="15" w:type="dxa"/>
        </w:trPr>
        <w:tc>
          <w:tcPr>
            <w:tcW w:w="0" w:type="auto"/>
            <w:vAlign w:val="center"/>
            <w:hideMark/>
          </w:tcPr>
          <w:p w14:paraId="39408E2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1"/>
              <w:gridCol w:w="1135"/>
              <w:gridCol w:w="1180"/>
              <w:gridCol w:w="4359"/>
            </w:tblGrid>
            <w:tr w:rsidR="00921A47" w:rsidRPr="006518C9" w14:paraId="509BF2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A003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2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E4D3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4116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437E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BFB67D"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C89C7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7973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1CB5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3BCED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4DA5C5"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DD73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F3A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0B2ED" w14:textId="77777777" w:rsidR="00921A47" w:rsidRPr="006518C9" w:rsidRDefault="00921A47">
                  <w:pPr>
                    <w:rPr>
                      <w:sz w:val="24"/>
                      <w:szCs w:val="24"/>
                      <w:lang w:val="en-US"/>
                    </w:rPr>
                  </w:pPr>
                  <w:r w:rsidRPr="006518C9">
                    <w:rPr>
                      <w:lang w:val="en-US"/>
                    </w:rPr>
                    <w:t>A single user-defined parameter.</w:t>
                  </w:r>
                </w:p>
              </w:tc>
            </w:tr>
            <w:tr w:rsidR="00921A47" w:rsidRPr="006518C9" w14:paraId="5481C6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9E1C5" w14:textId="77777777" w:rsidR="00921A47" w:rsidRPr="006518C9" w:rsidRDefault="00C514F9">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87212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EAB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EB1A4"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11A557DB" w14:textId="77777777" w:rsidR="00921A47" w:rsidRPr="006518C9" w:rsidRDefault="00921A47">
            <w:pPr>
              <w:rPr>
                <w:sz w:val="24"/>
                <w:szCs w:val="24"/>
                <w:lang w:val="en-US"/>
              </w:rPr>
            </w:pPr>
          </w:p>
        </w:tc>
      </w:tr>
      <w:tr w:rsidR="00921A47" w:rsidRPr="006518C9" w14:paraId="66F9F1A5" w14:textId="77777777" w:rsidTr="00921A47">
        <w:trPr>
          <w:tblCellSpacing w:w="15" w:type="dxa"/>
        </w:trPr>
        <w:tc>
          <w:tcPr>
            <w:tcW w:w="0" w:type="auto"/>
            <w:vAlign w:val="center"/>
            <w:hideMark/>
          </w:tcPr>
          <w:p w14:paraId="103C982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A52817" w14:textId="77777777" w:rsidR="00921A47" w:rsidRPr="006518C9" w:rsidRDefault="00921A47">
            <w:pPr>
              <w:pStyle w:val="HTMLPreformatted"/>
            </w:pPr>
            <w:r w:rsidRPr="006518C9">
              <w:t xml:space="preserve">    &lt;Organization name="PeptideShaker developers" id="PS_DEV"&gt;</w:t>
            </w:r>
          </w:p>
          <w:p w14:paraId="7DFFEF17" w14:textId="77777777" w:rsidR="00921A47" w:rsidRPr="006518C9" w:rsidRDefault="00921A47">
            <w:pPr>
              <w:pStyle w:val="HTMLPreformatted"/>
            </w:pPr>
            <w:r w:rsidRPr="006518C9">
              <w:t xml:space="preserve">      &lt;cvParam cvRef="PSI-MS" accession="MS:1000586" name="contact name" value="PeptideShaker developers"/&gt;</w:t>
            </w:r>
          </w:p>
          <w:p w14:paraId="5E84458E" w14:textId="77777777" w:rsidR="00921A47" w:rsidRPr="006518C9" w:rsidRDefault="00921A47">
            <w:pPr>
              <w:pStyle w:val="HTMLPreformatted"/>
            </w:pPr>
            <w:r w:rsidRPr="006518C9">
              <w:t xml:space="preserve">      &lt;cvParam cvRef="PSI-MS" accession="MS:1000587" name="contact address" value="Proteomics Unit, Building for Basic Biology, University of Bergen, Jonas Liesvei 91, N-5009 Bergen, Norway"/&gt;</w:t>
            </w:r>
          </w:p>
          <w:p w14:paraId="136D50B3" w14:textId="77777777" w:rsidR="00921A47" w:rsidRPr="006518C9" w:rsidRDefault="00921A47">
            <w:pPr>
              <w:pStyle w:val="HTMLPreformatted"/>
            </w:pPr>
            <w:r w:rsidRPr="006518C9">
              <w:t xml:space="preserve">      &lt;cvParam cvRef="PSI-MS" accession="MS:1000588" name="contact URL" value="http://compomics.github.io/projects/peptide-shaker.html"/&gt;</w:t>
            </w:r>
          </w:p>
          <w:p w14:paraId="63BD9D05" w14:textId="77777777" w:rsidR="00921A47" w:rsidRPr="006518C9" w:rsidRDefault="00921A47">
            <w:pPr>
              <w:pStyle w:val="HTMLPreformatted"/>
            </w:pPr>
            <w:r w:rsidRPr="006518C9">
              <w:t xml:space="preserve">      &lt;cvParam cvRef="PSI-MS" accession="MS:1000589" name="contact email" value="peptide-shaker@googlegroups.com"/&gt;</w:t>
            </w:r>
          </w:p>
          <w:p w14:paraId="7C3DB948" w14:textId="77777777" w:rsidR="00921A47" w:rsidRPr="006518C9" w:rsidRDefault="00921A47">
            <w:pPr>
              <w:pStyle w:val="HTMLPreformatted"/>
            </w:pPr>
            <w:r w:rsidRPr="006518C9">
              <w:t xml:space="preserve">    &lt;/Organization&gt;</w:t>
            </w:r>
          </w:p>
        </w:tc>
      </w:tr>
      <w:tr w:rsidR="00921A47" w:rsidRPr="006518C9" w14:paraId="340AE72D" w14:textId="77777777" w:rsidTr="00921A47">
        <w:trPr>
          <w:tblCellSpacing w:w="15" w:type="dxa"/>
        </w:trPr>
        <w:tc>
          <w:tcPr>
            <w:tcW w:w="0" w:type="auto"/>
            <w:vAlign w:val="center"/>
            <w:hideMark/>
          </w:tcPr>
          <w:p w14:paraId="1DB835C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EF3461E" w14:textId="77777777" w:rsidR="00921A47" w:rsidRPr="006518C9" w:rsidRDefault="00921A47">
            <w:pPr>
              <w:pStyle w:val="HTMLPreformatted"/>
            </w:pPr>
            <w:r w:rsidRPr="006518C9">
              <w:t>Path /MzIdentML/AuditCollection/Organization</w:t>
            </w:r>
          </w:p>
          <w:p w14:paraId="15D5C34B" w14:textId="77777777" w:rsidR="00921A47" w:rsidRPr="006518C9" w:rsidRDefault="00921A47">
            <w:pPr>
              <w:pStyle w:val="HTMLPreformatted"/>
            </w:pPr>
            <w:r w:rsidRPr="006518C9">
              <w:t xml:space="preserve">SHOULD supply term </w:t>
            </w:r>
            <w:hyperlink r:id="rId190" w:tgtFrame="new" w:history="1">
              <w:r w:rsidRPr="006518C9">
                <w:rPr>
                  <w:rStyle w:val="Hyperlink"/>
                </w:rPr>
                <w:t>MS:1000588</w:t>
              </w:r>
            </w:hyperlink>
            <w:r w:rsidRPr="006518C9">
              <w:t xml:space="preserve"> (</w:t>
            </w:r>
            <w:r w:rsidRPr="006518C9">
              <w:rPr>
                <w:rStyle w:val="popup"/>
              </w:rPr>
              <w:t>contact URL</w:t>
            </w:r>
            <w:r w:rsidRPr="006518C9">
              <w:t>) one or more times</w:t>
            </w:r>
          </w:p>
          <w:p w14:paraId="44B1D848" w14:textId="77777777" w:rsidR="00921A47" w:rsidRPr="006518C9" w:rsidRDefault="00921A47">
            <w:pPr>
              <w:pStyle w:val="HTMLPreformatted"/>
            </w:pPr>
            <w:r w:rsidRPr="006518C9">
              <w:t xml:space="preserve">SHOULD supply term </w:t>
            </w:r>
            <w:hyperlink r:id="rId191"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75C3194B" w14:textId="77777777" w:rsidR="00921A47" w:rsidRPr="006518C9" w:rsidRDefault="00921A47">
            <w:pPr>
              <w:pStyle w:val="HTMLPreformatted"/>
            </w:pPr>
            <w:r w:rsidRPr="006518C9">
              <w:t xml:space="preserve">SHOULD supply term </w:t>
            </w:r>
            <w:hyperlink r:id="rId192"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58AE5BF7" w14:textId="77777777" w:rsidR="00921A47" w:rsidRPr="006518C9" w:rsidRDefault="00921A47">
            <w:pPr>
              <w:pStyle w:val="HTMLPreformatted"/>
            </w:pPr>
            <w:r w:rsidRPr="006518C9">
              <w:t xml:space="preserve">SHOULD supply term </w:t>
            </w:r>
            <w:hyperlink r:id="rId193"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431EB762" w14:textId="77777777" w:rsidTr="00921A47">
        <w:trPr>
          <w:tblCellSpacing w:w="15" w:type="dxa"/>
        </w:trPr>
        <w:tc>
          <w:tcPr>
            <w:tcW w:w="0" w:type="auto"/>
            <w:vAlign w:val="center"/>
            <w:hideMark/>
          </w:tcPr>
          <w:p w14:paraId="21537806"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A304D62" w14:textId="77777777" w:rsidR="00921A47" w:rsidRPr="006518C9" w:rsidRDefault="00921A47">
            <w:pPr>
              <w:pStyle w:val="HTMLPreformatted"/>
            </w:pPr>
            <w:r w:rsidRPr="006518C9">
              <w:t>&lt;cvParam cvRef="PSI-MS" accession="MS:1000586" name="contact name" value="address"&gt;&lt;/cvParam&gt;</w:t>
            </w:r>
          </w:p>
          <w:p w14:paraId="4A155BDA" w14:textId="77777777" w:rsidR="00921A47" w:rsidRPr="006518C9" w:rsidRDefault="00921A47">
            <w:pPr>
              <w:pStyle w:val="HTMLPreformatted"/>
            </w:pPr>
            <w:r w:rsidRPr="006518C9">
              <w:t>&lt;cvParam accession="MS:1000588" cvRef="PSI-MS" value="http://www.matrixscience.com" name="contact URL"/&gt;</w:t>
            </w:r>
          </w:p>
          <w:p w14:paraId="30719D54" w14:textId="77777777" w:rsidR="00921A47" w:rsidRPr="006518C9" w:rsidRDefault="00921A47">
            <w:pPr>
              <w:pStyle w:val="HTMLPreformatted"/>
            </w:pPr>
            <w:r w:rsidRPr="006518C9">
              <w:t>&lt;cvParam cvRef="PSI-MS" accession="MS:1000587" name="contact address" value="test"/&gt;</w:t>
            </w:r>
          </w:p>
          <w:p w14:paraId="11AD5EE8" w14:textId="77777777" w:rsidR="00921A47" w:rsidRPr="006518C9" w:rsidRDefault="00921A47">
            <w:pPr>
              <w:pStyle w:val="HTMLPreformatted"/>
            </w:pPr>
            <w:r w:rsidRPr="006518C9">
              <w:t>&lt;cvParam cvRef="PSI-MS" accession="MS:1000589" name="contact email" value="test"/&gt;</w:t>
            </w:r>
          </w:p>
        </w:tc>
      </w:tr>
    </w:tbl>
    <w:p w14:paraId="0C6E00EC" w14:textId="77777777" w:rsidR="00921A47" w:rsidRPr="006518C9" w:rsidRDefault="00921A47" w:rsidP="00921A47">
      <w:pPr>
        <w:rPr>
          <w:lang w:val="en-US"/>
        </w:rPr>
      </w:pPr>
    </w:p>
    <w:p w14:paraId="73261ACC" w14:textId="77777777" w:rsidR="00921A47" w:rsidRPr="006518C9" w:rsidRDefault="00921A47" w:rsidP="00921A47">
      <w:pPr>
        <w:pStyle w:val="Heading2"/>
      </w:pPr>
      <w:bookmarkStart w:id="352" w:name="_Toc476057238"/>
      <w:r w:rsidRPr="006518C9">
        <w:t>Element &lt;</w:t>
      </w:r>
      <w:bookmarkStart w:id="353" w:name="Parent"/>
      <w:r w:rsidRPr="006518C9">
        <w:t>Parent</w:t>
      </w:r>
      <w:bookmarkEnd w:id="353"/>
      <w:r w:rsidRPr="006518C9">
        <w:t>&gt;</w:t>
      </w:r>
      <w:bookmarkEnd w:id="3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228"/>
      </w:tblGrid>
      <w:tr w:rsidR="00921A47" w:rsidRPr="006518C9" w14:paraId="310D9B5A" w14:textId="77777777" w:rsidTr="00921A47">
        <w:trPr>
          <w:tblCellSpacing w:w="15" w:type="dxa"/>
        </w:trPr>
        <w:tc>
          <w:tcPr>
            <w:tcW w:w="0" w:type="auto"/>
            <w:vAlign w:val="center"/>
            <w:hideMark/>
          </w:tcPr>
          <w:p w14:paraId="17DF05B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1EBE0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69365906" w14:textId="77777777" w:rsidTr="00921A47">
        <w:trPr>
          <w:tblCellSpacing w:w="15" w:type="dxa"/>
        </w:trPr>
        <w:tc>
          <w:tcPr>
            <w:tcW w:w="0" w:type="auto"/>
            <w:vAlign w:val="center"/>
            <w:hideMark/>
          </w:tcPr>
          <w:p w14:paraId="720D98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EABA06E" w14:textId="77777777" w:rsidR="00921A47" w:rsidRPr="006518C9" w:rsidRDefault="00921A47">
            <w:pPr>
              <w:rPr>
                <w:sz w:val="24"/>
                <w:szCs w:val="24"/>
                <w:lang w:val="en-US"/>
              </w:rPr>
            </w:pPr>
            <w:r w:rsidRPr="006518C9">
              <w:rPr>
                <w:lang w:val="en-US"/>
              </w:rPr>
              <w:t xml:space="preserve">ParentOrganizationType </w:t>
            </w:r>
          </w:p>
        </w:tc>
      </w:tr>
      <w:tr w:rsidR="00921A47" w:rsidRPr="006518C9" w14:paraId="066D1F6F" w14:textId="77777777" w:rsidTr="00921A47">
        <w:trPr>
          <w:tblCellSpacing w:w="15" w:type="dxa"/>
        </w:trPr>
        <w:tc>
          <w:tcPr>
            <w:tcW w:w="0" w:type="auto"/>
            <w:vAlign w:val="center"/>
            <w:hideMark/>
          </w:tcPr>
          <w:p w14:paraId="65023CCE"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0"/>
              <w:gridCol w:w="824"/>
              <w:gridCol w:w="4733"/>
            </w:tblGrid>
            <w:tr w:rsidR="00921A47" w:rsidRPr="006518C9" w14:paraId="223BDD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38DD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462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CE85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B33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31B1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EB7C0"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C1FF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3DB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0906E" w14:textId="77777777" w:rsidR="00921A47" w:rsidRPr="006518C9" w:rsidRDefault="00921A47">
                  <w:pPr>
                    <w:rPr>
                      <w:sz w:val="24"/>
                      <w:szCs w:val="24"/>
                      <w:lang w:val="en-US"/>
                    </w:rPr>
                  </w:pPr>
                  <w:r w:rsidRPr="006518C9">
                    <w:rPr>
                      <w:lang w:val="en-US"/>
                    </w:rPr>
                    <w:t>A reference to the organization this contact belongs to.</w:t>
                  </w:r>
                </w:p>
              </w:tc>
            </w:tr>
          </w:tbl>
          <w:p w14:paraId="5D61A7BF" w14:textId="77777777" w:rsidR="00921A47" w:rsidRPr="006518C9" w:rsidRDefault="00921A47">
            <w:pPr>
              <w:rPr>
                <w:sz w:val="24"/>
                <w:szCs w:val="24"/>
                <w:lang w:val="en-US"/>
              </w:rPr>
            </w:pPr>
          </w:p>
        </w:tc>
      </w:tr>
      <w:tr w:rsidR="00921A47" w:rsidRPr="006518C9" w14:paraId="7B5633C1" w14:textId="77777777" w:rsidTr="00921A47">
        <w:trPr>
          <w:tblCellSpacing w:w="15" w:type="dxa"/>
        </w:trPr>
        <w:tc>
          <w:tcPr>
            <w:tcW w:w="0" w:type="auto"/>
            <w:vAlign w:val="center"/>
            <w:hideMark/>
          </w:tcPr>
          <w:p w14:paraId="235B9F05"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CF0576A" w14:textId="77777777" w:rsidR="00921A47" w:rsidRPr="006518C9" w:rsidRDefault="00921A47">
            <w:pPr>
              <w:rPr>
                <w:sz w:val="24"/>
                <w:szCs w:val="24"/>
                <w:lang w:val="en-US"/>
              </w:rPr>
            </w:pPr>
            <w:r w:rsidRPr="006518C9">
              <w:rPr>
                <w:lang w:val="en-US"/>
              </w:rPr>
              <w:t>none</w:t>
            </w:r>
          </w:p>
        </w:tc>
      </w:tr>
      <w:tr w:rsidR="00921A47" w:rsidRPr="006518C9" w14:paraId="3EDF87E5" w14:textId="77777777" w:rsidTr="00921A47">
        <w:trPr>
          <w:tblCellSpacing w:w="15" w:type="dxa"/>
        </w:trPr>
        <w:tc>
          <w:tcPr>
            <w:tcW w:w="0" w:type="auto"/>
            <w:vAlign w:val="center"/>
            <w:hideMark/>
          </w:tcPr>
          <w:p w14:paraId="350C606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6DC5CC3" w14:textId="77777777" w:rsidR="00921A47" w:rsidRPr="006518C9" w:rsidRDefault="00921A47">
            <w:pPr>
              <w:rPr>
                <w:sz w:val="24"/>
                <w:szCs w:val="24"/>
                <w:lang w:val="en-US"/>
              </w:rPr>
            </w:pPr>
          </w:p>
        </w:tc>
      </w:tr>
    </w:tbl>
    <w:p w14:paraId="206D3AFA" w14:textId="77777777" w:rsidR="00921A47" w:rsidRPr="006518C9" w:rsidRDefault="00921A47" w:rsidP="00921A47">
      <w:pPr>
        <w:rPr>
          <w:lang w:val="en-US"/>
        </w:rPr>
      </w:pPr>
    </w:p>
    <w:p w14:paraId="197C5A0C" w14:textId="77777777" w:rsidR="00921A47" w:rsidRPr="006518C9" w:rsidRDefault="00921A47" w:rsidP="00921A47">
      <w:pPr>
        <w:pStyle w:val="Heading2"/>
      </w:pPr>
      <w:bookmarkStart w:id="354" w:name="_Toc476057239"/>
      <w:r w:rsidRPr="006518C9">
        <w:t>Element &lt;</w:t>
      </w:r>
      <w:bookmarkStart w:id="355" w:name="ParentTolerance"/>
      <w:r w:rsidRPr="006518C9">
        <w:t>ParentTolerance</w:t>
      </w:r>
      <w:bookmarkEnd w:id="355"/>
      <w:r w:rsidRPr="006518C9">
        <w:t>&gt;</w:t>
      </w:r>
      <w:bookmarkEnd w:id="3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418"/>
      </w:tblGrid>
      <w:tr w:rsidR="00921A47" w:rsidRPr="006518C9" w14:paraId="44B22995" w14:textId="77777777" w:rsidTr="00921A47">
        <w:trPr>
          <w:tblCellSpacing w:w="15" w:type="dxa"/>
        </w:trPr>
        <w:tc>
          <w:tcPr>
            <w:tcW w:w="0" w:type="auto"/>
            <w:vAlign w:val="center"/>
            <w:hideMark/>
          </w:tcPr>
          <w:p w14:paraId="52972D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CA3724"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C9CA8FD" w14:textId="77777777" w:rsidTr="00921A47">
        <w:trPr>
          <w:tblCellSpacing w:w="15" w:type="dxa"/>
        </w:trPr>
        <w:tc>
          <w:tcPr>
            <w:tcW w:w="0" w:type="auto"/>
            <w:vAlign w:val="center"/>
            <w:hideMark/>
          </w:tcPr>
          <w:p w14:paraId="01F21A3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E55939" w14:textId="77777777" w:rsidR="00921A47" w:rsidRPr="006518C9" w:rsidRDefault="00921A47">
            <w:pPr>
              <w:rPr>
                <w:sz w:val="24"/>
                <w:szCs w:val="24"/>
                <w:lang w:val="en-US"/>
              </w:rPr>
            </w:pPr>
            <w:r w:rsidRPr="006518C9">
              <w:rPr>
                <w:lang w:val="en-US"/>
              </w:rPr>
              <w:t xml:space="preserve">ToleranceType </w:t>
            </w:r>
          </w:p>
        </w:tc>
      </w:tr>
      <w:tr w:rsidR="00921A47" w:rsidRPr="006518C9" w14:paraId="7A25FAF4" w14:textId="77777777" w:rsidTr="00921A47">
        <w:trPr>
          <w:tblCellSpacing w:w="15" w:type="dxa"/>
        </w:trPr>
        <w:tc>
          <w:tcPr>
            <w:tcW w:w="0" w:type="auto"/>
            <w:vAlign w:val="center"/>
            <w:hideMark/>
          </w:tcPr>
          <w:p w14:paraId="010BD51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FBA642" w14:textId="77777777" w:rsidR="00921A47" w:rsidRPr="006518C9" w:rsidRDefault="00921A47">
            <w:pPr>
              <w:rPr>
                <w:sz w:val="24"/>
                <w:szCs w:val="24"/>
                <w:lang w:val="en-US"/>
              </w:rPr>
            </w:pPr>
            <w:r w:rsidRPr="006518C9">
              <w:rPr>
                <w:lang w:val="en-US"/>
              </w:rPr>
              <w:t>none</w:t>
            </w:r>
          </w:p>
        </w:tc>
      </w:tr>
      <w:tr w:rsidR="00921A47" w:rsidRPr="006518C9" w14:paraId="21763994" w14:textId="77777777" w:rsidTr="00921A47">
        <w:trPr>
          <w:tblCellSpacing w:w="15" w:type="dxa"/>
        </w:trPr>
        <w:tc>
          <w:tcPr>
            <w:tcW w:w="0" w:type="auto"/>
            <w:vAlign w:val="center"/>
            <w:hideMark/>
          </w:tcPr>
          <w:p w14:paraId="1E196B2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1"/>
            </w:tblGrid>
            <w:tr w:rsidR="00921A47" w:rsidRPr="006518C9" w14:paraId="57DEA8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30DBE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24A1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0841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8EB7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FCE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E77031"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C7BC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8030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8F6A" w14:textId="77777777" w:rsidR="00921A47" w:rsidRPr="006518C9" w:rsidRDefault="00921A47">
                  <w:pPr>
                    <w:rPr>
                      <w:sz w:val="24"/>
                      <w:szCs w:val="24"/>
                      <w:lang w:val="en-US"/>
                    </w:rPr>
                  </w:pPr>
                  <w:r w:rsidRPr="006518C9">
                    <w:rPr>
                      <w:lang w:val="en-US"/>
                    </w:rPr>
                    <w:t>A single entry from an ontology or a controlled vocabulary.</w:t>
                  </w:r>
                </w:p>
              </w:tc>
            </w:tr>
          </w:tbl>
          <w:p w14:paraId="4D0705CC" w14:textId="77777777" w:rsidR="00921A47" w:rsidRPr="006518C9" w:rsidRDefault="00921A47">
            <w:pPr>
              <w:rPr>
                <w:sz w:val="24"/>
                <w:szCs w:val="24"/>
                <w:lang w:val="en-US"/>
              </w:rPr>
            </w:pPr>
          </w:p>
        </w:tc>
      </w:tr>
      <w:tr w:rsidR="00921A47" w:rsidRPr="006518C9" w14:paraId="2D7DA507" w14:textId="77777777" w:rsidTr="00921A47">
        <w:trPr>
          <w:tblCellSpacing w:w="15" w:type="dxa"/>
        </w:trPr>
        <w:tc>
          <w:tcPr>
            <w:tcW w:w="0" w:type="auto"/>
            <w:vAlign w:val="center"/>
            <w:hideMark/>
          </w:tcPr>
          <w:p w14:paraId="4F8BADC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C963196" w14:textId="77777777" w:rsidR="00921A47" w:rsidRPr="006518C9" w:rsidRDefault="00921A47">
            <w:pPr>
              <w:pStyle w:val="HTMLPreformatted"/>
            </w:pPr>
            <w:r w:rsidRPr="006518C9">
              <w:t>&lt;ParentTolerance&gt;</w:t>
            </w:r>
          </w:p>
          <w:p w14:paraId="68F92B38" w14:textId="77777777" w:rsidR="00921A47" w:rsidRPr="006518C9" w:rsidRDefault="00921A47">
            <w:pPr>
              <w:pStyle w:val="HTMLPreformatted"/>
            </w:pPr>
            <w:r w:rsidRPr="006518C9">
              <w:t xml:space="preserve">  &lt;cvParam cvRef="PSI-MS" accession="MS:1001412" name="search tolerance plus value" value="6.0 ppm" unitAccession="UO:0000169" unitName="parts per million" unitCvRef="UO"&gt;&lt;/cvParam&gt;</w:t>
            </w:r>
          </w:p>
          <w:p w14:paraId="39FBFA7B" w14:textId="77777777" w:rsidR="00921A47" w:rsidRPr="006518C9" w:rsidRDefault="00921A47">
            <w:pPr>
              <w:pStyle w:val="HTMLPreformatted"/>
            </w:pPr>
            <w:r w:rsidRPr="006518C9">
              <w:t xml:space="preserve">  &lt;cvParam cvRef="PSI-MS" accession="MS:1001413" name="search tolerance minus value" value="6.0 ppm" unitAccession="UO:0000169" unitName="parts per million" unitCvRef="UO"&gt;&lt;/cvParam&gt;</w:t>
            </w:r>
          </w:p>
          <w:p w14:paraId="12C5132F" w14:textId="77777777" w:rsidR="00921A47" w:rsidRPr="006518C9" w:rsidRDefault="00921A47">
            <w:pPr>
              <w:pStyle w:val="HTMLPreformatted"/>
            </w:pPr>
            <w:r w:rsidRPr="006518C9">
              <w:t>&lt;/ParentTolerance&gt;</w:t>
            </w:r>
          </w:p>
        </w:tc>
      </w:tr>
      <w:tr w:rsidR="00921A47" w:rsidRPr="006518C9" w14:paraId="184BF033" w14:textId="77777777" w:rsidTr="00921A47">
        <w:trPr>
          <w:tblCellSpacing w:w="15" w:type="dxa"/>
        </w:trPr>
        <w:tc>
          <w:tcPr>
            <w:tcW w:w="0" w:type="auto"/>
            <w:vAlign w:val="center"/>
            <w:hideMark/>
          </w:tcPr>
          <w:p w14:paraId="4830C4C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1FABC59" w14:textId="77777777" w:rsidR="00921A47" w:rsidRPr="006518C9" w:rsidRDefault="00921A47">
            <w:pPr>
              <w:pStyle w:val="HTMLPreformatted"/>
            </w:pPr>
            <w:r w:rsidRPr="006518C9">
              <w:t>Path /MzIdentML/AnalysisProtocolCollection/SpectrumIdentificationProtocol/ParentTolerance</w:t>
            </w:r>
          </w:p>
          <w:p w14:paraId="5B186DEF" w14:textId="77777777" w:rsidR="00921A47" w:rsidRPr="006518C9" w:rsidRDefault="00921A47">
            <w:pPr>
              <w:pStyle w:val="HTMLPreformatted"/>
            </w:pPr>
            <w:r w:rsidRPr="006518C9">
              <w:t xml:space="preserve">MUST supply term </w:t>
            </w:r>
            <w:hyperlink r:id="rId194"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533E4E3A" w14:textId="77777777" w:rsidR="00921A47" w:rsidRPr="006518C9" w:rsidRDefault="00921A47">
            <w:pPr>
              <w:pStyle w:val="HTMLPreformatted"/>
            </w:pPr>
            <w:r w:rsidRPr="006518C9">
              <w:t xml:space="preserve">MUST supply term </w:t>
            </w:r>
            <w:hyperlink r:id="rId195"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2F904B32" w14:textId="77777777" w:rsidTr="00921A47">
        <w:trPr>
          <w:tblCellSpacing w:w="15" w:type="dxa"/>
        </w:trPr>
        <w:tc>
          <w:tcPr>
            <w:tcW w:w="0" w:type="auto"/>
            <w:vAlign w:val="center"/>
            <w:hideMark/>
          </w:tcPr>
          <w:p w14:paraId="344A81E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29678A83" w14:textId="77777777" w:rsidR="00921A47" w:rsidRPr="006518C9" w:rsidRDefault="00921A47">
            <w:pPr>
              <w:pStyle w:val="HTMLPreformatted"/>
            </w:pPr>
            <w:r w:rsidRPr="006518C9">
              <w:t>&lt;cvParam cvRef="PSI-MS" accession="MS:1001412" name="search tolerance plus value" value="10.0" unitAccession="UO:0000221" unitName="dalton" unitCvRef="UO"&gt;&lt;/cvParam&gt;</w:t>
            </w:r>
          </w:p>
          <w:p w14:paraId="04399185" w14:textId="77777777" w:rsidR="00921A47" w:rsidRPr="006518C9" w:rsidRDefault="00921A47">
            <w:pPr>
              <w:pStyle w:val="HTMLPreformatted"/>
            </w:pPr>
            <w:r w:rsidRPr="006518C9">
              <w:t>&lt;cvParam cvRef="PSI-MS" accession="MS:1001413" name="search tolerance minus value" value="10.0" unitAccession="UO:0000221" unitName="dalton" unitCvRef="UO"&gt;&lt;/cvParam&gt;</w:t>
            </w:r>
          </w:p>
        </w:tc>
      </w:tr>
    </w:tbl>
    <w:p w14:paraId="4DA199A0" w14:textId="77777777" w:rsidR="00921A47" w:rsidRPr="006518C9" w:rsidRDefault="00921A47" w:rsidP="00921A47">
      <w:pPr>
        <w:rPr>
          <w:lang w:val="en-US"/>
        </w:rPr>
      </w:pPr>
    </w:p>
    <w:p w14:paraId="4B8F6E82" w14:textId="77777777" w:rsidR="00921A47" w:rsidRPr="006518C9" w:rsidRDefault="00921A47" w:rsidP="00921A47">
      <w:pPr>
        <w:pStyle w:val="Heading2"/>
      </w:pPr>
      <w:bookmarkStart w:id="356" w:name="_Toc476057240"/>
      <w:r w:rsidRPr="006518C9">
        <w:t>Element &lt;</w:t>
      </w:r>
      <w:bookmarkStart w:id="357" w:name="Peptide"/>
      <w:r w:rsidRPr="006518C9">
        <w:t>Peptide</w:t>
      </w:r>
      <w:bookmarkEnd w:id="357"/>
      <w:r w:rsidRPr="006518C9">
        <w:t>&gt;</w:t>
      </w:r>
      <w:bookmarkEnd w:id="3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423"/>
      </w:tblGrid>
      <w:tr w:rsidR="00921A47" w:rsidRPr="006518C9" w14:paraId="3082A2A8" w14:textId="77777777" w:rsidTr="00921A47">
        <w:trPr>
          <w:tblCellSpacing w:w="15" w:type="dxa"/>
        </w:trPr>
        <w:tc>
          <w:tcPr>
            <w:tcW w:w="0" w:type="auto"/>
            <w:vAlign w:val="center"/>
            <w:hideMark/>
          </w:tcPr>
          <w:p w14:paraId="588F53D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D8FEDB8"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659F6F6D"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0B1FFEFB" w14:textId="77777777" w:rsidTr="00921A47">
        <w:trPr>
          <w:tblCellSpacing w:w="15" w:type="dxa"/>
        </w:trPr>
        <w:tc>
          <w:tcPr>
            <w:tcW w:w="0" w:type="auto"/>
            <w:vAlign w:val="center"/>
            <w:hideMark/>
          </w:tcPr>
          <w:p w14:paraId="1EA6DCC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26F83CD" w14:textId="77777777" w:rsidR="00921A47" w:rsidRPr="006518C9" w:rsidRDefault="00921A47">
            <w:pPr>
              <w:rPr>
                <w:sz w:val="24"/>
                <w:szCs w:val="24"/>
                <w:lang w:val="en-US"/>
              </w:rPr>
            </w:pPr>
            <w:r w:rsidRPr="006518C9">
              <w:rPr>
                <w:lang w:val="en-US"/>
              </w:rPr>
              <w:t xml:space="preserve">PeptideType </w:t>
            </w:r>
          </w:p>
        </w:tc>
      </w:tr>
      <w:tr w:rsidR="00921A47" w:rsidRPr="006518C9" w14:paraId="71EFB84D" w14:textId="77777777" w:rsidTr="00921A47">
        <w:trPr>
          <w:tblCellSpacing w:w="15" w:type="dxa"/>
        </w:trPr>
        <w:tc>
          <w:tcPr>
            <w:tcW w:w="0" w:type="auto"/>
            <w:vAlign w:val="center"/>
            <w:hideMark/>
          </w:tcPr>
          <w:p w14:paraId="65859CC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6"/>
              <w:gridCol w:w="1014"/>
              <w:gridCol w:w="824"/>
              <w:gridCol w:w="5148"/>
            </w:tblGrid>
            <w:tr w:rsidR="00921A47" w:rsidRPr="006518C9" w14:paraId="161D871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DD6F7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9A3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100C7"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DE786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32E9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3BE92"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2924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259D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F6DD28A"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D4693A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305E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5318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8CE26"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55948B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79C4AD5" w14:textId="77777777" w:rsidR="00921A47" w:rsidRPr="006518C9" w:rsidRDefault="00921A47">
            <w:pPr>
              <w:rPr>
                <w:sz w:val="24"/>
                <w:szCs w:val="24"/>
                <w:lang w:val="en-US"/>
              </w:rPr>
            </w:pPr>
          </w:p>
        </w:tc>
      </w:tr>
      <w:tr w:rsidR="00921A47" w:rsidRPr="006518C9" w14:paraId="4958C08F" w14:textId="77777777" w:rsidTr="00921A47">
        <w:trPr>
          <w:tblCellSpacing w:w="15" w:type="dxa"/>
        </w:trPr>
        <w:tc>
          <w:tcPr>
            <w:tcW w:w="0" w:type="auto"/>
            <w:vAlign w:val="center"/>
            <w:hideMark/>
          </w:tcPr>
          <w:p w14:paraId="147E438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799"/>
            </w:tblGrid>
            <w:tr w:rsidR="00921A47" w:rsidRPr="006518C9" w14:paraId="2FECAEAB"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17F1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46DA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FFF55"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8C31AE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10ABBB"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5B548" w14:textId="77777777" w:rsidR="00921A47" w:rsidRPr="006518C9" w:rsidRDefault="00C514F9">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3858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5B143"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F5E19CC"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64D8B449"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991242" w14:textId="77777777" w:rsidR="00921A47" w:rsidRPr="006518C9" w:rsidRDefault="00C514F9">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5E21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A4FE8"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8E85A2F"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provided as cvParams, it is assumed that the modification is ambiguous i.e. one </w:t>
                  </w:r>
                  <w:r w:rsidRPr="006518C9">
                    <w:rPr>
                      <w:lang w:val="en-US"/>
                    </w:rPr>
                    <w:lastRenderedPageBreak/>
                    <w:t>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2255F70A"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892DFB" w14:textId="77777777" w:rsidR="00921A47" w:rsidRPr="006518C9" w:rsidRDefault="00C514F9">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B5F1B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7CDA7"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697263"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75340A60"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F30184"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38E0F5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FC6D6"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8ABE31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505D30E"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EEC0D"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328D3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005F7"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CD1BB28" w14:textId="77777777" w:rsidR="00921A47" w:rsidRPr="006518C9" w:rsidRDefault="00921A47">
                  <w:pPr>
                    <w:rPr>
                      <w:sz w:val="24"/>
                      <w:szCs w:val="24"/>
                      <w:lang w:val="en-US"/>
                    </w:rPr>
                  </w:pPr>
                  <w:r w:rsidRPr="006518C9">
                    <w:rPr>
                      <w:lang w:val="en-US"/>
                    </w:rPr>
                    <w:t>A single user-defined parameter.</w:t>
                  </w:r>
                </w:p>
              </w:tc>
            </w:tr>
          </w:tbl>
          <w:p w14:paraId="7B7EC501" w14:textId="77777777" w:rsidR="00921A47" w:rsidRPr="006518C9" w:rsidRDefault="00921A47">
            <w:pPr>
              <w:rPr>
                <w:sz w:val="24"/>
                <w:szCs w:val="24"/>
                <w:lang w:val="en-US"/>
              </w:rPr>
            </w:pPr>
          </w:p>
        </w:tc>
      </w:tr>
      <w:tr w:rsidR="00921A47" w:rsidRPr="006518C9" w14:paraId="5F38FC82" w14:textId="77777777" w:rsidTr="00921A47">
        <w:trPr>
          <w:tblCellSpacing w:w="15" w:type="dxa"/>
        </w:trPr>
        <w:tc>
          <w:tcPr>
            <w:tcW w:w="0" w:type="auto"/>
            <w:vAlign w:val="center"/>
            <w:hideMark/>
          </w:tcPr>
          <w:p w14:paraId="6CDFF7E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67363D78" w14:textId="77777777" w:rsidR="000C18A7" w:rsidRPr="006518C9" w:rsidRDefault="00921A47">
            <w:pPr>
              <w:pStyle w:val="HTMLPreformatted"/>
            </w:pPr>
            <w:r w:rsidRPr="006518C9">
              <w:t>&lt;Peptide id="CCPQCCSSGCSQNLCGPLCVTTPYYCTR_##Carbamidomethyl(C):1##Carbamidomethyl(C):2##Carbamidomethyl(C):</w:t>
            </w:r>
          </w:p>
          <w:p w14:paraId="26E11BCE" w14:textId="77777777" w:rsidR="000C18A7" w:rsidRPr="006518C9" w:rsidRDefault="00921A47">
            <w:pPr>
              <w:pStyle w:val="HTMLPreformatted"/>
            </w:pPr>
            <w:r w:rsidRPr="006518C9">
              <w:t>5##Carbamidomethyl(C):6##Carbamidomethyl(C):10##Carbamidomethyl(C):15##Carbamidomethyl(C):</w:t>
            </w:r>
          </w:p>
          <w:p w14:paraId="24F4874D" w14:textId="77777777" w:rsidR="00921A47" w:rsidRPr="006518C9" w:rsidRDefault="00921A47">
            <w:pPr>
              <w:pStyle w:val="HTMLPreformatted"/>
            </w:pPr>
            <w:r w:rsidRPr="006518C9">
              <w:t>19##Carbamidomethyl(C):26"&gt;</w:t>
            </w:r>
          </w:p>
          <w:p w14:paraId="53F76A2A" w14:textId="77777777" w:rsidR="00921A47" w:rsidRPr="006518C9" w:rsidRDefault="00921A47">
            <w:pPr>
              <w:pStyle w:val="HTMLPreformatted"/>
            </w:pPr>
            <w:r w:rsidRPr="006518C9">
              <w:t xml:space="preserve">  &lt;PeptideSequence&gt;CCPQCCSSGCSQNLCGPLCVTTPYYCTR&lt;/PeptideSequence&gt;</w:t>
            </w:r>
          </w:p>
          <w:p w14:paraId="55B0BB40" w14:textId="77777777" w:rsidR="00921A47" w:rsidRPr="006518C9" w:rsidRDefault="00921A47">
            <w:pPr>
              <w:pStyle w:val="HTMLPreformatted"/>
            </w:pPr>
            <w:r w:rsidRPr="006518C9">
              <w:t xml:space="preserve">  &lt;Modification location="1" residues="C" monoisotopicMassDelta="57.02147"&gt;</w:t>
            </w:r>
          </w:p>
          <w:p w14:paraId="780C78F6" w14:textId="77777777" w:rsidR="00921A47" w:rsidRPr="006518C9" w:rsidRDefault="00921A47">
            <w:pPr>
              <w:pStyle w:val="HTMLPreformatted"/>
            </w:pPr>
            <w:r w:rsidRPr="006518C9">
              <w:t xml:space="preserve">    &lt;cvParam cvRef="UNIMOD" accession="UNIMOD:4" name="Carbamidomethyl"&gt;&lt;/cvParam&gt;</w:t>
            </w:r>
          </w:p>
          <w:p w14:paraId="11897918" w14:textId="77777777" w:rsidR="00921A47" w:rsidRPr="006518C9" w:rsidRDefault="00921A47">
            <w:pPr>
              <w:pStyle w:val="HTMLPreformatted"/>
            </w:pPr>
            <w:r w:rsidRPr="006518C9">
              <w:t xml:space="preserve">  &lt;/Modification&gt;</w:t>
            </w:r>
          </w:p>
          <w:p w14:paraId="61F74DC8" w14:textId="77777777" w:rsidR="00921A47" w:rsidRPr="006518C9" w:rsidRDefault="00921A47">
            <w:pPr>
              <w:pStyle w:val="HTMLPreformatted"/>
            </w:pPr>
            <w:r w:rsidRPr="006518C9">
              <w:t xml:space="preserve">  &lt;Modification location="2" residues="C" monoisotopicMassDelta="57.02147"&gt;</w:t>
            </w:r>
          </w:p>
          <w:p w14:paraId="676FD71B" w14:textId="77777777" w:rsidR="00921A47" w:rsidRPr="006518C9" w:rsidRDefault="00921A47">
            <w:pPr>
              <w:pStyle w:val="HTMLPreformatted"/>
            </w:pPr>
            <w:r w:rsidRPr="006518C9">
              <w:t xml:space="preserve">    &lt;cvParam cvRef="UNIMOD" accession="UNIMOD:4" name="Carbamidomethyl"&gt;&lt;/cvParam&gt;</w:t>
            </w:r>
          </w:p>
          <w:p w14:paraId="489C24C3" w14:textId="77777777" w:rsidR="00921A47" w:rsidRPr="006518C9" w:rsidRDefault="00921A47">
            <w:pPr>
              <w:pStyle w:val="HTMLPreformatted"/>
            </w:pPr>
            <w:r w:rsidRPr="006518C9">
              <w:t xml:space="preserve">  ...</w:t>
            </w:r>
          </w:p>
          <w:p w14:paraId="293B33A5" w14:textId="77777777" w:rsidR="00921A47" w:rsidRPr="006518C9" w:rsidRDefault="00921A47">
            <w:pPr>
              <w:pStyle w:val="HTMLPreformatted"/>
            </w:pPr>
            <w:r w:rsidRPr="006518C9">
              <w:t>&lt;/Peptide&gt;</w:t>
            </w:r>
          </w:p>
        </w:tc>
      </w:tr>
      <w:tr w:rsidR="00921A47" w:rsidRPr="006518C9" w14:paraId="5EE5C2E7" w14:textId="77777777" w:rsidTr="00921A47">
        <w:trPr>
          <w:tblCellSpacing w:w="15" w:type="dxa"/>
        </w:trPr>
        <w:tc>
          <w:tcPr>
            <w:tcW w:w="0" w:type="auto"/>
            <w:vAlign w:val="center"/>
            <w:hideMark/>
          </w:tcPr>
          <w:p w14:paraId="283BF09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892014" w14:textId="77777777" w:rsidR="00921A47" w:rsidRPr="006518C9" w:rsidRDefault="00921A47">
            <w:pPr>
              <w:pStyle w:val="HTMLPreformatted"/>
            </w:pPr>
            <w:r w:rsidRPr="006518C9">
              <w:t>Path /MzIdentML/SequenceCollection/Peptide</w:t>
            </w:r>
          </w:p>
          <w:p w14:paraId="0DA06F98" w14:textId="77777777" w:rsidR="00921A47" w:rsidRPr="006518C9" w:rsidRDefault="00921A47">
            <w:pPr>
              <w:pStyle w:val="HTMLPreformatted"/>
            </w:pPr>
            <w:r w:rsidRPr="006518C9">
              <w:t xml:space="preserve">MAY supply a *child* term of </w:t>
            </w:r>
            <w:hyperlink r:id="rId196"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2F7309F6" w14:textId="77777777" w:rsidR="00921A47" w:rsidRPr="006518C9" w:rsidRDefault="00844757" w:rsidP="00921A47">
      <w:pPr>
        <w:rPr>
          <w:b/>
          <w:lang w:val="en-US"/>
        </w:rPr>
      </w:pPr>
      <w:r w:rsidRPr="006518C9">
        <w:rPr>
          <w:b/>
          <w:lang w:val="en-US"/>
        </w:rPr>
        <w:t>Example for cross-linking:</w:t>
      </w:r>
    </w:p>
    <w:p w14:paraId="6B51E76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402632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14:paraId="147AB5E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14:paraId="42A078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2132A86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2F72B61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14:paraId="5EC00E7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14:paraId="08F8702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F28DF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14:paraId="1D3CE66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accession="MS:1002510" name="cross-link acceptor" value="1"&gt;&lt;/cvParam&gt;</w:t>
      </w:r>
    </w:p>
    <w:p w14:paraId="445F63D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1A8717D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4BA94A1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388B87A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14:paraId="5BDF055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14:paraId="15DC393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name="BS3"&gt;&lt;/cvParam&gt;</w:t>
      </w:r>
    </w:p>
    <w:p w14:paraId="3C8ABFD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accession="MS:1002509" name="cross-link donor" value="1"&gt;&lt;/cvParam&gt;</w:t>
      </w:r>
    </w:p>
    <w:p w14:paraId="31EDF63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110C744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25D593C6" w14:textId="77777777" w:rsidR="00343259" w:rsidRPr="006518C9" w:rsidRDefault="00343259" w:rsidP="00343259">
      <w:pPr>
        <w:rPr>
          <w:rFonts w:cs="Arial"/>
          <w:lang w:val="en-US"/>
        </w:rPr>
      </w:pPr>
    </w:p>
    <w:p w14:paraId="0D92CD74" w14:textId="77777777" w:rsidR="00921A47" w:rsidRPr="006518C9" w:rsidRDefault="00921A47" w:rsidP="00921A47">
      <w:pPr>
        <w:pStyle w:val="Heading2"/>
      </w:pPr>
      <w:bookmarkStart w:id="358" w:name="_Toc476057241"/>
      <w:r w:rsidRPr="006518C9">
        <w:t>Element &lt;</w:t>
      </w:r>
      <w:bookmarkStart w:id="359" w:name="PeptideEvidence"/>
      <w:r w:rsidRPr="006518C9">
        <w:t>PeptideEvidence</w:t>
      </w:r>
      <w:bookmarkEnd w:id="359"/>
      <w:r w:rsidRPr="006518C9">
        <w:t>&gt;</w:t>
      </w:r>
      <w:bookmarkEnd w:id="3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3"/>
        <w:gridCol w:w="8579"/>
      </w:tblGrid>
      <w:tr w:rsidR="00921A47" w:rsidRPr="006518C9" w14:paraId="730B3649" w14:textId="77777777" w:rsidTr="00921A47">
        <w:trPr>
          <w:tblCellSpacing w:w="15" w:type="dxa"/>
        </w:trPr>
        <w:tc>
          <w:tcPr>
            <w:tcW w:w="0" w:type="auto"/>
            <w:vAlign w:val="center"/>
            <w:hideMark/>
          </w:tcPr>
          <w:p w14:paraId="53E0894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7FFFE40" w14:textId="77777777"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14:paraId="62C9CEB1" w14:textId="77777777"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14:paraId="2DF60AB6" w14:textId="77777777" w:rsidTr="00921A47">
        <w:trPr>
          <w:tblCellSpacing w:w="15" w:type="dxa"/>
        </w:trPr>
        <w:tc>
          <w:tcPr>
            <w:tcW w:w="0" w:type="auto"/>
            <w:vAlign w:val="center"/>
            <w:hideMark/>
          </w:tcPr>
          <w:p w14:paraId="102E947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0376EB" w14:textId="77777777" w:rsidR="00921A47" w:rsidRPr="006518C9" w:rsidRDefault="00921A47">
            <w:pPr>
              <w:rPr>
                <w:sz w:val="24"/>
                <w:szCs w:val="24"/>
                <w:lang w:val="en-US"/>
              </w:rPr>
            </w:pPr>
            <w:r w:rsidRPr="006518C9">
              <w:rPr>
                <w:lang w:val="en-US"/>
              </w:rPr>
              <w:t xml:space="preserve">PeptideEvidenceType </w:t>
            </w:r>
          </w:p>
        </w:tc>
      </w:tr>
      <w:tr w:rsidR="00921A47" w:rsidRPr="006518C9" w14:paraId="6278E5AD" w14:textId="77777777" w:rsidTr="00921A47">
        <w:trPr>
          <w:tblCellSpacing w:w="15" w:type="dxa"/>
        </w:trPr>
        <w:tc>
          <w:tcPr>
            <w:tcW w:w="0" w:type="auto"/>
            <w:vAlign w:val="center"/>
            <w:hideMark/>
          </w:tcPr>
          <w:p w14:paraId="5305AC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3D00BD35"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C40A26"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AC6121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01435"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03FCA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F063B7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75D9D" w14:textId="77777777"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87F352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85485"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D3F434F"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0D65B62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24112F"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BB40087"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52DA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473668F7"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0594175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8E72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A97C057" w14:textId="77777777"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AC444"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A082584" w14:textId="77777777"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14:paraId="5696603B"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11F88"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C33689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04DEE"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CFAA4F1"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0F9E67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6977D" w14:textId="77777777"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C1E915E"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B9FC2"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7ECC2CB"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5FCBCE0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B8C32"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C0E24A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0968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CBC5312"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67023D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CB3F2" w14:textId="77777777"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48021F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47692"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A659775"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6915A18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CD69C"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8620C25" w14:textId="77777777" w:rsidR="00921A47" w:rsidRPr="006518C9" w:rsidRDefault="00921A47">
                  <w:pPr>
                    <w:rPr>
                      <w:lang w:val="en-US"/>
                    </w:rPr>
                  </w:pPr>
                  <w:r w:rsidRPr="006518C9">
                    <w:rPr>
                      <w:lang w:val="en-US"/>
                    </w:rPr>
                    <w:t>xsd:string with restriction</w:t>
                  </w:r>
                </w:p>
                <w:p w14:paraId="5478A97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9A1F4"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096ED2C"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14:paraId="669305C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28B49"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7066827" w14:textId="77777777" w:rsidR="00921A47" w:rsidRPr="006518C9" w:rsidRDefault="00921A47">
                  <w:pPr>
                    <w:rPr>
                      <w:lang w:val="en-US"/>
                    </w:rPr>
                  </w:pPr>
                  <w:r w:rsidRPr="006518C9">
                    <w:rPr>
                      <w:lang w:val="en-US"/>
                    </w:rPr>
                    <w:t>xsd:string with restriction</w:t>
                  </w:r>
                </w:p>
                <w:p w14:paraId="4BD68B17"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2D2FE"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1850164"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denovo), pre="?" should be used. </w:t>
                  </w:r>
                </w:p>
              </w:tc>
            </w:tr>
            <w:tr w:rsidR="00921A47" w:rsidRPr="006518C9" w14:paraId="03F0A38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50E42A"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74DF41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96E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2DDFD5"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0A260B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D5D63" w14:textId="77777777"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8B46A6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3615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B9A119B" w14:textId="77777777"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14:paraId="40644A08" w14:textId="77777777" w:rsidR="00921A47" w:rsidRPr="006518C9" w:rsidRDefault="00921A47">
            <w:pPr>
              <w:rPr>
                <w:sz w:val="24"/>
                <w:szCs w:val="24"/>
                <w:lang w:val="en-US"/>
              </w:rPr>
            </w:pPr>
          </w:p>
        </w:tc>
      </w:tr>
      <w:tr w:rsidR="00921A47" w:rsidRPr="006518C9" w14:paraId="6F6EA4DB" w14:textId="77777777" w:rsidTr="00921A47">
        <w:trPr>
          <w:tblCellSpacing w:w="15" w:type="dxa"/>
        </w:trPr>
        <w:tc>
          <w:tcPr>
            <w:tcW w:w="0" w:type="auto"/>
            <w:vAlign w:val="center"/>
            <w:hideMark/>
          </w:tcPr>
          <w:p w14:paraId="531016B5"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52"/>
            </w:tblGrid>
            <w:tr w:rsidR="00921A47" w:rsidRPr="006518C9" w14:paraId="1C09B6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43F71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A34C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845F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1A02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D5F9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9FF861"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0875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DAA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F726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9D0D5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7094E"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8CD16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AFF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AD8ED" w14:textId="77777777" w:rsidR="00921A47" w:rsidRPr="006518C9" w:rsidRDefault="00921A47">
                  <w:pPr>
                    <w:rPr>
                      <w:sz w:val="24"/>
                      <w:szCs w:val="24"/>
                      <w:lang w:val="en-US"/>
                    </w:rPr>
                  </w:pPr>
                  <w:r w:rsidRPr="006518C9">
                    <w:rPr>
                      <w:lang w:val="en-US"/>
                    </w:rPr>
                    <w:t>A single user-defined parameter.</w:t>
                  </w:r>
                </w:p>
              </w:tc>
            </w:tr>
          </w:tbl>
          <w:p w14:paraId="7B9DCA81" w14:textId="77777777" w:rsidR="00921A47" w:rsidRPr="006518C9" w:rsidRDefault="00921A47">
            <w:pPr>
              <w:rPr>
                <w:sz w:val="24"/>
                <w:szCs w:val="24"/>
                <w:lang w:val="en-US"/>
              </w:rPr>
            </w:pPr>
          </w:p>
        </w:tc>
      </w:tr>
      <w:tr w:rsidR="00921A47" w:rsidRPr="006518C9" w14:paraId="670CBDA4" w14:textId="77777777" w:rsidTr="00921A47">
        <w:trPr>
          <w:tblCellSpacing w:w="15" w:type="dxa"/>
        </w:trPr>
        <w:tc>
          <w:tcPr>
            <w:tcW w:w="0" w:type="auto"/>
            <w:vAlign w:val="center"/>
            <w:hideMark/>
          </w:tcPr>
          <w:p w14:paraId="02B7584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EC252DD" w14:textId="77777777" w:rsidR="000C18A7" w:rsidRPr="006518C9" w:rsidRDefault="00921A47">
            <w:pPr>
              <w:pStyle w:val="HTMLPreformatted"/>
            </w:pPr>
            <w:r w:rsidRPr="006518C9">
              <w:t>&lt;PeptideEvidence dBSequence_ref="dbseq_generic|B_GENSCAN00000036974_REVERSED|p:genscan" peptide_ref="CRCQYSGVNNLCHTSSHCPNQGSTCENVDTCLKPDEPK_##Carbamidomethyl(C):1##Carbamidomethyl(C):</w:t>
            </w:r>
          </w:p>
          <w:p w14:paraId="0FF1D589" w14:textId="77777777" w:rsidR="000C18A7" w:rsidRPr="006518C9" w:rsidRDefault="00921A47">
            <w:pPr>
              <w:pStyle w:val="HTMLPreformatted"/>
            </w:pPr>
            <w:r w:rsidRPr="006518C9">
              <w:t>3##Carbamidomethyl(C):12##Carbamidomethyl(C):18##Carbamidomethyl(C):25##Carbamidomethyl(C):</w:t>
            </w:r>
          </w:p>
          <w:p w14:paraId="4B99ACCE" w14:textId="77777777" w:rsidR="000C18A7" w:rsidRPr="006518C9" w:rsidRDefault="00921A47">
            <w:pPr>
              <w:pStyle w:val="HTMLPreformatted"/>
            </w:pPr>
            <w:r w:rsidRPr="006518C9">
              <w:t>31##Ammonia-loss(C):1" start="494" end="531" pre="R" post="L" isDecoy="true" id="CRCQYSGVNNLCHTSSHCPNQGSTCENVDTCLKPDEPK_generic|B_GENSCAN00000036974_REVERSED|p:genscan_494_531"&gt;</w:t>
            </w:r>
          </w:p>
          <w:p w14:paraId="618731FA" w14:textId="77777777" w:rsidR="0057277F" w:rsidRPr="006518C9" w:rsidRDefault="00921A47">
            <w:pPr>
              <w:pStyle w:val="HTMLPreformatted"/>
            </w:pPr>
            <w:r w:rsidRPr="006518C9">
              <w:t>&lt;/PeptideEvidence&gt;</w:t>
            </w:r>
          </w:p>
          <w:p w14:paraId="1A95272E" w14:textId="77777777" w:rsidR="0057277F" w:rsidRPr="006518C9" w:rsidRDefault="0057277F">
            <w:pPr>
              <w:pStyle w:val="HTMLPreformatted"/>
            </w:pPr>
          </w:p>
        </w:tc>
      </w:tr>
      <w:tr w:rsidR="00921A47" w:rsidRPr="006518C9" w14:paraId="7E6B5C9B" w14:textId="77777777" w:rsidTr="000C18A7">
        <w:trPr>
          <w:tblCellSpacing w:w="15" w:type="dxa"/>
        </w:trPr>
        <w:tc>
          <w:tcPr>
            <w:tcW w:w="0" w:type="auto"/>
            <w:vAlign w:val="center"/>
          </w:tcPr>
          <w:p w14:paraId="6ED423AD" w14:textId="77777777" w:rsidR="00921A47" w:rsidRPr="006518C9" w:rsidRDefault="00921A47">
            <w:pPr>
              <w:rPr>
                <w:sz w:val="24"/>
                <w:szCs w:val="24"/>
                <w:lang w:val="en-US"/>
              </w:rPr>
            </w:pPr>
          </w:p>
        </w:tc>
        <w:tc>
          <w:tcPr>
            <w:tcW w:w="0" w:type="auto"/>
            <w:vAlign w:val="center"/>
          </w:tcPr>
          <w:p w14:paraId="5B69A1A7" w14:textId="77777777" w:rsidR="00921A47" w:rsidRPr="006518C9" w:rsidRDefault="00921A47">
            <w:pPr>
              <w:rPr>
                <w:sz w:val="24"/>
                <w:szCs w:val="24"/>
                <w:lang w:val="en-US"/>
              </w:rPr>
            </w:pPr>
          </w:p>
        </w:tc>
      </w:tr>
    </w:tbl>
    <w:p w14:paraId="77CC9772" w14:textId="77777777" w:rsidR="00921A47" w:rsidRPr="006518C9" w:rsidRDefault="0057277F" w:rsidP="00921A47">
      <w:pPr>
        <w:rPr>
          <w:b/>
          <w:lang w:val="en-US"/>
        </w:rPr>
      </w:pPr>
      <w:r w:rsidRPr="006518C9">
        <w:rPr>
          <w:b/>
          <w:lang w:val="en-US"/>
        </w:rPr>
        <w:t>Example for proteogenomics search:</w:t>
      </w:r>
    </w:p>
    <w:p w14:paraId="7EDAFB6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14:paraId="31EB9C86"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accession="MS:1002640" name="peptide end on chromosome" value="186717716"&gt;&lt;/cvParam&gt;</w:t>
      </w:r>
    </w:p>
    <w:p w14:paraId="36E08F21"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accession="MS:1002641" name="peptide exon count" value="1"&gt;&lt;/cvParam&gt;</w:t>
      </w:r>
    </w:p>
    <w:p w14:paraId="5FDFC5A5"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accession="MS:1002642" name="peptide exon nucleotide sizes" value="45"&gt;&lt;/cvParam&gt;</w:t>
      </w:r>
    </w:p>
    <w:p w14:paraId="26AE30EC"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accession="MS:1002643" name="peptide start positions on chromosome" value="186717673"&gt;&lt;/cvParam&gt;</w:t>
      </w:r>
    </w:p>
    <w:p w14:paraId="03978962"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14:paraId="677E1831" w14:textId="77777777" w:rsidR="002C31F5" w:rsidRPr="006518C9" w:rsidRDefault="002C31F5" w:rsidP="002C31F5">
      <w:pPr>
        <w:jc w:val="both"/>
        <w:rPr>
          <w:rFonts w:cs="Arial"/>
          <w:lang w:val="en-US"/>
        </w:rPr>
      </w:pPr>
    </w:p>
    <w:p w14:paraId="6B72F45A" w14:textId="77777777" w:rsidR="00921A47" w:rsidRPr="006518C9" w:rsidRDefault="00921A47" w:rsidP="00921A47">
      <w:pPr>
        <w:pStyle w:val="Heading2"/>
      </w:pPr>
      <w:bookmarkStart w:id="360" w:name="_Toc476057242"/>
      <w:r w:rsidRPr="006518C9">
        <w:t>Element &lt;</w:t>
      </w:r>
      <w:bookmarkStart w:id="361" w:name="PeptideEvidenceRef"/>
      <w:r w:rsidRPr="006518C9">
        <w:t>PeptideEvidenceRef</w:t>
      </w:r>
      <w:bookmarkEnd w:id="361"/>
      <w:r w:rsidRPr="006518C9">
        <w:t>&gt;</w:t>
      </w:r>
      <w:bookmarkEnd w:id="3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536"/>
      </w:tblGrid>
      <w:tr w:rsidR="00921A47" w:rsidRPr="006518C9" w14:paraId="203661A9" w14:textId="77777777" w:rsidTr="00921A47">
        <w:trPr>
          <w:tblCellSpacing w:w="15" w:type="dxa"/>
        </w:trPr>
        <w:tc>
          <w:tcPr>
            <w:tcW w:w="0" w:type="auto"/>
            <w:vAlign w:val="center"/>
            <w:hideMark/>
          </w:tcPr>
          <w:p w14:paraId="341517C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3D3915" w14:textId="77777777"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14:paraId="4FC398AB" w14:textId="77777777"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14:paraId="1DC4C13F" w14:textId="77777777" w:rsidR="00921A47" w:rsidRPr="006518C9" w:rsidRDefault="00921A47">
            <w:pPr>
              <w:rPr>
                <w:sz w:val="24"/>
                <w:szCs w:val="24"/>
                <w:lang w:val="en-US"/>
              </w:rPr>
            </w:pPr>
            <w:r w:rsidRPr="006518C9">
              <w:rPr>
                <w:lang w:val="en-US"/>
              </w:rPr>
              <w:t xml:space="preserve">referenced here. </w:t>
            </w:r>
          </w:p>
        </w:tc>
      </w:tr>
      <w:tr w:rsidR="00921A47" w:rsidRPr="006518C9" w14:paraId="236F31D0" w14:textId="77777777" w:rsidTr="00921A47">
        <w:trPr>
          <w:tblCellSpacing w:w="15" w:type="dxa"/>
        </w:trPr>
        <w:tc>
          <w:tcPr>
            <w:tcW w:w="0" w:type="auto"/>
            <w:vAlign w:val="center"/>
            <w:hideMark/>
          </w:tcPr>
          <w:p w14:paraId="614D46B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C9ECEC4" w14:textId="77777777" w:rsidR="00921A47" w:rsidRPr="006518C9" w:rsidRDefault="00921A47">
            <w:pPr>
              <w:rPr>
                <w:sz w:val="24"/>
                <w:szCs w:val="24"/>
                <w:lang w:val="en-US"/>
              </w:rPr>
            </w:pPr>
            <w:r w:rsidRPr="006518C9">
              <w:rPr>
                <w:lang w:val="en-US"/>
              </w:rPr>
              <w:t xml:space="preserve">PeptideEvidenceRefType </w:t>
            </w:r>
          </w:p>
        </w:tc>
      </w:tr>
      <w:tr w:rsidR="00921A47" w:rsidRPr="006518C9" w14:paraId="447C37E2" w14:textId="77777777" w:rsidTr="00921A47">
        <w:trPr>
          <w:tblCellSpacing w:w="15" w:type="dxa"/>
        </w:trPr>
        <w:tc>
          <w:tcPr>
            <w:tcW w:w="0" w:type="auto"/>
            <w:vAlign w:val="center"/>
            <w:hideMark/>
          </w:tcPr>
          <w:p w14:paraId="7BD6AEB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4"/>
              <w:gridCol w:w="824"/>
              <w:gridCol w:w="4648"/>
            </w:tblGrid>
            <w:tr w:rsidR="00921A47" w:rsidRPr="006518C9" w14:paraId="457D05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FA48A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1E6F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56EE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CC5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EF55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CF9B9"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50EA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F7AA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120AC" w14:textId="77777777" w:rsidR="00921A47" w:rsidRPr="006518C9" w:rsidRDefault="00921A47">
                  <w:pPr>
                    <w:rPr>
                      <w:sz w:val="24"/>
                      <w:szCs w:val="24"/>
                      <w:lang w:val="en-US"/>
                    </w:rPr>
                  </w:pPr>
                  <w:r w:rsidRPr="006518C9">
                    <w:rPr>
                      <w:lang w:val="en-US"/>
                    </w:rPr>
                    <w:t>A reference to the PeptideEvidenceItem element(s).</w:t>
                  </w:r>
                </w:p>
              </w:tc>
            </w:tr>
          </w:tbl>
          <w:p w14:paraId="73B6BCF7" w14:textId="77777777" w:rsidR="00921A47" w:rsidRPr="006518C9" w:rsidRDefault="00921A47">
            <w:pPr>
              <w:rPr>
                <w:sz w:val="24"/>
                <w:szCs w:val="24"/>
                <w:lang w:val="en-US"/>
              </w:rPr>
            </w:pPr>
          </w:p>
        </w:tc>
      </w:tr>
      <w:tr w:rsidR="00921A47" w:rsidRPr="006518C9" w14:paraId="1AE6C61D" w14:textId="77777777" w:rsidTr="00921A47">
        <w:trPr>
          <w:tblCellSpacing w:w="15" w:type="dxa"/>
        </w:trPr>
        <w:tc>
          <w:tcPr>
            <w:tcW w:w="0" w:type="auto"/>
            <w:vAlign w:val="center"/>
            <w:hideMark/>
          </w:tcPr>
          <w:p w14:paraId="6C789F2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A7EBB5D" w14:textId="77777777" w:rsidR="00921A47" w:rsidRPr="006518C9" w:rsidRDefault="00921A47">
            <w:pPr>
              <w:rPr>
                <w:sz w:val="24"/>
                <w:szCs w:val="24"/>
                <w:lang w:val="en-US"/>
              </w:rPr>
            </w:pPr>
            <w:r w:rsidRPr="006518C9">
              <w:rPr>
                <w:lang w:val="en-US"/>
              </w:rPr>
              <w:t>none</w:t>
            </w:r>
          </w:p>
        </w:tc>
      </w:tr>
      <w:tr w:rsidR="00921A47" w:rsidRPr="006518C9" w14:paraId="7810D7BD" w14:textId="77777777" w:rsidTr="00921A47">
        <w:trPr>
          <w:tblCellSpacing w:w="15" w:type="dxa"/>
        </w:trPr>
        <w:tc>
          <w:tcPr>
            <w:tcW w:w="0" w:type="auto"/>
            <w:vAlign w:val="center"/>
            <w:hideMark/>
          </w:tcPr>
          <w:p w14:paraId="224B0C8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2C16D2" w14:textId="77777777" w:rsidR="000C18A7" w:rsidRPr="006518C9" w:rsidRDefault="00921A47">
            <w:pPr>
              <w:pStyle w:val="HTMLPreformatted"/>
            </w:pPr>
            <w:r w:rsidRPr="006518C9">
              <w:t>&lt;PeptideEvidenceRef peptideEvidence_ref="GEGGAQDGSGTEGVGATGAAGGRGAQGAPGGTGGAGSGSGLHHQQDSGYQGASGSGGAQSGGR_generic|A_ENSP</w:t>
            </w:r>
          </w:p>
          <w:p w14:paraId="1A743B3A" w14:textId="77777777" w:rsidR="00921A47" w:rsidRPr="006518C9" w:rsidRDefault="00921A47">
            <w:pPr>
              <w:pStyle w:val="HTMLPreformatted"/>
            </w:pPr>
            <w:r w:rsidRPr="006518C9">
              <w:t>00000352272_REVERSED|p:known_125_187"&gt;&lt;/PeptideEvidenceRef&gt;</w:t>
            </w:r>
          </w:p>
        </w:tc>
      </w:tr>
      <w:tr w:rsidR="00921A47" w:rsidRPr="006518C9" w14:paraId="42B01491" w14:textId="77777777" w:rsidTr="00921A47">
        <w:trPr>
          <w:tblCellSpacing w:w="15" w:type="dxa"/>
        </w:trPr>
        <w:tc>
          <w:tcPr>
            <w:tcW w:w="0" w:type="auto"/>
            <w:vAlign w:val="center"/>
            <w:hideMark/>
          </w:tcPr>
          <w:p w14:paraId="39316C4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8142BD3" w14:textId="77777777" w:rsidR="00921A47" w:rsidRPr="006518C9" w:rsidRDefault="00921A47">
            <w:pPr>
              <w:pStyle w:val="HTMLPreformatted"/>
            </w:pPr>
            <w:r w:rsidRPr="006518C9">
              <w:t>&lt;cvParam cvRef="PSI-MS" accession="MS:1002356" name="PSM-level combined FDRScore" value="3.9523759266648643E-7"&gt;&lt;/cvParam&gt;</w:t>
            </w:r>
          </w:p>
          <w:p w14:paraId="78E2086D" w14:textId="77777777" w:rsidR="00921A47" w:rsidRPr="006518C9" w:rsidRDefault="00921A47">
            <w:pPr>
              <w:pStyle w:val="HTMLPreformatted"/>
            </w:pPr>
            <w:r w:rsidRPr="006518C9">
              <w:t>&lt;cvParam cvRef="PSI-MS" accession="MS:1002359" name="distinct peptide-level local FDR" value="0.0"&gt;&lt;/cvParam&gt;</w:t>
            </w:r>
          </w:p>
          <w:p w14:paraId="126A4871" w14:textId="77777777" w:rsidR="00921A47" w:rsidRPr="006518C9" w:rsidRDefault="00921A47">
            <w:pPr>
              <w:pStyle w:val="HTMLPreformatted"/>
            </w:pPr>
            <w:r w:rsidRPr="006518C9">
              <w:t>&lt;cvParam cvRef="PSI-MS" accession="MS:1001868" name="distinct peptide-level q-value" value="0.0"&gt;&lt;/cvParam&gt;</w:t>
            </w:r>
          </w:p>
          <w:p w14:paraId="1269E0DC" w14:textId="77777777" w:rsidR="00921A47" w:rsidRPr="006518C9" w:rsidRDefault="00921A47">
            <w:pPr>
              <w:pStyle w:val="HTMLPreformatted"/>
            </w:pPr>
            <w:r w:rsidRPr="006518C9">
              <w:t>&lt;cvParam cvRef="PSI-MS" accession="MS:1002360" name="distinct peptide-level FDRScore" value="3.0117913560694526E-7"&gt;&lt;/cvParam&gt;</w:t>
            </w:r>
          </w:p>
          <w:p w14:paraId="02E4082E" w14:textId="77777777" w:rsidR="00921A47" w:rsidRPr="006518C9" w:rsidRDefault="00921A47">
            <w:pPr>
              <w:pStyle w:val="HTMLPreformatted"/>
            </w:pPr>
            <w:r w:rsidRPr="006518C9">
              <w:t>&lt;cvParam cvRef="PSI-MS" accession="MS:1002500" name="peptide passes threshold" value="true"&gt;&lt;/cvParam&gt;</w:t>
            </w:r>
          </w:p>
          <w:p w14:paraId="011A7F4B" w14:textId="77777777" w:rsidR="00921A47" w:rsidRPr="006518C9" w:rsidRDefault="00921A47">
            <w:pPr>
              <w:pStyle w:val="HTMLPreformatted"/>
            </w:pPr>
            <w:r w:rsidRPr="006518C9">
              <w:t>&lt;cvParam cvRef="PSI-MS" accession="MS:1002520" name="peptide group ID" value="AVMDDFAAFVEK_##Oxidation(M):3"&gt;&lt;/cvParam&gt;</w:t>
            </w:r>
          </w:p>
          <w:p w14:paraId="709204A9" w14:textId="77777777" w:rsidR="00921A47" w:rsidRPr="006518C9" w:rsidRDefault="00921A47">
            <w:pPr>
              <w:pStyle w:val="HTMLPreformatted"/>
            </w:pPr>
            <w:r w:rsidRPr="006518C9">
              <w:t>&lt;cvParam cvRef="PSI-MS" accession="MS:1002439" name="final PSM list UNDER DISCUSSION"&gt;&lt;/cvParam&gt;</w:t>
            </w:r>
          </w:p>
          <w:p w14:paraId="2CC9C2DF" w14:textId="77777777" w:rsidR="00921A47" w:rsidRPr="006518C9" w:rsidRDefault="00921A47">
            <w:pPr>
              <w:pStyle w:val="HTMLPreformatted"/>
            </w:pPr>
            <w:r w:rsidRPr="006518C9">
              <w:t>&lt;cvParam cvRef="PSI-MS" accession="MS:1002511" name="Cross-linked spectrum identification item." value="21"&gt;&lt;/cvParam&gt;</w:t>
            </w:r>
          </w:p>
          <w:p w14:paraId="5345B901" w14:textId="77777777" w:rsidR="00921A47" w:rsidRPr="006518C9" w:rsidRDefault="00921A47">
            <w:pPr>
              <w:pStyle w:val="HTMLPreformatted"/>
            </w:pPr>
            <w:r w:rsidRPr="006518C9">
              <w:t>&lt;cvParam cvRef="PSI-MS" accession="MS:1002545" name="The xi result 'Score'." value="2.769918944845425"&gt;&lt;/cvParam&gt;</w:t>
            </w:r>
          </w:p>
          <w:p w14:paraId="34D74CF5" w14:textId="77777777" w:rsidR="00921A47" w:rsidRPr="006518C9" w:rsidRDefault="00921A47">
            <w:pPr>
              <w:pStyle w:val="HTMLPreformatted"/>
            </w:pPr>
            <w:r w:rsidRPr="006518C9">
              <w:t>&lt;cvParam cvRef="PSI-MS" accession="MS:1000797" name="peak list scans" value="6655"&gt;&lt;/cvParam&gt;</w:t>
            </w:r>
          </w:p>
        </w:tc>
      </w:tr>
      <w:tr w:rsidR="00921A47" w:rsidRPr="006518C9" w14:paraId="30195A33" w14:textId="77777777" w:rsidTr="00921A47">
        <w:trPr>
          <w:tblCellSpacing w:w="15" w:type="dxa"/>
        </w:trPr>
        <w:tc>
          <w:tcPr>
            <w:tcW w:w="0" w:type="auto"/>
            <w:vAlign w:val="center"/>
            <w:hideMark/>
          </w:tcPr>
          <w:p w14:paraId="7811D60A"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5F4D35E4" w14:textId="77777777" w:rsidR="00921A47" w:rsidRPr="006518C9" w:rsidRDefault="00921A47">
            <w:pPr>
              <w:pStyle w:val="HTMLPreformatted"/>
            </w:pPr>
            <w:r w:rsidRPr="006518C9">
              <w:t>&lt;userParam name="search engines identifying PSM" value="12"&gt;&lt;/userParam&gt;</w:t>
            </w:r>
          </w:p>
        </w:tc>
      </w:tr>
    </w:tbl>
    <w:p w14:paraId="57A61F5B" w14:textId="77777777" w:rsidR="00921A47" w:rsidRPr="006518C9" w:rsidRDefault="00921A47" w:rsidP="00921A47">
      <w:pPr>
        <w:rPr>
          <w:lang w:val="en-US"/>
        </w:rPr>
      </w:pPr>
    </w:p>
    <w:p w14:paraId="1B0DD52E" w14:textId="77777777" w:rsidR="00921A47" w:rsidRPr="006518C9" w:rsidRDefault="00921A47" w:rsidP="00921A47">
      <w:pPr>
        <w:pStyle w:val="Heading2"/>
      </w:pPr>
      <w:bookmarkStart w:id="362" w:name="_Toc476057243"/>
      <w:r w:rsidRPr="006518C9">
        <w:t>Element &lt;</w:t>
      </w:r>
      <w:bookmarkStart w:id="363" w:name="PeptideHypothesis"/>
      <w:r w:rsidRPr="006518C9">
        <w:t>PeptideHypothesis</w:t>
      </w:r>
      <w:bookmarkEnd w:id="363"/>
      <w:r w:rsidRPr="006518C9">
        <w:t>&gt;</w:t>
      </w:r>
      <w:bookmarkEnd w:id="3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551"/>
      </w:tblGrid>
      <w:tr w:rsidR="00921A47" w:rsidRPr="006518C9" w14:paraId="3698A4C1" w14:textId="77777777" w:rsidTr="00921A47">
        <w:trPr>
          <w:tblCellSpacing w:w="15" w:type="dxa"/>
        </w:trPr>
        <w:tc>
          <w:tcPr>
            <w:tcW w:w="0" w:type="auto"/>
            <w:vAlign w:val="center"/>
            <w:hideMark/>
          </w:tcPr>
          <w:p w14:paraId="7CB8077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B047F69"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04E521C7" w14:textId="77777777" w:rsidTr="00921A47">
        <w:trPr>
          <w:tblCellSpacing w:w="15" w:type="dxa"/>
        </w:trPr>
        <w:tc>
          <w:tcPr>
            <w:tcW w:w="0" w:type="auto"/>
            <w:vAlign w:val="center"/>
            <w:hideMark/>
          </w:tcPr>
          <w:p w14:paraId="18F5502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6102842" w14:textId="77777777" w:rsidR="00921A47" w:rsidRPr="006518C9" w:rsidRDefault="00921A47">
            <w:pPr>
              <w:rPr>
                <w:sz w:val="24"/>
                <w:szCs w:val="24"/>
                <w:lang w:val="en-US"/>
              </w:rPr>
            </w:pPr>
            <w:r w:rsidRPr="006518C9">
              <w:rPr>
                <w:lang w:val="en-US"/>
              </w:rPr>
              <w:t xml:space="preserve">PeptideHypothesisType </w:t>
            </w:r>
          </w:p>
        </w:tc>
      </w:tr>
      <w:tr w:rsidR="00921A47" w:rsidRPr="006518C9" w14:paraId="23B9EB9B" w14:textId="77777777" w:rsidTr="00921A47">
        <w:trPr>
          <w:tblCellSpacing w:w="15" w:type="dxa"/>
        </w:trPr>
        <w:tc>
          <w:tcPr>
            <w:tcW w:w="0" w:type="auto"/>
            <w:vAlign w:val="center"/>
            <w:hideMark/>
          </w:tcPr>
          <w:p w14:paraId="654D92C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2"/>
              <w:gridCol w:w="824"/>
              <w:gridCol w:w="4705"/>
            </w:tblGrid>
            <w:tr w:rsidR="00921A47" w:rsidRPr="006518C9" w14:paraId="6CCF0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05B5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32F2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4BC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03D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48300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2CEBD"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2177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B95F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4D4C3" w14:textId="77777777" w:rsidR="00921A47" w:rsidRPr="006518C9" w:rsidRDefault="00921A47">
                  <w:pPr>
                    <w:rPr>
                      <w:sz w:val="24"/>
                      <w:szCs w:val="24"/>
                      <w:lang w:val="en-US"/>
                    </w:rPr>
                  </w:pPr>
                  <w:r w:rsidRPr="006518C9">
                    <w:rPr>
                      <w:lang w:val="en-US"/>
                    </w:rPr>
                    <w:t xml:space="preserve">A reference to the PeptideEvidence element on which this hypothesis is based. </w:t>
                  </w:r>
                </w:p>
              </w:tc>
            </w:tr>
          </w:tbl>
          <w:p w14:paraId="30C57F85" w14:textId="77777777" w:rsidR="00921A47" w:rsidRPr="006518C9" w:rsidRDefault="00921A47">
            <w:pPr>
              <w:rPr>
                <w:sz w:val="24"/>
                <w:szCs w:val="24"/>
                <w:lang w:val="en-US"/>
              </w:rPr>
            </w:pPr>
          </w:p>
        </w:tc>
      </w:tr>
      <w:tr w:rsidR="00921A47" w:rsidRPr="006518C9" w14:paraId="168AAD75" w14:textId="77777777" w:rsidTr="00921A47">
        <w:trPr>
          <w:tblCellSpacing w:w="15" w:type="dxa"/>
        </w:trPr>
        <w:tc>
          <w:tcPr>
            <w:tcW w:w="0" w:type="auto"/>
            <w:vAlign w:val="center"/>
            <w:hideMark/>
          </w:tcPr>
          <w:p w14:paraId="2E906E6E"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360"/>
            </w:tblGrid>
            <w:tr w:rsidR="00921A47" w:rsidRPr="006518C9" w14:paraId="02DCD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9329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7F49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F6EB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75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798C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BE3D5F" w14:textId="77777777" w:rsidR="00921A47" w:rsidRPr="006518C9" w:rsidRDefault="00C514F9">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454D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9EF4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D73A0" w14:textId="77777777" w:rsidR="00921A47" w:rsidRPr="006518C9" w:rsidRDefault="00921A47">
                  <w:pPr>
                    <w:rPr>
                      <w:sz w:val="24"/>
                      <w:szCs w:val="24"/>
                      <w:lang w:val="en-US"/>
                    </w:rPr>
                  </w:pPr>
                  <w:r w:rsidRPr="006518C9">
                    <w:rPr>
                      <w:lang w:val="en-US"/>
                    </w:rP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6101A102" w14:textId="77777777" w:rsidR="00921A47" w:rsidRPr="006518C9" w:rsidRDefault="00921A47">
            <w:pPr>
              <w:rPr>
                <w:sz w:val="24"/>
                <w:szCs w:val="24"/>
                <w:lang w:val="en-US"/>
              </w:rPr>
            </w:pPr>
          </w:p>
        </w:tc>
      </w:tr>
      <w:tr w:rsidR="00921A47" w:rsidRPr="006518C9" w14:paraId="63B89684" w14:textId="77777777" w:rsidTr="00921A47">
        <w:trPr>
          <w:tblCellSpacing w:w="15" w:type="dxa"/>
        </w:trPr>
        <w:tc>
          <w:tcPr>
            <w:tcW w:w="0" w:type="auto"/>
            <w:vAlign w:val="center"/>
            <w:hideMark/>
          </w:tcPr>
          <w:p w14:paraId="612D324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DEEA04B" w14:textId="77777777" w:rsidR="00921A47" w:rsidRPr="006518C9" w:rsidRDefault="00921A47">
            <w:pPr>
              <w:pStyle w:val="HTMLPreformatted"/>
            </w:pPr>
            <w:r w:rsidRPr="006518C9">
              <w:t xml:space="preserve">            &lt;PeptideHypothesis peptideEvidence_ref="PepEv_1864"&gt;</w:t>
            </w:r>
          </w:p>
          <w:p w14:paraId="66881032" w14:textId="77777777" w:rsidR="00921A47" w:rsidRPr="006518C9" w:rsidRDefault="00921A47">
            <w:pPr>
              <w:pStyle w:val="HTMLPreformatted"/>
            </w:pPr>
            <w:r w:rsidRPr="006518C9">
              <w:t xml:space="preserve">              &lt;SpectrumIdentificationItemRef spectrumIdentificationItem_ref="SII_1780_1"/&gt;</w:t>
            </w:r>
          </w:p>
          <w:p w14:paraId="0CE23BCA" w14:textId="77777777" w:rsidR="00921A47" w:rsidRPr="006518C9" w:rsidRDefault="00921A47">
            <w:pPr>
              <w:pStyle w:val="HTMLPreformatted"/>
            </w:pPr>
            <w:r w:rsidRPr="006518C9">
              <w:t xml:space="preserve">              &lt;SpectrumIdentificationItemRef spectrumIdentificationItem_ref="SII_2217_1"/&gt;</w:t>
            </w:r>
          </w:p>
          <w:p w14:paraId="5E1C5DE4" w14:textId="77777777" w:rsidR="00921A47" w:rsidRPr="006518C9" w:rsidRDefault="00921A47">
            <w:pPr>
              <w:pStyle w:val="HTMLPreformatted"/>
            </w:pPr>
            <w:r w:rsidRPr="006518C9">
              <w:t xml:space="preserve">              &lt;SpectrumIdentificationItemRef spectrumIdentificationItem_ref="SII_3245_1"/&gt;</w:t>
            </w:r>
          </w:p>
          <w:p w14:paraId="014AE5CC" w14:textId="77777777" w:rsidR="00921A47" w:rsidRPr="006518C9" w:rsidRDefault="00921A47">
            <w:pPr>
              <w:pStyle w:val="HTMLPreformatted"/>
            </w:pPr>
            <w:r w:rsidRPr="006518C9">
              <w:t xml:space="preserve">              &lt;SpectrumIdentificationItemRef spectrumIdentificationItem_ref="SII_4362_1"/&gt;</w:t>
            </w:r>
          </w:p>
          <w:p w14:paraId="315E8127" w14:textId="77777777" w:rsidR="00921A47" w:rsidRPr="006518C9" w:rsidRDefault="00921A47">
            <w:pPr>
              <w:pStyle w:val="HTMLPreformatted"/>
            </w:pPr>
            <w:r w:rsidRPr="006518C9">
              <w:t xml:space="preserve">              &lt;SpectrumIdentificationItemRef spectrumIdentificationItem_ref="SII_5349_1"/&gt;</w:t>
            </w:r>
          </w:p>
          <w:p w14:paraId="118D77EF" w14:textId="77777777" w:rsidR="00921A47" w:rsidRPr="006518C9" w:rsidRDefault="00921A47">
            <w:pPr>
              <w:pStyle w:val="HTMLPreformatted"/>
            </w:pPr>
            <w:r w:rsidRPr="006518C9">
              <w:t xml:space="preserve">              &lt;SpectrumIdentificationItemRef spectrumIdentificationItem_ref="SII_5621_1"/&gt;</w:t>
            </w:r>
          </w:p>
          <w:p w14:paraId="7B3EC4BB" w14:textId="77777777" w:rsidR="00921A47" w:rsidRPr="006518C9" w:rsidRDefault="00921A47">
            <w:pPr>
              <w:pStyle w:val="HTMLPreformatted"/>
            </w:pPr>
            <w:r w:rsidRPr="006518C9">
              <w:t xml:space="preserve">  ...</w:t>
            </w:r>
          </w:p>
          <w:p w14:paraId="320E2545" w14:textId="77777777" w:rsidR="00921A47" w:rsidRPr="006518C9" w:rsidRDefault="00921A47">
            <w:pPr>
              <w:pStyle w:val="HTMLPreformatted"/>
            </w:pPr>
            <w:r w:rsidRPr="006518C9">
              <w:t>&lt;/PeptideHypothesis&gt;</w:t>
            </w:r>
          </w:p>
        </w:tc>
      </w:tr>
      <w:tr w:rsidR="00921A47" w:rsidRPr="006518C9" w14:paraId="7D2A19F7" w14:textId="77777777" w:rsidTr="00921A47">
        <w:trPr>
          <w:tblCellSpacing w:w="15" w:type="dxa"/>
        </w:trPr>
        <w:tc>
          <w:tcPr>
            <w:tcW w:w="0" w:type="auto"/>
            <w:vAlign w:val="center"/>
            <w:hideMark/>
          </w:tcPr>
          <w:p w14:paraId="3B73269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B9D14A6" w14:textId="77777777" w:rsidR="00921A47" w:rsidRPr="006518C9" w:rsidRDefault="00921A47">
            <w:pPr>
              <w:pStyle w:val="HTMLPreformatted"/>
            </w:pPr>
            <w:r w:rsidRPr="006518C9">
              <w:t>&lt;cvParam accession="MS:1001097" cvRef="PSI-MS" value="1" name="distinct peptide sequences"/&gt;</w:t>
            </w:r>
          </w:p>
          <w:p w14:paraId="642E064F" w14:textId="77777777" w:rsidR="00921A47" w:rsidRPr="006518C9" w:rsidRDefault="00921A47">
            <w:pPr>
              <w:pStyle w:val="HTMLPreformatted"/>
            </w:pPr>
            <w:r w:rsidRPr="006518C9">
              <w:t>&lt;cvParam accession="MS:1002235" cvRef="PSI-MS" value="81.01860914459425" name="ProteoGrouper:PDH score"/&gt;</w:t>
            </w:r>
          </w:p>
          <w:p w14:paraId="54B4F504" w14:textId="77777777" w:rsidR="00921A47" w:rsidRPr="006518C9" w:rsidRDefault="00921A47">
            <w:pPr>
              <w:pStyle w:val="HTMLPreformatted"/>
            </w:pPr>
            <w:r w:rsidRPr="006518C9">
              <w:t>&lt;cvParam accession="MS:1002401" cvRef="PSI-MS" name="leading protein"/&gt;</w:t>
            </w:r>
          </w:p>
          <w:p w14:paraId="3D287F02" w14:textId="77777777" w:rsidR="00921A47" w:rsidRPr="006518C9" w:rsidRDefault="00921A47">
            <w:pPr>
              <w:pStyle w:val="HTMLPreformatted"/>
            </w:pPr>
            <w:r w:rsidRPr="006518C9">
              <w:t>&lt;cvParam accession="MS:1002403" cvRef="PSI-MS" name="group representative"/&gt;</w:t>
            </w:r>
          </w:p>
          <w:p w14:paraId="559D406C" w14:textId="77777777" w:rsidR="00921A47" w:rsidRPr="006518C9" w:rsidRDefault="00921A47">
            <w:pPr>
              <w:pStyle w:val="HTMLPreformatted"/>
            </w:pPr>
            <w:r w:rsidRPr="006518C9">
              <w:t>&lt;cvParam accession="MS:1001594" cvRef="PSI-MS" value="PDH_15" name="sequence same-set protein"/&gt;</w:t>
            </w:r>
          </w:p>
          <w:p w14:paraId="0CBD6121" w14:textId="77777777" w:rsidR="00921A47" w:rsidRPr="006518C9" w:rsidRDefault="00921A47">
            <w:pPr>
              <w:pStyle w:val="HTMLPreformatted"/>
            </w:pPr>
            <w:r w:rsidRPr="006518C9">
              <w:t>&lt;cvParam accession="MS:1002415" cvRef="PSI-MS" value="true" name="protein group passes threshold"/&gt;</w:t>
            </w:r>
          </w:p>
          <w:p w14:paraId="5843E60F" w14:textId="77777777" w:rsidR="00921A47" w:rsidRPr="006518C9" w:rsidRDefault="00921A47">
            <w:pPr>
              <w:pStyle w:val="HTMLPreformatted"/>
            </w:pPr>
            <w:r w:rsidRPr="006518C9">
              <w:t>&lt;cvParam accession="MS:1002236" cvRef="PSI-MS" value="43.73236628236426" name="ProteoGrouper:PAG score"/&gt;</w:t>
            </w:r>
          </w:p>
          <w:p w14:paraId="3FDDBAB2" w14:textId="77777777" w:rsidR="00921A47" w:rsidRPr="006518C9" w:rsidRDefault="00921A47">
            <w:pPr>
              <w:pStyle w:val="HTMLPreformatted"/>
            </w:pPr>
            <w:r w:rsidRPr="006518C9">
              <w:t>&lt;cvParam accession="MS:1002407" cvRef="PSI-MS" value="2" name="cluster identifier"/&gt;</w:t>
            </w:r>
          </w:p>
          <w:p w14:paraId="3850120F" w14:textId="77777777" w:rsidR="00921A47" w:rsidRPr="006518C9" w:rsidRDefault="00921A47">
            <w:pPr>
              <w:pStyle w:val="HTMLPreformatted"/>
            </w:pPr>
            <w:r w:rsidRPr="006518C9">
              <w:t>&lt;cvParam accession="MS:1002404" cvRef="PSI-MS" value="4" name="count of identified proteins"/&gt;</w:t>
            </w:r>
          </w:p>
          <w:p w14:paraId="72D1A9A8" w14:textId="77777777" w:rsidR="00921A47" w:rsidRPr="006518C9" w:rsidRDefault="00921A47">
            <w:pPr>
              <w:pStyle w:val="HTMLPreformatted"/>
            </w:pPr>
            <w:r w:rsidRPr="006518C9">
              <w:t>&lt;cvParam accession="MS:1001596" cvRef="PSI-MS" value="PDH_239" name="sequence sub-set protein"/&gt;</w:t>
            </w:r>
          </w:p>
          <w:p w14:paraId="7066748F" w14:textId="77777777" w:rsidR="00921A47" w:rsidRPr="006518C9" w:rsidRDefault="00921A47">
            <w:pPr>
              <w:pStyle w:val="HTMLPreformatted"/>
            </w:pPr>
            <w:r w:rsidRPr="006518C9">
              <w:t>&lt;cvParam accession="MS:1002402" cvRef="PSI-MS" name="non-leading protein"/&gt;</w:t>
            </w:r>
          </w:p>
          <w:p w14:paraId="25928CC2" w14:textId="77777777" w:rsidR="00921A47" w:rsidRPr="006518C9" w:rsidRDefault="00921A47">
            <w:pPr>
              <w:pStyle w:val="HTMLPreformatted"/>
            </w:pPr>
            <w:r w:rsidRPr="006518C9">
              <w:t>&lt;cvParam accession="MS:1001598" cvRef="PSI-MS" value="PDH_167" name="sequence subsumable protein"/&gt;</w:t>
            </w:r>
          </w:p>
          <w:p w14:paraId="022EBD3B" w14:textId="77777777" w:rsidR="00921A47" w:rsidRPr="006518C9" w:rsidRDefault="00921A47">
            <w:pPr>
              <w:pStyle w:val="HTMLPreformatted"/>
            </w:pPr>
            <w:r w:rsidRPr="006518C9">
              <w:t>&lt;cvParam name="mascot:score" value="1416.6296969697" cvRef="PSI-MS" accession="MS:1001171" /&gt;</w:t>
            </w:r>
          </w:p>
          <w:p w14:paraId="561E303D" w14:textId="77777777" w:rsidR="00921A47" w:rsidRPr="006518C9" w:rsidRDefault="00921A47">
            <w:pPr>
              <w:pStyle w:val="HTMLPreformatted"/>
            </w:pPr>
            <w:r w:rsidRPr="006518C9">
              <w:t>&lt;cvParam name="PAnalyzer:conclusive protein" cvRef="PSI-MS" accession="MS:1002213" /&gt;</w:t>
            </w:r>
          </w:p>
          <w:p w14:paraId="5F2D69A7" w14:textId="77777777" w:rsidR="00921A47" w:rsidRPr="006518C9" w:rsidRDefault="00921A47">
            <w:pPr>
              <w:pStyle w:val="HTMLPreformatted"/>
            </w:pPr>
            <w:r w:rsidRPr="006518C9">
              <w:t>&lt;cvParam name="PAnalyzer:non-conclusive protein" cvRef="PSI-MS" accession="MS:1002215" /&gt;</w:t>
            </w:r>
          </w:p>
          <w:p w14:paraId="6C3B262C" w14:textId="77777777" w:rsidR="00921A47" w:rsidRPr="006518C9" w:rsidRDefault="00921A47">
            <w:pPr>
              <w:pStyle w:val="HTMLPreformatted"/>
            </w:pPr>
            <w:r w:rsidRPr="006518C9">
              <w:t>&lt;cvParam name="PAnalyzer:indistinguishable protein" cvRef="PSI-MS" accession="MS:1002214" /&gt;</w:t>
            </w:r>
          </w:p>
          <w:p w14:paraId="34346583" w14:textId="77777777" w:rsidR="00921A47" w:rsidRPr="006518C9" w:rsidRDefault="00921A47">
            <w:pPr>
              <w:pStyle w:val="HTMLPreformatted"/>
            </w:pPr>
            <w:r w:rsidRPr="006518C9">
              <w:t>&lt;cvParam cvRef="PSI-MS" accession="MS:1001093" name="sequence coverage" value="0.19"/&gt;</w:t>
            </w:r>
          </w:p>
          <w:p w14:paraId="5927326C" w14:textId="77777777" w:rsidR="00921A47" w:rsidRPr="006518C9" w:rsidRDefault="00921A47">
            <w:pPr>
              <w:pStyle w:val="HTMLPreformatted"/>
            </w:pPr>
            <w:r w:rsidRPr="006518C9">
              <w:t>&lt;cvParam cvRef="PSI-MS" accession="MS:1002470" name="PeptideShaker protein group score" value="100.0"/&gt;</w:t>
            </w:r>
          </w:p>
          <w:p w14:paraId="4FC63F49" w14:textId="77777777" w:rsidR="00921A47" w:rsidRPr="006518C9" w:rsidRDefault="00921A47">
            <w:pPr>
              <w:pStyle w:val="HTMLPreformatted"/>
            </w:pPr>
            <w:r w:rsidRPr="006518C9">
              <w:t>&lt;cvParam cvRef="PSI-MS" accession="MS:1002471" name="PeptideShaker protein group confidence" value="100.0"/&gt;</w:t>
            </w:r>
          </w:p>
          <w:p w14:paraId="0376BC80" w14:textId="77777777" w:rsidR="00921A47" w:rsidRPr="006518C9" w:rsidRDefault="00921A47">
            <w:pPr>
              <w:pStyle w:val="HTMLPreformatted"/>
            </w:pPr>
            <w:r w:rsidRPr="006518C9">
              <w:t>&lt;cvParam cvRef="PSI-MS" accession="MS:1002542" name="PeptideShaker protein confidence type" value="Confident"/&gt;</w:t>
            </w:r>
          </w:p>
        </w:tc>
      </w:tr>
      <w:tr w:rsidR="00921A47" w:rsidRPr="006518C9" w14:paraId="79093851" w14:textId="77777777" w:rsidTr="00921A47">
        <w:trPr>
          <w:tblCellSpacing w:w="15" w:type="dxa"/>
        </w:trPr>
        <w:tc>
          <w:tcPr>
            <w:tcW w:w="0" w:type="auto"/>
            <w:vAlign w:val="center"/>
            <w:hideMark/>
          </w:tcPr>
          <w:p w14:paraId="53332405"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6BF9C76E" w14:textId="77777777" w:rsidR="00921A47" w:rsidRPr="006518C9" w:rsidRDefault="00921A47">
            <w:pPr>
              <w:pStyle w:val="HTMLPreformatted"/>
            </w:pPr>
            <w:r w:rsidRPr="006518C9">
              <w:t>&lt;userParam value="IINEPTAAAIAYGLDK" name="razor peptides"/&gt;</w:t>
            </w:r>
          </w:p>
          <w:p w14:paraId="6864AB36" w14:textId="77777777" w:rsidR="00921A47" w:rsidRPr="006518C9" w:rsidRDefault="00921A47">
            <w:pPr>
              <w:pStyle w:val="HTMLPreformatted"/>
            </w:pPr>
            <w:r w:rsidRPr="006518C9">
              <w:t>&lt;userParam value="SLSDTLEEVLSSSGEK" name="unique peptides"/&gt;</w:t>
            </w:r>
          </w:p>
        </w:tc>
      </w:tr>
    </w:tbl>
    <w:p w14:paraId="71C2655F" w14:textId="77777777" w:rsidR="00921A47" w:rsidRPr="006518C9" w:rsidRDefault="00921A47" w:rsidP="00921A47">
      <w:pPr>
        <w:rPr>
          <w:lang w:val="en-US"/>
        </w:rPr>
      </w:pPr>
    </w:p>
    <w:p w14:paraId="49B7E7B8" w14:textId="77777777" w:rsidR="00921A47" w:rsidRPr="006518C9" w:rsidRDefault="00921A47" w:rsidP="00921A47">
      <w:pPr>
        <w:pStyle w:val="Heading2"/>
      </w:pPr>
      <w:bookmarkStart w:id="364" w:name="_Toc476057244"/>
      <w:r w:rsidRPr="006518C9">
        <w:t>Element &lt;</w:t>
      </w:r>
      <w:bookmarkStart w:id="365" w:name="PeptideSequence"/>
      <w:r w:rsidRPr="006518C9">
        <w:t>PeptideSequence</w:t>
      </w:r>
      <w:bookmarkEnd w:id="365"/>
      <w:r w:rsidRPr="006518C9">
        <w:t>&gt;</w:t>
      </w:r>
      <w:bookmarkEnd w:id="3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3"/>
        <w:gridCol w:w="8559"/>
      </w:tblGrid>
      <w:tr w:rsidR="00921A47" w:rsidRPr="006518C9" w14:paraId="60BE31D8" w14:textId="77777777" w:rsidTr="00921A47">
        <w:trPr>
          <w:tblCellSpacing w:w="15" w:type="dxa"/>
        </w:trPr>
        <w:tc>
          <w:tcPr>
            <w:tcW w:w="0" w:type="auto"/>
            <w:vAlign w:val="center"/>
            <w:hideMark/>
          </w:tcPr>
          <w:p w14:paraId="2F41619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9152C"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64318F8E" w14:textId="77777777" w:rsidTr="00921A47">
        <w:trPr>
          <w:tblCellSpacing w:w="15" w:type="dxa"/>
        </w:trPr>
        <w:tc>
          <w:tcPr>
            <w:tcW w:w="0" w:type="auto"/>
            <w:vAlign w:val="center"/>
            <w:hideMark/>
          </w:tcPr>
          <w:p w14:paraId="7B8B04D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463A26" w14:textId="77777777" w:rsidR="00921A47" w:rsidRPr="006518C9" w:rsidRDefault="00921A47">
            <w:pPr>
              <w:rPr>
                <w:sz w:val="24"/>
                <w:szCs w:val="24"/>
                <w:lang w:val="en-US"/>
              </w:rPr>
            </w:pPr>
            <w:r w:rsidRPr="006518C9">
              <w:rPr>
                <w:lang w:val="en-US"/>
              </w:rPr>
              <w:t xml:space="preserve">sequence </w:t>
            </w:r>
          </w:p>
        </w:tc>
      </w:tr>
      <w:tr w:rsidR="00921A47" w:rsidRPr="006518C9" w14:paraId="4D4251B4" w14:textId="77777777" w:rsidTr="00921A47">
        <w:trPr>
          <w:tblCellSpacing w:w="15" w:type="dxa"/>
        </w:trPr>
        <w:tc>
          <w:tcPr>
            <w:tcW w:w="0" w:type="auto"/>
            <w:vAlign w:val="center"/>
            <w:hideMark/>
          </w:tcPr>
          <w:p w14:paraId="5C5D2CE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D9160FA" w14:textId="77777777" w:rsidR="00921A47" w:rsidRPr="006518C9" w:rsidRDefault="00921A47">
            <w:pPr>
              <w:rPr>
                <w:sz w:val="24"/>
                <w:szCs w:val="24"/>
                <w:lang w:val="en-US"/>
              </w:rPr>
            </w:pPr>
            <w:r w:rsidRPr="006518C9">
              <w:rPr>
                <w:lang w:val="en-US"/>
              </w:rPr>
              <w:t>none</w:t>
            </w:r>
          </w:p>
        </w:tc>
      </w:tr>
      <w:tr w:rsidR="00921A47" w:rsidRPr="006518C9" w14:paraId="443D6052" w14:textId="77777777" w:rsidTr="00921A47">
        <w:trPr>
          <w:tblCellSpacing w:w="15" w:type="dxa"/>
        </w:trPr>
        <w:tc>
          <w:tcPr>
            <w:tcW w:w="0" w:type="auto"/>
            <w:vAlign w:val="center"/>
            <w:hideMark/>
          </w:tcPr>
          <w:p w14:paraId="04453C0A"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F1CF058" w14:textId="77777777" w:rsidR="00921A47" w:rsidRPr="006518C9" w:rsidRDefault="00921A47">
            <w:pPr>
              <w:rPr>
                <w:sz w:val="24"/>
                <w:szCs w:val="24"/>
                <w:lang w:val="en-US"/>
              </w:rPr>
            </w:pPr>
            <w:r w:rsidRPr="006518C9">
              <w:rPr>
                <w:lang w:val="en-US"/>
              </w:rPr>
              <w:t>none</w:t>
            </w:r>
          </w:p>
        </w:tc>
      </w:tr>
      <w:tr w:rsidR="00921A47" w:rsidRPr="006518C9" w14:paraId="67A586C1" w14:textId="77777777" w:rsidTr="00921A47">
        <w:trPr>
          <w:tblCellSpacing w:w="15" w:type="dxa"/>
        </w:trPr>
        <w:tc>
          <w:tcPr>
            <w:tcW w:w="0" w:type="auto"/>
            <w:vAlign w:val="center"/>
            <w:hideMark/>
          </w:tcPr>
          <w:p w14:paraId="01A5097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3693F13" w14:textId="77777777" w:rsidR="00921A47" w:rsidRPr="006518C9" w:rsidRDefault="00921A47">
            <w:pPr>
              <w:pStyle w:val="HTMLPreformatted"/>
            </w:pPr>
            <w:r w:rsidRPr="006518C9">
              <w:t>&lt;PeptideSequence&gt;GEGGAQDGSGTEGVGATGAAGGRGAQGAPGGTGGAGSGSGLHHQQDSGYQGASGSGGAQSGGR&lt;/PeptideSequence&gt;</w:t>
            </w:r>
          </w:p>
        </w:tc>
      </w:tr>
    </w:tbl>
    <w:p w14:paraId="542F9110" w14:textId="77777777" w:rsidR="00921A47" w:rsidRPr="006518C9" w:rsidRDefault="00921A47" w:rsidP="00921A47">
      <w:pPr>
        <w:rPr>
          <w:lang w:val="en-US"/>
        </w:rPr>
      </w:pPr>
    </w:p>
    <w:p w14:paraId="3FDCE708" w14:textId="77777777" w:rsidR="00921A47" w:rsidRPr="006518C9" w:rsidRDefault="00921A47" w:rsidP="00921A47">
      <w:pPr>
        <w:pStyle w:val="Heading2"/>
      </w:pPr>
      <w:bookmarkStart w:id="366" w:name="_Toc476057245"/>
      <w:r w:rsidRPr="006518C9">
        <w:t>Element &lt;</w:t>
      </w:r>
      <w:bookmarkStart w:id="367" w:name="Person"/>
      <w:r w:rsidRPr="006518C9">
        <w:t>Person</w:t>
      </w:r>
      <w:bookmarkEnd w:id="367"/>
      <w:r w:rsidRPr="006518C9">
        <w:t>&gt;</w:t>
      </w:r>
      <w:bookmarkEnd w:id="3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gridCol w:w="8258"/>
      </w:tblGrid>
      <w:tr w:rsidR="00921A47" w:rsidRPr="006518C9" w14:paraId="18A9D3A8" w14:textId="77777777" w:rsidTr="00921A47">
        <w:trPr>
          <w:tblCellSpacing w:w="15" w:type="dxa"/>
        </w:trPr>
        <w:tc>
          <w:tcPr>
            <w:tcW w:w="0" w:type="auto"/>
            <w:vAlign w:val="center"/>
            <w:hideMark/>
          </w:tcPr>
          <w:p w14:paraId="1897F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9F9A133"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605C88F8" w14:textId="77777777" w:rsidTr="00921A47">
        <w:trPr>
          <w:tblCellSpacing w:w="15" w:type="dxa"/>
        </w:trPr>
        <w:tc>
          <w:tcPr>
            <w:tcW w:w="0" w:type="auto"/>
            <w:vAlign w:val="center"/>
            <w:hideMark/>
          </w:tcPr>
          <w:p w14:paraId="46299B5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3A15A1" w14:textId="77777777" w:rsidR="00921A47" w:rsidRPr="006518C9" w:rsidRDefault="00921A47">
            <w:pPr>
              <w:rPr>
                <w:sz w:val="24"/>
                <w:szCs w:val="24"/>
                <w:lang w:val="en-US"/>
              </w:rPr>
            </w:pPr>
            <w:r w:rsidRPr="006518C9">
              <w:rPr>
                <w:lang w:val="en-US"/>
              </w:rPr>
              <w:t xml:space="preserve">PersonType </w:t>
            </w:r>
          </w:p>
        </w:tc>
      </w:tr>
      <w:tr w:rsidR="00921A47" w:rsidRPr="006518C9" w14:paraId="0524519E" w14:textId="77777777" w:rsidTr="00921A47">
        <w:trPr>
          <w:tblCellSpacing w:w="15" w:type="dxa"/>
        </w:trPr>
        <w:tc>
          <w:tcPr>
            <w:tcW w:w="0" w:type="auto"/>
            <w:vAlign w:val="center"/>
            <w:hideMark/>
          </w:tcPr>
          <w:p w14:paraId="58FF76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3"/>
              <w:gridCol w:w="981"/>
              <w:gridCol w:w="824"/>
              <w:gridCol w:w="5179"/>
            </w:tblGrid>
            <w:tr w:rsidR="00921A47" w:rsidRPr="006518C9" w14:paraId="2ADA8D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02E9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9229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FCCE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369B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0B2F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75923" w14:textId="77777777"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367C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15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B8DCA" w14:textId="77777777" w:rsidR="00921A47" w:rsidRPr="006518C9" w:rsidRDefault="00921A47">
                  <w:pPr>
                    <w:rPr>
                      <w:sz w:val="24"/>
                      <w:szCs w:val="24"/>
                      <w:lang w:val="en-US"/>
                    </w:rPr>
                  </w:pPr>
                  <w:r w:rsidRPr="006518C9">
                    <w:rPr>
                      <w:lang w:val="en-US"/>
                    </w:rPr>
                    <w:t>The Person's first name.</w:t>
                  </w:r>
                </w:p>
              </w:tc>
            </w:tr>
            <w:tr w:rsidR="00921A47" w:rsidRPr="006518C9" w14:paraId="73AF5C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341A38"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E89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44F3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FF8FA"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CDD26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74A268" w14:textId="77777777" w:rsidR="00921A47" w:rsidRPr="006518C9" w:rsidRDefault="00921A47">
                  <w:pPr>
                    <w:rPr>
                      <w:sz w:val="24"/>
                      <w:szCs w:val="24"/>
                      <w:lang w:val="en-US"/>
                    </w:rPr>
                  </w:pPr>
                  <w:r w:rsidRPr="006518C9">
                    <w:rPr>
                      <w:lang w:val="en-US"/>
                    </w:rP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73EA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C7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059AE" w14:textId="77777777" w:rsidR="00921A47" w:rsidRPr="006518C9" w:rsidRDefault="00921A47">
                  <w:pPr>
                    <w:rPr>
                      <w:sz w:val="24"/>
                      <w:szCs w:val="24"/>
                      <w:lang w:val="en-US"/>
                    </w:rPr>
                  </w:pPr>
                  <w:r w:rsidRPr="006518C9">
                    <w:rPr>
                      <w:lang w:val="en-US"/>
                    </w:rPr>
                    <w:t>The Person's last/family name.</w:t>
                  </w:r>
                </w:p>
              </w:tc>
            </w:tr>
            <w:tr w:rsidR="00921A47" w:rsidRPr="006518C9" w14:paraId="178A2A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B8EA2" w14:textId="77777777"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BB8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FD23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0A9AE" w14:textId="77777777" w:rsidR="00921A47" w:rsidRPr="006518C9" w:rsidRDefault="00921A47">
                  <w:pPr>
                    <w:rPr>
                      <w:sz w:val="24"/>
                      <w:szCs w:val="24"/>
                      <w:lang w:val="en-US"/>
                    </w:rPr>
                  </w:pPr>
                  <w:r w:rsidRPr="006518C9">
                    <w:rPr>
                      <w:lang w:val="en-US"/>
                    </w:rPr>
                    <w:t>The Person's middle initial.</w:t>
                  </w:r>
                </w:p>
              </w:tc>
            </w:tr>
            <w:tr w:rsidR="00921A47" w:rsidRPr="006518C9" w14:paraId="2DFD0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9E11E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1A72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6740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D5FB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F70CAE3" w14:textId="77777777" w:rsidR="00921A47" w:rsidRPr="006518C9" w:rsidRDefault="00921A47">
            <w:pPr>
              <w:rPr>
                <w:sz w:val="24"/>
                <w:szCs w:val="24"/>
                <w:lang w:val="en-US"/>
              </w:rPr>
            </w:pPr>
          </w:p>
        </w:tc>
      </w:tr>
      <w:tr w:rsidR="00921A47" w:rsidRPr="006518C9" w14:paraId="7D2F030D" w14:textId="77777777" w:rsidTr="00921A47">
        <w:trPr>
          <w:tblCellSpacing w:w="15" w:type="dxa"/>
        </w:trPr>
        <w:tc>
          <w:tcPr>
            <w:tcW w:w="0" w:type="auto"/>
            <w:vAlign w:val="center"/>
            <w:hideMark/>
          </w:tcPr>
          <w:p w14:paraId="5D5BC422"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8"/>
              <w:gridCol w:w="1135"/>
              <w:gridCol w:w="1180"/>
              <w:gridCol w:w="4174"/>
            </w:tblGrid>
            <w:tr w:rsidR="00921A47" w:rsidRPr="006518C9" w14:paraId="40DC13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802CD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5CBF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E869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F249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A328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68F0A"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0A60C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F8C9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1054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7337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65697B"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8C70A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B39E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9D87E" w14:textId="77777777" w:rsidR="00921A47" w:rsidRPr="006518C9" w:rsidRDefault="00921A47">
                  <w:pPr>
                    <w:rPr>
                      <w:sz w:val="24"/>
                      <w:szCs w:val="24"/>
                      <w:lang w:val="en-US"/>
                    </w:rPr>
                  </w:pPr>
                  <w:r w:rsidRPr="006518C9">
                    <w:rPr>
                      <w:lang w:val="en-US"/>
                    </w:rPr>
                    <w:t>A single user-defined parameter.</w:t>
                  </w:r>
                </w:p>
              </w:tc>
            </w:tr>
            <w:tr w:rsidR="00921A47" w:rsidRPr="006518C9" w14:paraId="129869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DF898" w14:textId="77777777" w:rsidR="00921A47" w:rsidRPr="006518C9" w:rsidRDefault="00C514F9">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A6BC2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C20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3E22C" w14:textId="77777777" w:rsidR="00921A47" w:rsidRPr="006518C9" w:rsidRDefault="00921A47">
                  <w:pPr>
                    <w:rPr>
                      <w:sz w:val="24"/>
                      <w:szCs w:val="24"/>
                      <w:lang w:val="en-US"/>
                    </w:rPr>
                  </w:pPr>
                  <w:r w:rsidRPr="006518C9">
                    <w:rPr>
                      <w:lang w:val="en-US"/>
                    </w:rPr>
                    <w:t>The organization a person belongs to.</w:t>
                  </w:r>
                </w:p>
              </w:tc>
            </w:tr>
          </w:tbl>
          <w:p w14:paraId="7C08EB12" w14:textId="77777777" w:rsidR="00921A47" w:rsidRPr="006518C9" w:rsidRDefault="00921A47">
            <w:pPr>
              <w:rPr>
                <w:sz w:val="24"/>
                <w:szCs w:val="24"/>
                <w:lang w:val="en-US"/>
              </w:rPr>
            </w:pPr>
          </w:p>
        </w:tc>
      </w:tr>
      <w:tr w:rsidR="00921A47" w:rsidRPr="006518C9" w14:paraId="2EFC09D3" w14:textId="77777777" w:rsidTr="00921A47">
        <w:trPr>
          <w:tblCellSpacing w:w="15" w:type="dxa"/>
        </w:trPr>
        <w:tc>
          <w:tcPr>
            <w:tcW w:w="0" w:type="auto"/>
            <w:vAlign w:val="center"/>
            <w:hideMark/>
          </w:tcPr>
          <w:p w14:paraId="0F9511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BE8E6D" w14:textId="77777777" w:rsidR="00921A47" w:rsidRPr="006518C9" w:rsidRDefault="00921A47">
            <w:pPr>
              <w:pStyle w:val="HTMLPreformatted"/>
            </w:pPr>
            <w:r w:rsidRPr="006518C9">
              <w:t xml:space="preserve">    &lt;Person firstName="test" lastName="test" id="PROVIDER"&gt;</w:t>
            </w:r>
          </w:p>
          <w:p w14:paraId="7D6AE654" w14:textId="77777777" w:rsidR="00921A47" w:rsidRPr="006518C9" w:rsidRDefault="00921A47">
            <w:pPr>
              <w:pStyle w:val="HTMLPreformatted"/>
            </w:pPr>
            <w:r w:rsidRPr="006518C9">
              <w:t xml:space="preserve">      &lt;cvParam cvRef="PSI-MS" accession="MS:1000587" name="contact address" value="test"/&gt;</w:t>
            </w:r>
          </w:p>
          <w:p w14:paraId="09131297" w14:textId="77777777" w:rsidR="00921A47" w:rsidRPr="006518C9" w:rsidRDefault="00921A47">
            <w:pPr>
              <w:pStyle w:val="HTMLPreformatted"/>
            </w:pPr>
            <w:r w:rsidRPr="006518C9">
              <w:t xml:space="preserve">      &lt;cvParam cvRef="PSI-MS" accession="MS:1000588" name="contact URL" value="test"/&gt;</w:t>
            </w:r>
          </w:p>
          <w:p w14:paraId="3BBCD7E3" w14:textId="77777777" w:rsidR="00921A47" w:rsidRPr="006518C9" w:rsidRDefault="00921A47">
            <w:pPr>
              <w:pStyle w:val="HTMLPreformatted"/>
            </w:pPr>
            <w:r w:rsidRPr="006518C9">
              <w:t xml:space="preserve">      &lt;cvParam cvRef="PSI-MS" accession="MS:1000589" name="contact email" value="testtest"/&gt;</w:t>
            </w:r>
          </w:p>
          <w:p w14:paraId="56B2FFAC" w14:textId="77777777" w:rsidR="00921A47" w:rsidRPr="006518C9" w:rsidRDefault="00921A47">
            <w:pPr>
              <w:pStyle w:val="HTMLPreformatted"/>
            </w:pPr>
            <w:r w:rsidRPr="006518C9">
              <w:t xml:space="preserve">      &lt;Affiliation organization_ref="ORG_DOC_OWNER"/&gt;</w:t>
            </w:r>
          </w:p>
          <w:p w14:paraId="2C074C04" w14:textId="77777777" w:rsidR="00921A47" w:rsidRPr="006518C9" w:rsidRDefault="00921A47">
            <w:pPr>
              <w:pStyle w:val="HTMLPreformatted"/>
            </w:pPr>
            <w:r w:rsidRPr="006518C9">
              <w:t xml:space="preserve">    &lt;/Person&gt;</w:t>
            </w:r>
          </w:p>
        </w:tc>
      </w:tr>
      <w:tr w:rsidR="00921A47" w:rsidRPr="006518C9" w14:paraId="2BE9AB4C" w14:textId="77777777" w:rsidTr="00921A47">
        <w:trPr>
          <w:tblCellSpacing w:w="15" w:type="dxa"/>
        </w:trPr>
        <w:tc>
          <w:tcPr>
            <w:tcW w:w="0" w:type="auto"/>
            <w:vAlign w:val="center"/>
            <w:hideMark/>
          </w:tcPr>
          <w:p w14:paraId="1611AB5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EE7BBBE" w14:textId="77777777" w:rsidR="00921A47" w:rsidRPr="006518C9" w:rsidRDefault="00921A47">
            <w:pPr>
              <w:pStyle w:val="HTMLPreformatted"/>
            </w:pPr>
            <w:r w:rsidRPr="006518C9">
              <w:t>Path /MzIdentML/AuditCollection/Person</w:t>
            </w:r>
          </w:p>
          <w:p w14:paraId="5B1A4143" w14:textId="77777777" w:rsidR="00921A47" w:rsidRPr="006518C9" w:rsidRDefault="00921A47">
            <w:pPr>
              <w:pStyle w:val="HTMLPreformatted"/>
            </w:pPr>
            <w:r w:rsidRPr="006518C9">
              <w:t xml:space="preserve">SHOULD supply term </w:t>
            </w:r>
            <w:hyperlink r:id="rId197" w:tgtFrame="new" w:history="1">
              <w:r w:rsidRPr="006518C9">
                <w:rPr>
                  <w:rStyle w:val="Hyperlink"/>
                </w:rPr>
                <w:t>MS:1000588</w:t>
              </w:r>
            </w:hyperlink>
            <w:r w:rsidRPr="006518C9">
              <w:t xml:space="preserve"> (</w:t>
            </w:r>
            <w:r w:rsidRPr="006518C9">
              <w:rPr>
                <w:rStyle w:val="popup"/>
              </w:rPr>
              <w:t>contact URL</w:t>
            </w:r>
            <w:r w:rsidRPr="006518C9">
              <w:t>) one or more times</w:t>
            </w:r>
          </w:p>
          <w:p w14:paraId="19468DFF" w14:textId="77777777" w:rsidR="00921A47" w:rsidRPr="006518C9" w:rsidRDefault="00921A47">
            <w:pPr>
              <w:pStyle w:val="HTMLPreformatted"/>
            </w:pPr>
            <w:r w:rsidRPr="006518C9">
              <w:t xml:space="preserve">SHOULD supply term </w:t>
            </w:r>
            <w:hyperlink r:id="rId198"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42C21D45" w14:textId="77777777" w:rsidR="00921A47" w:rsidRPr="006518C9" w:rsidRDefault="00921A47">
            <w:pPr>
              <w:pStyle w:val="HTMLPreformatted"/>
            </w:pPr>
            <w:r w:rsidRPr="006518C9">
              <w:t xml:space="preserve">SHOULD supply term </w:t>
            </w:r>
            <w:hyperlink r:id="rId199"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470E7A08" w14:textId="77777777" w:rsidTr="00921A47">
        <w:trPr>
          <w:tblCellSpacing w:w="15" w:type="dxa"/>
        </w:trPr>
        <w:tc>
          <w:tcPr>
            <w:tcW w:w="0" w:type="auto"/>
            <w:vAlign w:val="center"/>
            <w:hideMark/>
          </w:tcPr>
          <w:p w14:paraId="3E5D442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B0D235A" w14:textId="77777777" w:rsidR="00921A47" w:rsidRPr="006518C9" w:rsidRDefault="00921A47">
            <w:pPr>
              <w:pStyle w:val="HTMLPreformatted"/>
            </w:pPr>
            <w:r w:rsidRPr="006518C9">
              <w:t>&lt;cvParam cvRef="PSI-MS" accession="MS:1000587" name="contact address" value="address"&gt;&lt;/cvParam&gt;</w:t>
            </w:r>
          </w:p>
          <w:p w14:paraId="62120597" w14:textId="77777777" w:rsidR="00921A47" w:rsidRPr="006518C9" w:rsidRDefault="00921A47">
            <w:pPr>
              <w:pStyle w:val="HTMLPreformatted"/>
            </w:pPr>
            <w:r w:rsidRPr="006518C9">
              <w:t>&lt;cvParam accession="MS:1000589" cvRef="PSI-MS" value="smartinez@proteored.org" name="contact email"/&gt;</w:t>
            </w:r>
          </w:p>
          <w:p w14:paraId="686D6026" w14:textId="77777777" w:rsidR="00921A47" w:rsidRPr="006518C9" w:rsidRDefault="00921A47">
            <w:pPr>
              <w:pStyle w:val="HTMLPreformatted"/>
            </w:pPr>
            <w:r w:rsidRPr="006518C9">
              <w:t>&lt;cvParam cvRef="PSI-MS" accession="MS:1000588" name="contact URL" value="test"/&gt;</w:t>
            </w:r>
          </w:p>
        </w:tc>
      </w:tr>
    </w:tbl>
    <w:p w14:paraId="116C51C9" w14:textId="77777777" w:rsidR="00921A47" w:rsidRPr="006518C9" w:rsidRDefault="00921A47" w:rsidP="00921A47">
      <w:pPr>
        <w:rPr>
          <w:lang w:val="en-US"/>
        </w:rPr>
      </w:pPr>
    </w:p>
    <w:p w14:paraId="038A4D70" w14:textId="77777777" w:rsidR="00921A47" w:rsidRPr="006518C9" w:rsidRDefault="00921A47" w:rsidP="00921A47">
      <w:pPr>
        <w:pStyle w:val="Heading2"/>
      </w:pPr>
      <w:bookmarkStart w:id="368" w:name="_Toc476057246"/>
      <w:r w:rsidRPr="006518C9">
        <w:t>Element &lt;</w:t>
      </w:r>
      <w:bookmarkStart w:id="369" w:name="ProteinAmbiguityGroup"/>
      <w:r w:rsidRPr="006518C9">
        <w:t>ProteinAmbiguityGroup</w:t>
      </w:r>
      <w:bookmarkEnd w:id="369"/>
      <w:r w:rsidRPr="006518C9">
        <w:t>&gt;</w:t>
      </w:r>
      <w:bookmarkEnd w:id="3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5"/>
        <w:gridCol w:w="8407"/>
      </w:tblGrid>
      <w:tr w:rsidR="00921A47" w:rsidRPr="006518C9" w14:paraId="189AF6DF" w14:textId="77777777" w:rsidTr="00921A47">
        <w:trPr>
          <w:tblCellSpacing w:w="15" w:type="dxa"/>
        </w:trPr>
        <w:tc>
          <w:tcPr>
            <w:tcW w:w="0" w:type="auto"/>
            <w:vAlign w:val="center"/>
            <w:hideMark/>
          </w:tcPr>
          <w:p w14:paraId="6BC964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2B1A41"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9455894" w14:textId="77777777" w:rsidTr="00921A47">
        <w:trPr>
          <w:tblCellSpacing w:w="15" w:type="dxa"/>
        </w:trPr>
        <w:tc>
          <w:tcPr>
            <w:tcW w:w="0" w:type="auto"/>
            <w:vAlign w:val="center"/>
            <w:hideMark/>
          </w:tcPr>
          <w:p w14:paraId="0BFD98E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ADF0812" w14:textId="77777777" w:rsidR="00921A47" w:rsidRPr="006518C9" w:rsidRDefault="00921A47">
            <w:pPr>
              <w:rPr>
                <w:sz w:val="24"/>
                <w:szCs w:val="24"/>
                <w:lang w:val="en-US"/>
              </w:rPr>
            </w:pPr>
            <w:r w:rsidRPr="006518C9">
              <w:rPr>
                <w:lang w:val="en-US"/>
              </w:rPr>
              <w:t xml:space="preserve">ProteinAmbiguityGroupType </w:t>
            </w:r>
          </w:p>
        </w:tc>
      </w:tr>
      <w:tr w:rsidR="00921A47" w:rsidRPr="006518C9" w14:paraId="18D58C13" w14:textId="77777777" w:rsidTr="00921A47">
        <w:trPr>
          <w:tblCellSpacing w:w="15" w:type="dxa"/>
        </w:trPr>
        <w:tc>
          <w:tcPr>
            <w:tcW w:w="0" w:type="auto"/>
            <w:vAlign w:val="center"/>
            <w:hideMark/>
          </w:tcPr>
          <w:p w14:paraId="74640EE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4"/>
            </w:tblGrid>
            <w:tr w:rsidR="00921A47" w:rsidRPr="006518C9" w14:paraId="5F69E3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9C14A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EE3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C84C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DB29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0295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5C282A"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DC97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D8E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86EE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DB58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1924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49DB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2F74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5466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4E7B9F4" w14:textId="77777777" w:rsidR="00921A47" w:rsidRPr="006518C9" w:rsidRDefault="00921A47">
            <w:pPr>
              <w:rPr>
                <w:sz w:val="24"/>
                <w:szCs w:val="24"/>
                <w:lang w:val="en-US"/>
              </w:rPr>
            </w:pPr>
          </w:p>
        </w:tc>
      </w:tr>
      <w:tr w:rsidR="00921A47" w:rsidRPr="006518C9" w14:paraId="200CF715" w14:textId="77777777" w:rsidTr="00921A47">
        <w:trPr>
          <w:tblCellSpacing w:w="15" w:type="dxa"/>
        </w:trPr>
        <w:tc>
          <w:tcPr>
            <w:tcW w:w="0" w:type="auto"/>
            <w:vAlign w:val="center"/>
            <w:hideMark/>
          </w:tcPr>
          <w:p w14:paraId="536B84D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428"/>
            </w:tblGrid>
            <w:tr w:rsidR="00921A47" w:rsidRPr="006518C9" w14:paraId="032C23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D471C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D4C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C1A8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33D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0C08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14469" w14:textId="77777777" w:rsidR="00921A47" w:rsidRPr="006518C9" w:rsidRDefault="00C514F9">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BA5B2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7739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AE124" w14:textId="77777777" w:rsidR="00921A47" w:rsidRPr="006518C9" w:rsidRDefault="00921A47">
                  <w:pPr>
                    <w:rPr>
                      <w:sz w:val="24"/>
                      <w:szCs w:val="24"/>
                      <w:lang w:val="en-US"/>
                    </w:rPr>
                  </w:pPr>
                  <w:r w:rsidRPr="006518C9">
                    <w:rPr>
                      <w:lang w:val="en-US"/>
                    </w:rPr>
                    <w:t>A single result of the ProteinDetection analysis (i.e. a protein).</w:t>
                  </w:r>
                </w:p>
              </w:tc>
            </w:tr>
            <w:tr w:rsidR="00921A47" w:rsidRPr="006518C9" w14:paraId="6E4B5B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0C2F7"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64439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0D03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1A7B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6E75B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AEB5F"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24772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BCC4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80FE9" w14:textId="77777777" w:rsidR="00921A47" w:rsidRPr="006518C9" w:rsidRDefault="00921A47">
                  <w:pPr>
                    <w:rPr>
                      <w:sz w:val="24"/>
                      <w:szCs w:val="24"/>
                      <w:lang w:val="en-US"/>
                    </w:rPr>
                  </w:pPr>
                  <w:r w:rsidRPr="006518C9">
                    <w:rPr>
                      <w:lang w:val="en-US"/>
                    </w:rPr>
                    <w:t>A single user-defined parameter.</w:t>
                  </w:r>
                </w:p>
              </w:tc>
            </w:tr>
          </w:tbl>
          <w:p w14:paraId="54A38408" w14:textId="77777777" w:rsidR="00921A47" w:rsidRPr="006518C9" w:rsidRDefault="00921A47">
            <w:pPr>
              <w:rPr>
                <w:sz w:val="24"/>
                <w:szCs w:val="24"/>
                <w:lang w:val="en-US"/>
              </w:rPr>
            </w:pPr>
          </w:p>
        </w:tc>
      </w:tr>
      <w:tr w:rsidR="00921A47" w:rsidRPr="006518C9" w14:paraId="1ED2423C" w14:textId="77777777" w:rsidTr="00921A47">
        <w:trPr>
          <w:tblCellSpacing w:w="15" w:type="dxa"/>
        </w:trPr>
        <w:tc>
          <w:tcPr>
            <w:tcW w:w="0" w:type="auto"/>
            <w:vAlign w:val="center"/>
            <w:hideMark/>
          </w:tcPr>
          <w:p w14:paraId="2C6FA1B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19CC9F1" w14:textId="77777777" w:rsidR="00921A47" w:rsidRPr="006518C9" w:rsidRDefault="00921A47">
            <w:pPr>
              <w:pStyle w:val="HTMLPreformatted"/>
            </w:pPr>
            <w:r w:rsidRPr="006518C9">
              <w:t>&lt;ProteinAmbiguityGroup id="PAG_1"&gt;</w:t>
            </w:r>
          </w:p>
          <w:p w14:paraId="06FC0D2D" w14:textId="77777777" w:rsidR="00921A47" w:rsidRPr="006518C9" w:rsidRDefault="00921A47">
            <w:pPr>
              <w:pStyle w:val="HTMLPreformatted"/>
            </w:pPr>
            <w:r w:rsidRPr="006518C9">
              <w:t xml:space="preserve">    &lt;ProteinDetectionHypothesis passThreshold="true" dBSequence_ref="dbseq_sp|Q64467|G3PT_MOUSE Glyceraldehyde-3-phosphate dehydrogenase, testis-specific OS=Mus..." id="PDH_11"&gt;</w:t>
            </w:r>
          </w:p>
          <w:p w14:paraId="0E923D09" w14:textId="77777777" w:rsidR="00921A47" w:rsidRPr="006518C9" w:rsidRDefault="00921A47">
            <w:pPr>
              <w:pStyle w:val="HTMLPreformatted"/>
            </w:pPr>
            <w:r w:rsidRPr="006518C9">
              <w:t xml:space="preserve">        &lt;PeptideHypothesis peptideEvidence_ref="PE13_2_63"&gt;</w:t>
            </w:r>
          </w:p>
          <w:p w14:paraId="1B3C32E7" w14:textId="77777777" w:rsidR="00921A47" w:rsidRPr="006518C9" w:rsidRDefault="00921A47">
            <w:pPr>
              <w:pStyle w:val="HTMLPreformatted"/>
            </w:pPr>
            <w:r w:rsidRPr="006518C9">
              <w:t xml:space="preserve">            &lt;SpectrumIdentificationItemRef spectrumIdentificationItem_ref="SII_13_1"/&gt;</w:t>
            </w:r>
          </w:p>
          <w:p w14:paraId="6F7976F8" w14:textId="77777777" w:rsidR="00921A47" w:rsidRPr="006518C9" w:rsidRDefault="00921A47">
            <w:pPr>
              <w:pStyle w:val="HTMLPreformatted"/>
            </w:pPr>
            <w:r w:rsidRPr="006518C9">
              <w:t xml:space="preserve">        &lt;/PeptideHypothesis&gt;</w:t>
            </w:r>
          </w:p>
          <w:p w14:paraId="21D60AFF" w14:textId="77777777" w:rsidR="00921A47" w:rsidRPr="006518C9" w:rsidRDefault="00921A47">
            <w:pPr>
              <w:pStyle w:val="HTMLPreformatted"/>
            </w:pPr>
            <w:r w:rsidRPr="006518C9">
              <w:t xml:space="preserve">        &lt;cvParam accession="MS:1001097" cvRef="PSI-MS" value="1" name="distinct peptide sequences"/&gt;</w:t>
            </w:r>
          </w:p>
          <w:p w14:paraId="2B7098B4" w14:textId="77777777" w:rsidR="00921A47" w:rsidRPr="006518C9" w:rsidRDefault="00921A47">
            <w:pPr>
              <w:pStyle w:val="HTMLPreformatted"/>
            </w:pPr>
            <w:r w:rsidRPr="006518C9">
              <w:t xml:space="preserve">        &lt;cvParam accession="MS:1002235" cvRef="PSI-MS" value="34.57557513936462" name="ProteoGrouper:PDH score"/&gt;</w:t>
            </w:r>
          </w:p>
          <w:p w14:paraId="199EF07C" w14:textId="77777777" w:rsidR="00921A47" w:rsidRPr="006518C9" w:rsidRDefault="00921A47">
            <w:pPr>
              <w:pStyle w:val="HTMLPreformatted"/>
            </w:pPr>
            <w:r w:rsidRPr="006518C9">
              <w:lastRenderedPageBreak/>
              <w:t xml:space="preserve">  ...</w:t>
            </w:r>
          </w:p>
          <w:p w14:paraId="017C7647" w14:textId="77777777" w:rsidR="00921A47" w:rsidRPr="006518C9" w:rsidRDefault="00921A47">
            <w:pPr>
              <w:pStyle w:val="HTMLPreformatted"/>
            </w:pPr>
            <w:r w:rsidRPr="006518C9">
              <w:t>&lt;/ProteinAmbiguityGroup&gt;</w:t>
            </w:r>
          </w:p>
        </w:tc>
      </w:tr>
      <w:tr w:rsidR="00921A47" w:rsidRPr="006518C9" w14:paraId="5041B38D" w14:textId="77777777" w:rsidTr="00921A47">
        <w:trPr>
          <w:tblCellSpacing w:w="15" w:type="dxa"/>
        </w:trPr>
        <w:tc>
          <w:tcPr>
            <w:tcW w:w="0" w:type="auto"/>
            <w:vAlign w:val="center"/>
            <w:hideMark/>
          </w:tcPr>
          <w:p w14:paraId="0343B35F"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5744EBA2" w14:textId="77777777" w:rsidR="00921A47" w:rsidRPr="006518C9" w:rsidRDefault="00921A47">
            <w:pPr>
              <w:pStyle w:val="HTMLPreformatted"/>
            </w:pPr>
            <w:r w:rsidRPr="006518C9">
              <w:t>Path /MzIdentML/DataCollection/AnalysisData/ProteinDetectionList/ProteinAmbiguityGroup</w:t>
            </w:r>
          </w:p>
          <w:p w14:paraId="0A109D2E" w14:textId="77777777" w:rsidR="00921A47" w:rsidRPr="006518C9" w:rsidRDefault="00921A47">
            <w:pPr>
              <w:pStyle w:val="HTMLPreformatted"/>
            </w:pPr>
            <w:r w:rsidRPr="006518C9">
              <w:t xml:space="preserve">MUST supply term </w:t>
            </w:r>
            <w:hyperlink r:id="rId200"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3A6AAF0D" w14:textId="77777777" w:rsidR="00921A47" w:rsidRPr="006518C9" w:rsidRDefault="00921A47">
            <w:pPr>
              <w:pStyle w:val="HTMLPreformatted"/>
            </w:pPr>
            <w:r w:rsidRPr="006518C9">
              <w:t xml:space="preserve">MAY supply a *child* term of </w:t>
            </w:r>
            <w:hyperlink r:id="rId201"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29CA4830" w14:textId="77777777" w:rsidR="00921A47" w:rsidRPr="006518C9" w:rsidRDefault="00921A47">
            <w:pPr>
              <w:pStyle w:val="HTMLPreformatted"/>
            </w:pPr>
            <w:r w:rsidRPr="006518C9">
              <w:t xml:space="preserve">  e.g.: </w:t>
            </w:r>
            <w:hyperlink r:id="rId202"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14:paraId="50401155" w14:textId="77777777" w:rsidR="00921A47" w:rsidRPr="006518C9" w:rsidRDefault="00921A47">
            <w:pPr>
              <w:pStyle w:val="HTMLPreformatted"/>
            </w:pPr>
            <w:r w:rsidRPr="006518C9">
              <w:t xml:space="preserve">  e.g.: </w:t>
            </w:r>
            <w:hyperlink r:id="rId203"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14:paraId="44E5D70D" w14:textId="77777777" w:rsidR="00921A47" w:rsidRPr="002971BD" w:rsidRDefault="00921A47">
            <w:pPr>
              <w:pStyle w:val="HTMLPreformatted"/>
              <w:rPr>
                <w:lang w:val="de-DE"/>
              </w:rPr>
            </w:pPr>
            <w:r w:rsidRPr="006518C9">
              <w:t xml:space="preserve">  </w:t>
            </w:r>
            <w:r w:rsidRPr="002971BD">
              <w:rPr>
                <w:lang w:val="de-DE"/>
              </w:rPr>
              <w:t xml:space="preserve">e.g.: </w:t>
            </w:r>
            <w:hyperlink r:id="rId204" w:tgtFrame="new" w:history="1">
              <w:r w:rsidRPr="002971BD">
                <w:rPr>
                  <w:rStyle w:val="Hyperlink"/>
                  <w:lang w:val="de-DE"/>
                </w:rPr>
                <w:t>MS:1001301</w:t>
              </w:r>
            </w:hyperlink>
            <w:r w:rsidRPr="002971BD">
              <w:rPr>
                <w:lang w:val="de-DE"/>
              </w:rPr>
              <w:t xml:space="preserve"> (</w:t>
            </w:r>
            <w:r w:rsidRPr="002971BD">
              <w:rPr>
                <w:rStyle w:val="popup"/>
                <w:lang w:val="de-DE"/>
              </w:rPr>
              <w:t>protein rank</w:t>
            </w:r>
            <w:r w:rsidRPr="002971BD">
              <w:rPr>
                <w:lang w:val="de-DE"/>
              </w:rPr>
              <w:t xml:space="preserve">) </w:t>
            </w:r>
          </w:p>
          <w:p w14:paraId="4077DA26" w14:textId="77777777" w:rsidR="00921A47" w:rsidRPr="006518C9" w:rsidRDefault="00921A47">
            <w:pPr>
              <w:pStyle w:val="HTMLPreformatted"/>
            </w:pPr>
            <w:r w:rsidRPr="002971BD">
              <w:rPr>
                <w:lang w:val="de-DE"/>
              </w:rPr>
              <w:t xml:space="preserve">  </w:t>
            </w:r>
            <w:r w:rsidRPr="006518C9">
              <w:t xml:space="preserve">e.g.: </w:t>
            </w:r>
            <w:hyperlink r:id="rId205"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14:paraId="50F8C822" w14:textId="77777777" w:rsidR="00921A47" w:rsidRPr="006518C9" w:rsidRDefault="00921A47">
            <w:pPr>
              <w:pStyle w:val="HTMLPreformatted"/>
            </w:pPr>
            <w:r w:rsidRPr="006518C9">
              <w:t xml:space="preserve">  e.g.: </w:t>
            </w:r>
            <w:hyperlink r:id="rId206"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322A281" w14:textId="77777777" w:rsidR="00921A47" w:rsidRPr="006518C9" w:rsidRDefault="00921A47">
            <w:pPr>
              <w:pStyle w:val="HTMLPreformatted"/>
            </w:pPr>
            <w:r w:rsidRPr="006518C9">
              <w:t xml:space="preserve">  e.g.: </w:t>
            </w:r>
            <w:hyperlink r:id="rId207"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12C12D1F" w14:textId="77777777" w:rsidR="00921A47" w:rsidRPr="006518C9" w:rsidRDefault="00921A47">
            <w:pPr>
              <w:pStyle w:val="HTMLPreformatted"/>
            </w:pPr>
            <w:r w:rsidRPr="006518C9">
              <w:t xml:space="preserve">  e.g.: </w:t>
            </w:r>
            <w:hyperlink r:id="rId208"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14:paraId="17ECB44A" w14:textId="77777777" w:rsidR="00921A47" w:rsidRPr="006518C9" w:rsidRDefault="00921A47">
            <w:pPr>
              <w:pStyle w:val="HTMLPreformatted"/>
            </w:pPr>
            <w:r w:rsidRPr="006518C9">
              <w:t xml:space="preserve">  e.g.: </w:t>
            </w:r>
            <w:hyperlink r:id="rId209"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14:paraId="6ECD2CEF" w14:textId="77777777" w:rsidR="00921A47" w:rsidRPr="006518C9" w:rsidRDefault="00921A47">
            <w:pPr>
              <w:pStyle w:val="HTMLPreformatted"/>
            </w:pPr>
            <w:r w:rsidRPr="006518C9">
              <w:t xml:space="preserve">  e.g.: </w:t>
            </w:r>
            <w:hyperlink r:id="rId210"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14:paraId="03920344" w14:textId="77777777" w:rsidR="00921A47" w:rsidRPr="006518C9" w:rsidRDefault="00A12EAA" w:rsidP="00921A47">
      <w:pPr>
        <w:rPr>
          <w:b/>
          <w:lang w:val="en-US"/>
        </w:rPr>
      </w:pPr>
      <w:r w:rsidRPr="006518C9">
        <w:rPr>
          <w:b/>
          <w:lang w:val="en-US"/>
        </w:rPr>
        <w:t>Example for protein grouping:</w:t>
      </w:r>
    </w:p>
    <w:p w14:paraId="1393EF6B"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14:paraId="2D5499B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14:paraId="2198C929"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peptideEvidence_ref="PE_APVPPSQAR(0;144.1021)-332-340-RRRRRQ7TMJ9|Q7TMJ9_MOUSE"&gt;</w:t>
      </w:r>
    </w:p>
    <w:p w14:paraId="7D69E3A9"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spectrumIdentificationItem_ref="2:[0,144.1021]:APVPPSQAR:index=26699"&gt;&lt;/SpectrumIdentificationItemRef&gt;</w:t>
      </w:r>
    </w:p>
    <w:p w14:paraId="624FCC52"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14:paraId="2A5E3E6E"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value="2.0881360887005513"&gt;&lt;/cvParam&gt;</w:t>
      </w:r>
    </w:p>
    <w:p w14:paraId="7C8DD73A"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6886C108"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14:paraId="14A83E94"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accession="MS:1002415" name="protein group passes threshold" value="true"&gt;&lt;/cvParam&gt;</w:t>
      </w:r>
    </w:p>
    <w:p w14:paraId="1575721C"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accession="MS:1002407" name="cluster identifier" value="2814"&gt;&lt;/cvParam&gt;</w:t>
      </w:r>
    </w:p>
    <w:p w14:paraId="55A75471"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14:paraId="0F5F5CB4" w14:textId="77777777" w:rsidR="00A12EAA" w:rsidRPr="006518C9" w:rsidRDefault="00A12EAA" w:rsidP="00A12EAA">
      <w:pPr>
        <w:rPr>
          <w:lang w:val="en-US"/>
        </w:rPr>
      </w:pPr>
    </w:p>
    <w:p w14:paraId="58741D36" w14:textId="77777777" w:rsidR="00921A47" w:rsidRPr="006518C9" w:rsidRDefault="00921A47" w:rsidP="00921A47">
      <w:pPr>
        <w:pStyle w:val="Heading2"/>
      </w:pPr>
      <w:bookmarkStart w:id="370" w:name="_Toc476057247"/>
      <w:r w:rsidRPr="006518C9">
        <w:t>Element &lt;</w:t>
      </w:r>
      <w:bookmarkStart w:id="371" w:name="ProteinDetection"/>
      <w:r w:rsidRPr="006518C9">
        <w:t>ProteinDetection</w:t>
      </w:r>
      <w:bookmarkEnd w:id="371"/>
      <w:r w:rsidRPr="006518C9">
        <w:t>&gt;</w:t>
      </w:r>
      <w:bookmarkEnd w:id="3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8522"/>
      </w:tblGrid>
      <w:tr w:rsidR="00921A47" w:rsidRPr="006518C9" w14:paraId="6A2353C5" w14:textId="77777777" w:rsidTr="00921A47">
        <w:trPr>
          <w:tblCellSpacing w:w="15" w:type="dxa"/>
        </w:trPr>
        <w:tc>
          <w:tcPr>
            <w:tcW w:w="0" w:type="auto"/>
            <w:vAlign w:val="center"/>
            <w:hideMark/>
          </w:tcPr>
          <w:p w14:paraId="799186D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EEDF6D6"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5CB3AF16" w14:textId="77777777" w:rsidTr="00921A47">
        <w:trPr>
          <w:tblCellSpacing w:w="15" w:type="dxa"/>
        </w:trPr>
        <w:tc>
          <w:tcPr>
            <w:tcW w:w="0" w:type="auto"/>
            <w:vAlign w:val="center"/>
            <w:hideMark/>
          </w:tcPr>
          <w:p w14:paraId="6851993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D6F94FF" w14:textId="77777777" w:rsidR="00921A47" w:rsidRPr="006518C9" w:rsidRDefault="00921A47">
            <w:pPr>
              <w:rPr>
                <w:sz w:val="24"/>
                <w:szCs w:val="24"/>
                <w:lang w:val="en-US"/>
              </w:rPr>
            </w:pPr>
            <w:r w:rsidRPr="006518C9">
              <w:rPr>
                <w:lang w:val="en-US"/>
              </w:rPr>
              <w:t xml:space="preserve">ProteinDetectionType </w:t>
            </w:r>
          </w:p>
        </w:tc>
      </w:tr>
      <w:tr w:rsidR="00921A47" w:rsidRPr="006518C9" w14:paraId="43B08B53" w14:textId="77777777" w:rsidTr="00921A47">
        <w:trPr>
          <w:tblCellSpacing w:w="15" w:type="dxa"/>
        </w:trPr>
        <w:tc>
          <w:tcPr>
            <w:tcW w:w="0" w:type="auto"/>
            <w:vAlign w:val="center"/>
            <w:hideMark/>
          </w:tcPr>
          <w:p w14:paraId="7450BE8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676"/>
            </w:tblGrid>
            <w:tr w:rsidR="00921A47" w:rsidRPr="006518C9" w14:paraId="0E8DFB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AA0B3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D5CF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3CEE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5AB6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4E2E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8BF64"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357BE"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9C3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1D1E6" w14:textId="77777777" w:rsidR="00921A47" w:rsidRPr="006518C9" w:rsidRDefault="00921A47">
                  <w:pPr>
                    <w:rPr>
                      <w:sz w:val="24"/>
                      <w:szCs w:val="24"/>
                      <w:lang w:val="en-US"/>
                    </w:rPr>
                  </w:pPr>
                  <w:r w:rsidRPr="006518C9">
                    <w:rPr>
                      <w:lang w:val="en-US"/>
                    </w:rPr>
                    <w:t>When the protocol was applied.</w:t>
                  </w:r>
                </w:p>
              </w:tc>
            </w:tr>
            <w:tr w:rsidR="00921A47" w:rsidRPr="006518C9" w14:paraId="7A41DA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4F964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5C2C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AFD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D0A5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441F54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6C5EF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366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C584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2D13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B332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FEF5" w14:textId="77777777"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3BAE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5BE6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56B53" w14:textId="77777777" w:rsidR="00921A47" w:rsidRPr="006518C9" w:rsidRDefault="00921A47">
                  <w:pPr>
                    <w:rPr>
                      <w:sz w:val="24"/>
                      <w:szCs w:val="24"/>
                      <w:lang w:val="en-US"/>
                    </w:rPr>
                  </w:pPr>
                  <w:r w:rsidRPr="006518C9">
                    <w:rPr>
                      <w:lang w:val="en-US"/>
                    </w:rPr>
                    <w:t xml:space="preserve">A reference to the ProteinDetectionList in the DataCollection section. </w:t>
                  </w:r>
                </w:p>
              </w:tc>
            </w:tr>
            <w:tr w:rsidR="00921A47" w:rsidRPr="006518C9" w14:paraId="6E9F1F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43A4C" w14:textId="77777777"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D4F2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240F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32DC1" w14:textId="77777777" w:rsidR="00921A47" w:rsidRPr="006518C9" w:rsidRDefault="00921A47">
                  <w:pPr>
                    <w:rPr>
                      <w:sz w:val="24"/>
                      <w:szCs w:val="24"/>
                      <w:lang w:val="en-US"/>
                    </w:rPr>
                  </w:pPr>
                  <w:r w:rsidRPr="006518C9">
                    <w:rPr>
                      <w:lang w:val="en-US"/>
                    </w:rPr>
                    <w:t xml:space="preserve">A reference to the detection protocol used for this ProteinDetection. </w:t>
                  </w:r>
                </w:p>
              </w:tc>
            </w:tr>
          </w:tbl>
          <w:p w14:paraId="6992E6E3" w14:textId="77777777" w:rsidR="00921A47" w:rsidRPr="006518C9" w:rsidRDefault="00921A47">
            <w:pPr>
              <w:rPr>
                <w:sz w:val="24"/>
                <w:szCs w:val="24"/>
                <w:lang w:val="en-US"/>
              </w:rPr>
            </w:pPr>
          </w:p>
        </w:tc>
      </w:tr>
      <w:tr w:rsidR="00921A47" w:rsidRPr="006518C9" w14:paraId="426E7AB6" w14:textId="77777777" w:rsidTr="00921A47">
        <w:trPr>
          <w:tblCellSpacing w:w="15" w:type="dxa"/>
        </w:trPr>
        <w:tc>
          <w:tcPr>
            <w:tcW w:w="0" w:type="auto"/>
            <w:vAlign w:val="center"/>
            <w:hideMark/>
          </w:tcPr>
          <w:p w14:paraId="66DDC8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487"/>
            </w:tblGrid>
            <w:tr w:rsidR="00921A47" w:rsidRPr="006518C9" w14:paraId="1821BB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06AD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FFD1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C672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DB4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CC65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2EC7F8" w14:textId="77777777" w:rsidR="00921A47" w:rsidRPr="006518C9" w:rsidRDefault="00C514F9">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BA51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033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7B160"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6170E0D7" w14:textId="77777777" w:rsidR="00921A47" w:rsidRPr="006518C9" w:rsidRDefault="00921A47">
            <w:pPr>
              <w:rPr>
                <w:sz w:val="24"/>
                <w:szCs w:val="24"/>
                <w:lang w:val="en-US"/>
              </w:rPr>
            </w:pPr>
          </w:p>
        </w:tc>
      </w:tr>
      <w:tr w:rsidR="00921A47" w:rsidRPr="006518C9" w14:paraId="7481BE18" w14:textId="77777777" w:rsidTr="00921A47">
        <w:trPr>
          <w:tblCellSpacing w:w="15" w:type="dxa"/>
        </w:trPr>
        <w:tc>
          <w:tcPr>
            <w:tcW w:w="0" w:type="auto"/>
            <w:vAlign w:val="center"/>
            <w:hideMark/>
          </w:tcPr>
          <w:p w14:paraId="2366737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681317" w14:textId="77777777" w:rsidR="00921A47" w:rsidRPr="006518C9" w:rsidRDefault="00921A47">
            <w:pPr>
              <w:pStyle w:val="HTMLPreformatted"/>
            </w:pPr>
            <w:r w:rsidRPr="006518C9">
              <w:t>&lt;ProteinDetection id="PD_1" activityDate="2014-01-11T19:42:49" proteinDetectionList_ref="PDL_PAnalyzer" proteinDetectionProtocol_ref="PDP_PAnalyzer"&gt;</w:t>
            </w:r>
          </w:p>
          <w:p w14:paraId="2FB12D0D" w14:textId="77777777" w:rsidR="00921A47" w:rsidRPr="006518C9" w:rsidRDefault="00921A47">
            <w:pPr>
              <w:pStyle w:val="HTMLPreformatted"/>
            </w:pPr>
            <w:r w:rsidRPr="006518C9">
              <w:t xml:space="preserve">  &lt;InputSpectrumIdentifications spectrumIdentificationList_ref="SIL_1" /&gt;</w:t>
            </w:r>
          </w:p>
          <w:p w14:paraId="3B1A2171" w14:textId="77777777" w:rsidR="00921A47" w:rsidRPr="006518C9" w:rsidRDefault="00921A47">
            <w:pPr>
              <w:pStyle w:val="HTMLPreformatted"/>
            </w:pPr>
            <w:r w:rsidRPr="006518C9">
              <w:t>&lt;/ProteinDetection&gt;</w:t>
            </w:r>
          </w:p>
        </w:tc>
      </w:tr>
    </w:tbl>
    <w:p w14:paraId="30669AF3" w14:textId="77777777" w:rsidR="00921A47" w:rsidRPr="006518C9" w:rsidRDefault="00921A47" w:rsidP="00921A47">
      <w:pPr>
        <w:rPr>
          <w:lang w:val="en-US"/>
        </w:rPr>
      </w:pPr>
    </w:p>
    <w:p w14:paraId="6B533C68" w14:textId="77777777" w:rsidR="00921A47" w:rsidRPr="006518C9" w:rsidRDefault="00921A47" w:rsidP="00921A47">
      <w:pPr>
        <w:pStyle w:val="Heading2"/>
      </w:pPr>
      <w:bookmarkStart w:id="372" w:name="_Toc476057248"/>
      <w:r w:rsidRPr="006518C9">
        <w:t>Element &lt;</w:t>
      </w:r>
      <w:bookmarkStart w:id="373" w:name="ProteinDetectionHypothesis"/>
      <w:r w:rsidRPr="006518C9">
        <w:t>ProteinDetectionHypothesis</w:t>
      </w:r>
      <w:bookmarkEnd w:id="373"/>
      <w:r w:rsidRPr="006518C9">
        <w:t>&gt;</w:t>
      </w:r>
      <w:bookmarkEnd w:id="3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9"/>
        <w:gridCol w:w="8543"/>
      </w:tblGrid>
      <w:tr w:rsidR="00921A47" w:rsidRPr="006518C9" w14:paraId="08DECB0A" w14:textId="77777777" w:rsidTr="00921A47">
        <w:trPr>
          <w:tblCellSpacing w:w="15" w:type="dxa"/>
        </w:trPr>
        <w:tc>
          <w:tcPr>
            <w:tcW w:w="0" w:type="auto"/>
            <w:vAlign w:val="center"/>
            <w:hideMark/>
          </w:tcPr>
          <w:p w14:paraId="734163B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E9AEF65" w14:textId="77777777" w:rsidR="00921A47" w:rsidRPr="006518C9" w:rsidRDefault="00921A47">
            <w:pPr>
              <w:rPr>
                <w:sz w:val="24"/>
                <w:szCs w:val="24"/>
                <w:lang w:val="en-US"/>
              </w:rPr>
            </w:pPr>
            <w:r w:rsidRPr="006518C9">
              <w:rPr>
                <w:lang w:val="en-US"/>
              </w:rPr>
              <w:t xml:space="preserve">A single result of the ProteinDetection analysis (i.e. a protein). </w:t>
            </w:r>
          </w:p>
        </w:tc>
      </w:tr>
      <w:tr w:rsidR="00921A47" w:rsidRPr="006518C9" w14:paraId="3BDEBD17" w14:textId="77777777" w:rsidTr="00921A47">
        <w:trPr>
          <w:tblCellSpacing w:w="15" w:type="dxa"/>
        </w:trPr>
        <w:tc>
          <w:tcPr>
            <w:tcW w:w="0" w:type="auto"/>
            <w:vAlign w:val="center"/>
            <w:hideMark/>
          </w:tcPr>
          <w:p w14:paraId="661FEDD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1F41536" w14:textId="77777777" w:rsidR="00921A47" w:rsidRPr="006518C9" w:rsidRDefault="00921A47">
            <w:pPr>
              <w:rPr>
                <w:sz w:val="24"/>
                <w:szCs w:val="24"/>
                <w:lang w:val="en-US"/>
              </w:rPr>
            </w:pPr>
            <w:r w:rsidRPr="006518C9">
              <w:rPr>
                <w:lang w:val="en-US"/>
              </w:rPr>
              <w:t xml:space="preserve">ProteinDetectionHypothesisType </w:t>
            </w:r>
          </w:p>
        </w:tc>
      </w:tr>
      <w:tr w:rsidR="00921A47" w:rsidRPr="006518C9" w14:paraId="075E3395" w14:textId="77777777" w:rsidTr="00921A47">
        <w:trPr>
          <w:tblCellSpacing w:w="15" w:type="dxa"/>
        </w:trPr>
        <w:tc>
          <w:tcPr>
            <w:tcW w:w="0" w:type="auto"/>
            <w:vAlign w:val="center"/>
            <w:hideMark/>
          </w:tcPr>
          <w:p w14:paraId="6B08FA96"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3"/>
            </w:tblGrid>
            <w:tr w:rsidR="00921A47" w:rsidRPr="006518C9" w14:paraId="4614DDB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2478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EC36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B63E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65501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12A6D7"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8A27C5" w14:textId="77777777"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4813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CF95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0771FFB" w14:textId="77777777" w:rsidR="00921A47" w:rsidRPr="006518C9" w:rsidRDefault="00921A47">
                  <w:pPr>
                    <w:rPr>
                      <w:sz w:val="24"/>
                      <w:szCs w:val="24"/>
                      <w:lang w:val="en-US"/>
                    </w:rPr>
                  </w:pPr>
                  <w:r w:rsidRPr="006518C9">
                    <w:rPr>
                      <w:lang w:val="en-US"/>
                    </w:rPr>
                    <w:t xml:space="preserve">A reference to the corresponding DBSequence entry. Note - this attribute was optional in mzIdentML 1.1 but is now mandatory in mzIdentML 1.2. Consuming software should assume that the DBSequence entry referenced here is the definitive identifier for the protein. </w:t>
                  </w:r>
                </w:p>
              </w:tc>
            </w:tr>
            <w:tr w:rsidR="00921A47" w:rsidRPr="006518C9" w14:paraId="0E661668"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76AF5"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F259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159E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0621901"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725E8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63B7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534F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D48EE"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EC3DFE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2686D8E"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A1AD13"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97CAF"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103B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2E76707" w14:textId="77777777"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6B3FBDB8" w14:textId="77777777" w:rsidR="00921A47" w:rsidRPr="006518C9" w:rsidRDefault="00921A47">
            <w:pPr>
              <w:rPr>
                <w:sz w:val="24"/>
                <w:szCs w:val="24"/>
                <w:lang w:val="en-US"/>
              </w:rPr>
            </w:pPr>
          </w:p>
        </w:tc>
      </w:tr>
      <w:tr w:rsidR="00921A47" w:rsidRPr="006518C9" w14:paraId="51A57E3F" w14:textId="77777777" w:rsidTr="00921A47">
        <w:trPr>
          <w:tblCellSpacing w:w="15" w:type="dxa"/>
        </w:trPr>
        <w:tc>
          <w:tcPr>
            <w:tcW w:w="0" w:type="auto"/>
            <w:vAlign w:val="center"/>
            <w:hideMark/>
          </w:tcPr>
          <w:p w14:paraId="43ED98C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73B059C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B906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F34B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5B834"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7F8826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0B827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0FA63" w14:textId="77777777" w:rsidR="00921A47" w:rsidRPr="006518C9" w:rsidRDefault="00C514F9">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4292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430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8BD08E7"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1349A3E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984B6B"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9239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D8C0D"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0E2AE6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4F218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1796A"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3B81B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CB730"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33CA33C" w14:textId="77777777" w:rsidR="00921A47" w:rsidRPr="006518C9" w:rsidRDefault="00921A47">
                  <w:pPr>
                    <w:rPr>
                      <w:sz w:val="24"/>
                      <w:szCs w:val="24"/>
                      <w:lang w:val="en-US"/>
                    </w:rPr>
                  </w:pPr>
                  <w:r w:rsidRPr="006518C9">
                    <w:rPr>
                      <w:lang w:val="en-US"/>
                    </w:rPr>
                    <w:t>A single user-defined parameter.</w:t>
                  </w:r>
                </w:p>
              </w:tc>
            </w:tr>
          </w:tbl>
          <w:p w14:paraId="0EC5B460" w14:textId="77777777" w:rsidR="00921A47" w:rsidRPr="006518C9" w:rsidRDefault="00921A47">
            <w:pPr>
              <w:rPr>
                <w:sz w:val="24"/>
                <w:szCs w:val="24"/>
                <w:lang w:val="en-US"/>
              </w:rPr>
            </w:pPr>
          </w:p>
        </w:tc>
      </w:tr>
      <w:tr w:rsidR="00921A47" w:rsidRPr="006518C9" w14:paraId="037ED504" w14:textId="77777777" w:rsidTr="00921A47">
        <w:trPr>
          <w:tblCellSpacing w:w="15" w:type="dxa"/>
        </w:trPr>
        <w:tc>
          <w:tcPr>
            <w:tcW w:w="0" w:type="auto"/>
            <w:vAlign w:val="center"/>
            <w:hideMark/>
          </w:tcPr>
          <w:p w14:paraId="54E919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8991DB" w14:textId="77777777" w:rsidR="00921A47" w:rsidRPr="006518C9" w:rsidRDefault="00921A47">
            <w:pPr>
              <w:pStyle w:val="HTMLPreformatted"/>
            </w:pPr>
            <w:r w:rsidRPr="006518C9">
              <w:t>&lt;ProteinDetectionHypothesis passThreshold="true" dBSequence_ref="dbseq_tr|Q3V2I5|Q3V2I5_MOUSE Glyceraldehyde-3-phosphate dehydrogenase (Fragment) OS=Mus..." id="PDH_10"&gt;</w:t>
            </w:r>
          </w:p>
          <w:p w14:paraId="71AD39E6" w14:textId="77777777" w:rsidR="00921A47" w:rsidRPr="006518C9" w:rsidRDefault="00921A47">
            <w:pPr>
              <w:pStyle w:val="HTMLPreformatted"/>
            </w:pPr>
            <w:r w:rsidRPr="006518C9">
              <w:t xml:space="preserve">    &lt;PeptideHypothesis peptideEvidence_ref="PE13_2_62"&gt;</w:t>
            </w:r>
          </w:p>
          <w:p w14:paraId="1D93275D" w14:textId="77777777" w:rsidR="00921A47" w:rsidRPr="006518C9" w:rsidRDefault="00921A47">
            <w:pPr>
              <w:pStyle w:val="HTMLPreformatted"/>
            </w:pPr>
            <w:r w:rsidRPr="006518C9">
              <w:t xml:space="preserve">        &lt;SpectrumIdentificationItemRef spectrumIdentificationItem_ref="SII_13_1"/&gt;</w:t>
            </w:r>
          </w:p>
          <w:p w14:paraId="3159E989" w14:textId="77777777" w:rsidR="00921A47" w:rsidRPr="006518C9" w:rsidRDefault="00921A47">
            <w:pPr>
              <w:pStyle w:val="HTMLPreformatted"/>
            </w:pPr>
            <w:r w:rsidRPr="006518C9">
              <w:t xml:space="preserve">    &lt;/PeptideHypothesis&gt;</w:t>
            </w:r>
          </w:p>
          <w:p w14:paraId="616102EF" w14:textId="77777777" w:rsidR="00921A47" w:rsidRPr="006518C9" w:rsidRDefault="00921A47">
            <w:pPr>
              <w:pStyle w:val="HTMLPreformatted"/>
            </w:pPr>
            <w:r w:rsidRPr="006518C9">
              <w:t xml:space="preserve">    &lt;cvParam accession="MS:1001097" cvRef="PSI-MS" value="1" name="distinct peptide sequences"/&gt;</w:t>
            </w:r>
          </w:p>
          <w:p w14:paraId="61BA86AE" w14:textId="77777777" w:rsidR="00921A47" w:rsidRPr="006518C9" w:rsidRDefault="00921A47">
            <w:pPr>
              <w:pStyle w:val="HTMLPreformatted"/>
            </w:pPr>
            <w:r w:rsidRPr="006518C9">
              <w:t xml:space="preserve">    &lt;cvParam accession="MS:1002235" cvRef="PSI-MS" value="34.57557513936462" name="ProteoGrouper:PDH score"/&gt;</w:t>
            </w:r>
          </w:p>
          <w:p w14:paraId="4BCDA4B7" w14:textId="77777777" w:rsidR="00921A47" w:rsidRPr="006518C9" w:rsidRDefault="00921A47">
            <w:pPr>
              <w:pStyle w:val="HTMLPreformatted"/>
            </w:pPr>
            <w:r w:rsidRPr="006518C9">
              <w:t xml:space="preserve">    &lt;cvParam accession="MS:1001594" cvRef="PSI-MS" value="PDH_11" name="sequence same-set protein"/&gt;</w:t>
            </w:r>
          </w:p>
          <w:p w14:paraId="2B34E2B7" w14:textId="77777777" w:rsidR="00921A47" w:rsidRPr="006518C9" w:rsidRDefault="00921A47">
            <w:pPr>
              <w:pStyle w:val="HTMLPreformatted"/>
            </w:pPr>
            <w:r w:rsidRPr="006518C9">
              <w:t xml:space="preserve">  ...</w:t>
            </w:r>
          </w:p>
          <w:p w14:paraId="26EA3EFA" w14:textId="77777777" w:rsidR="00921A47" w:rsidRPr="006518C9" w:rsidRDefault="00921A47">
            <w:pPr>
              <w:pStyle w:val="HTMLPreformatted"/>
            </w:pPr>
            <w:r w:rsidRPr="006518C9">
              <w:t>&lt;/ProteinDetectionHypothesis&gt;</w:t>
            </w:r>
          </w:p>
        </w:tc>
      </w:tr>
      <w:tr w:rsidR="00921A47" w:rsidRPr="006518C9" w14:paraId="538242ED" w14:textId="77777777" w:rsidTr="00921A47">
        <w:trPr>
          <w:tblCellSpacing w:w="15" w:type="dxa"/>
        </w:trPr>
        <w:tc>
          <w:tcPr>
            <w:tcW w:w="0" w:type="auto"/>
            <w:vAlign w:val="center"/>
            <w:hideMark/>
          </w:tcPr>
          <w:p w14:paraId="33BEA5E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3EFC2F9" w14:textId="77777777" w:rsidR="00B77DDF" w:rsidRPr="006518C9" w:rsidRDefault="00921A47">
            <w:pPr>
              <w:pStyle w:val="HTMLPreformatted"/>
            </w:pPr>
            <w:r w:rsidRPr="006518C9">
              <w:t>Path /MzIdentML/DataCollection/AnalysisData/ProteinDetectionList/ProteinAmbiguityGroup/ProteinDetection</w:t>
            </w:r>
          </w:p>
          <w:p w14:paraId="10179071" w14:textId="77777777" w:rsidR="00921A47" w:rsidRPr="006518C9" w:rsidRDefault="00921A47">
            <w:pPr>
              <w:pStyle w:val="HTMLPreformatted"/>
            </w:pPr>
            <w:r w:rsidRPr="006518C9">
              <w:t>Hypothesis</w:t>
            </w:r>
          </w:p>
          <w:p w14:paraId="730D0B8D" w14:textId="77777777" w:rsidR="00921A47" w:rsidRPr="006518C9" w:rsidRDefault="00921A47">
            <w:pPr>
              <w:pStyle w:val="HTMLPreformatted"/>
            </w:pPr>
            <w:r w:rsidRPr="006518C9">
              <w:t xml:space="preserve">MAY supply term </w:t>
            </w:r>
            <w:hyperlink r:id="rId211" w:tgtFrame="new" w:history="1">
              <w:r w:rsidRPr="006518C9">
                <w:rPr>
                  <w:rStyle w:val="Hyperlink"/>
                </w:rPr>
                <w:t>MS:1002403</w:t>
              </w:r>
            </w:hyperlink>
            <w:r w:rsidRPr="006518C9">
              <w:t xml:space="preserve"> (</w:t>
            </w:r>
            <w:r w:rsidRPr="006518C9">
              <w:rPr>
                <w:rStyle w:val="popup"/>
              </w:rPr>
              <w:t>group representative</w:t>
            </w:r>
            <w:r w:rsidRPr="006518C9">
              <w:t>) only once</w:t>
            </w:r>
          </w:p>
          <w:p w14:paraId="56810B85" w14:textId="77777777" w:rsidR="00921A47" w:rsidRPr="006518C9" w:rsidRDefault="00921A47">
            <w:pPr>
              <w:pStyle w:val="HTMLPreformatted"/>
            </w:pPr>
            <w:r w:rsidRPr="006518C9">
              <w:t xml:space="preserve">MAY supply a *child* term of </w:t>
            </w:r>
            <w:hyperlink r:id="rId212"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2FA3CB5A" w14:textId="77777777" w:rsidR="00921A47" w:rsidRPr="006518C9" w:rsidRDefault="00921A47">
            <w:pPr>
              <w:pStyle w:val="HTMLPreformatted"/>
            </w:pPr>
            <w:r w:rsidRPr="006518C9">
              <w:t xml:space="preserve">  e.g.: </w:t>
            </w:r>
            <w:hyperlink r:id="rId213"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39BD13F6" w14:textId="77777777" w:rsidR="00921A47" w:rsidRPr="006518C9" w:rsidRDefault="00921A47">
            <w:pPr>
              <w:pStyle w:val="HTMLPreformatted"/>
            </w:pPr>
            <w:r w:rsidRPr="006518C9">
              <w:t xml:space="preserve">  e.g.: </w:t>
            </w:r>
            <w:hyperlink r:id="rId214"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25B39D29" w14:textId="77777777" w:rsidR="00921A47" w:rsidRPr="006518C9" w:rsidRDefault="00921A47">
            <w:pPr>
              <w:pStyle w:val="HTMLPreformatted"/>
            </w:pPr>
            <w:r w:rsidRPr="006518C9">
              <w:t xml:space="preserve">  e.g.: </w:t>
            </w:r>
            <w:hyperlink r:id="rId215"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6A0EABC" w14:textId="77777777" w:rsidR="00921A47" w:rsidRPr="006518C9" w:rsidRDefault="00921A47">
            <w:pPr>
              <w:pStyle w:val="HTMLPreformatted"/>
            </w:pPr>
            <w:r w:rsidRPr="006518C9">
              <w:t xml:space="preserve">  e.g.: </w:t>
            </w:r>
            <w:hyperlink r:id="rId216"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165A1B05" w14:textId="77777777" w:rsidR="00921A47" w:rsidRPr="006518C9" w:rsidRDefault="00921A47">
            <w:pPr>
              <w:pStyle w:val="HTMLPreformatted"/>
            </w:pPr>
            <w:r w:rsidRPr="006518C9">
              <w:t xml:space="preserve">  e.g.: </w:t>
            </w:r>
            <w:hyperlink r:id="rId217"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19CB57E0" w14:textId="77777777" w:rsidR="00921A47" w:rsidRPr="006518C9" w:rsidRDefault="00921A47">
            <w:pPr>
              <w:pStyle w:val="HTMLPreformatted"/>
            </w:pPr>
            <w:r w:rsidRPr="006518C9">
              <w:t xml:space="preserve">  e.g.: </w:t>
            </w:r>
            <w:hyperlink r:id="rId218"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28F6E3AC" w14:textId="77777777" w:rsidR="00921A47" w:rsidRPr="006518C9" w:rsidRDefault="00921A47">
            <w:pPr>
              <w:pStyle w:val="HTMLPreformatted"/>
            </w:pPr>
            <w:r w:rsidRPr="006518C9">
              <w:t xml:space="preserve">  e.g.: </w:t>
            </w:r>
            <w:hyperlink r:id="rId219"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22891946" w14:textId="77777777" w:rsidR="00921A47" w:rsidRPr="006518C9" w:rsidRDefault="00921A47">
            <w:pPr>
              <w:pStyle w:val="HTMLPreformatted"/>
            </w:pPr>
            <w:r w:rsidRPr="006518C9">
              <w:t xml:space="preserve">  e.g.: </w:t>
            </w:r>
            <w:hyperlink r:id="rId220" w:tgtFrame="new" w:history="1">
              <w:r w:rsidRPr="006518C9">
                <w:rPr>
                  <w:rStyle w:val="Hyperlink"/>
                </w:rPr>
                <w:t>MS:1001157</w:t>
              </w:r>
            </w:hyperlink>
            <w:r w:rsidRPr="006518C9">
              <w:t xml:space="preserve"> (</w:t>
            </w:r>
            <w:r w:rsidRPr="006518C9">
              <w:rPr>
                <w:rStyle w:val="popup"/>
              </w:rPr>
              <w:t>SEQUEST:sp</w:t>
            </w:r>
            <w:r w:rsidRPr="006518C9">
              <w:t xml:space="preserve">) </w:t>
            </w:r>
          </w:p>
          <w:p w14:paraId="009B5977" w14:textId="77777777" w:rsidR="00921A47" w:rsidRPr="006518C9" w:rsidRDefault="00921A47">
            <w:pPr>
              <w:pStyle w:val="HTMLPreformatted"/>
            </w:pPr>
            <w:r w:rsidRPr="006518C9">
              <w:t xml:space="preserve">  e.g.: </w:t>
            </w:r>
            <w:hyperlink r:id="rId221"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62C3E532" w14:textId="77777777" w:rsidR="00921A47" w:rsidRPr="006518C9" w:rsidRDefault="00921A47">
            <w:pPr>
              <w:pStyle w:val="HTMLPreformatted"/>
            </w:pPr>
            <w:r w:rsidRPr="006518C9">
              <w:t xml:space="preserve">  e.g.: </w:t>
            </w:r>
            <w:hyperlink r:id="rId222"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14:paraId="103CAD7F" w14:textId="77777777" w:rsidR="00921A47" w:rsidRPr="006518C9" w:rsidRDefault="00921A47">
            <w:pPr>
              <w:pStyle w:val="HTMLPreformatted"/>
            </w:pPr>
            <w:r w:rsidRPr="006518C9">
              <w:t xml:space="preserve">  </w:t>
            </w:r>
            <w:hyperlink r:id="rId223" w:tgtFrame="new" w:history="1">
              <w:r w:rsidRPr="006518C9">
                <w:rPr>
                  <w:rStyle w:val="Hyperlink"/>
                </w:rPr>
                <w:t>et al.</w:t>
              </w:r>
            </w:hyperlink>
          </w:p>
          <w:p w14:paraId="02D8A986" w14:textId="77777777" w:rsidR="00921A47" w:rsidRPr="006518C9" w:rsidRDefault="00921A47">
            <w:pPr>
              <w:pStyle w:val="HTMLPreformatted"/>
            </w:pPr>
            <w:r w:rsidRPr="006518C9">
              <w:t xml:space="preserve">MUST supply term </w:t>
            </w:r>
            <w:hyperlink r:id="rId224" w:tgtFrame="new" w:history="1">
              <w:r w:rsidRPr="006518C9">
                <w:rPr>
                  <w:rStyle w:val="Hyperlink"/>
                </w:rPr>
                <w:t>MS:1002402</w:t>
              </w:r>
            </w:hyperlink>
            <w:r w:rsidRPr="006518C9">
              <w:t xml:space="preserve"> (</w:t>
            </w:r>
            <w:r w:rsidRPr="006518C9">
              <w:rPr>
                <w:rStyle w:val="popup"/>
              </w:rPr>
              <w:t>non-leading protein</w:t>
            </w:r>
            <w:r w:rsidRPr="006518C9">
              <w:t>) only once</w:t>
            </w:r>
          </w:p>
          <w:p w14:paraId="4CEC18A0" w14:textId="77777777" w:rsidR="00921A47" w:rsidRPr="006518C9" w:rsidRDefault="00921A47">
            <w:pPr>
              <w:pStyle w:val="HTMLPreformatted"/>
            </w:pPr>
            <w:r w:rsidRPr="006518C9">
              <w:t xml:space="preserve">MAY supply a *child* term of </w:t>
            </w:r>
            <w:hyperlink r:id="rId225"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18798CA5" w14:textId="77777777" w:rsidR="00921A47" w:rsidRPr="006518C9" w:rsidRDefault="00921A47">
            <w:pPr>
              <w:pStyle w:val="HTMLPreformatted"/>
            </w:pPr>
            <w:r w:rsidRPr="006518C9">
              <w:t xml:space="preserve">  e.g.: </w:t>
            </w:r>
            <w:hyperlink r:id="rId226"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0A154A3F" w14:textId="77777777" w:rsidR="00921A47" w:rsidRPr="006518C9" w:rsidRDefault="00921A47">
            <w:pPr>
              <w:pStyle w:val="HTMLPreformatted"/>
            </w:pPr>
            <w:r w:rsidRPr="006518C9">
              <w:t xml:space="preserve">  e.g.: </w:t>
            </w:r>
            <w:hyperlink r:id="rId227" w:tgtFrame="new" w:history="1">
              <w:r w:rsidRPr="006518C9">
                <w:rPr>
                  <w:rStyle w:val="Hyperlink"/>
                </w:rPr>
                <w:t>MS:1001155</w:t>
              </w:r>
            </w:hyperlink>
            <w:r w:rsidRPr="006518C9">
              <w:t xml:space="preserve"> (</w:t>
            </w:r>
            <w:r w:rsidRPr="006518C9">
              <w:rPr>
                <w:rStyle w:val="popup"/>
              </w:rPr>
              <w:t>SEQUEST:xcorr</w:t>
            </w:r>
            <w:r w:rsidRPr="006518C9">
              <w:t xml:space="preserve">) </w:t>
            </w:r>
          </w:p>
          <w:p w14:paraId="6DCDFE1E" w14:textId="77777777" w:rsidR="00921A47" w:rsidRPr="006518C9" w:rsidRDefault="00921A47">
            <w:pPr>
              <w:pStyle w:val="HTMLPreformatted"/>
            </w:pPr>
            <w:r w:rsidRPr="006518C9">
              <w:t xml:space="preserve">  e.g.: </w:t>
            </w:r>
            <w:hyperlink r:id="rId228"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129ABDB0" w14:textId="77777777" w:rsidR="00921A47" w:rsidRPr="006518C9" w:rsidRDefault="00921A47">
            <w:pPr>
              <w:pStyle w:val="HTMLPreformatted"/>
            </w:pPr>
            <w:r w:rsidRPr="006518C9">
              <w:t xml:space="preserve">  e.g.: </w:t>
            </w:r>
            <w:hyperlink r:id="rId229" w:tgtFrame="new" w:history="1">
              <w:r w:rsidRPr="006518C9">
                <w:rPr>
                  <w:rStyle w:val="Hyperlink"/>
                </w:rPr>
                <w:t>MS:1001157</w:t>
              </w:r>
            </w:hyperlink>
            <w:r w:rsidRPr="006518C9">
              <w:t xml:space="preserve"> (</w:t>
            </w:r>
            <w:r w:rsidRPr="006518C9">
              <w:rPr>
                <w:rStyle w:val="popup"/>
              </w:rPr>
              <w:t>SEQUEST:sp</w:t>
            </w:r>
            <w:r w:rsidRPr="006518C9">
              <w:t xml:space="preserve">) </w:t>
            </w:r>
          </w:p>
          <w:p w14:paraId="556BB4EB" w14:textId="77777777" w:rsidR="00921A47" w:rsidRPr="006518C9" w:rsidRDefault="00921A47">
            <w:pPr>
              <w:pStyle w:val="HTMLPreformatted"/>
            </w:pPr>
            <w:r w:rsidRPr="006518C9">
              <w:t xml:space="preserve">  e.g.: </w:t>
            </w:r>
            <w:hyperlink r:id="rId230"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20088D1D" w14:textId="77777777" w:rsidR="00921A47" w:rsidRPr="006518C9" w:rsidRDefault="00921A47">
            <w:pPr>
              <w:pStyle w:val="HTMLPreformatted"/>
            </w:pPr>
            <w:r w:rsidRPr="006518C9">
              <w:t xml:space="preserve">  e.g.: </w:t>
            </w:r>
            <w:hyperlink r:id="rId231"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031A610A" w14:textId="77777777" w:rsidR="00921A47" w:rsidRPr="006518C9" w:rsidRDefault="00921A47">
            <w:pPr>
              <w:pStyle w:val="HTMLPreformatted"/>
            </w:pPr>
            <w:r w:rsidRPr="006518C9">
              <w:t xml:space="preserve">  e.g.: </w:t>
            </w:r>
            <w:hyperlink r:id="rId232" w:tgtFrame="new" w:history="1">
              <w:r w:rsidRPr="006518C9">
                <w:rPr>
                  <w:rStyle w:val="Hyperlink"/>
                </w:rPr>
                <w:t>MS:1001160</w:t>
              </w:r>
            </w:hyperlink>
            <w:r w:rsidRPr="006518C9">
              <w:t xml:space="preserve"> (</w:t>
            </w:r>
            <w:r w:rsidRPr="006518C9">
              <w:rPr>
                <w:rStyle w:val="popup"/>
              </w:rPr>
              <w:t>SEQUEST:sf</w:t>
            </w:r>
            <w:r w:rsidRPr="006518C9">
              <w:t xml:space="preserve">) </w:t>
            </w:r>
          </w:p>
          <w:p w14:paraId="26096565" w14:textId="77777777" w:rsidR="00921A47" w:rsidRPr="006518C9" w:rsidRDefault="00921A47">
            <w:pPr>
              <w:pStyle w:val="HTMLPreformatted"/>
            </w:pPr>
            <w:r w:rsidRPr="006518C9">
              <w:t xml:space="preserve">  e.g.: </w:t>
            </w:r>
            <w:hyperlink r:id="rId233"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5183A657" w14:textId="77777777" w:rsidR="00921A47" w:rsidRPr="006518C9" w:rsidRDefault="00921A47">
            <w:pPr>
              <w:pStyle w:val="HTMLPreformatted"/>
            </w:pPr>
            <w:r w:rsidRPr="006518C9">
              <w:t xml:space="preserve">  e.g.: </w:t>
            </w:r>
            <w:hyperlink r:id="rId234"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42912F7F" w14:textId="77777777" w:rsidR="00921A47" w:rsidRPr="006518C9" w:rsidRDefault="00921A47">
            <w:pPr>
              <w:pStyle w:val="HTMLPreformatted"/>
            </w:pPr>
            <w:r w:rsidRPr="006518C9">
              <w:t xml:space="preserve">  e.g.: </w:t>
            </w:r>
            <w:hyperlink r:id="rId235"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56D7F773" w14:textId="77777777" w:rsidR="00921A47" w:rsidRPr="006518C9" w:rsidRDefault="00921A47">
            <w:pPr>
              <w:pStyle w:val="HTMLPreformatted"/>
            </w:pPr>
            <w:r w:rsidRPr="006518C9">
              <w:t xml:space="preserve">  </w:t>
            </w:r>
            <w:hyperlink r:id="rId236" w:tgtFrame="new" w:history="1">
              <w:r w:rsidRPr="006518C9">
                <w:rPr>
                  <w:rStyle w:val="Hyperlink"/>
                </w:rPr>
                <w:t>et al.</w:t>
              </w:r>
            </w:hyperlink>
          </w:p>
          <w:p w14:paraId="363CC83A" w14:textId="77777777" w:rsidR="00921A47" w:rsidRPr="006518C9" w:rsidRDefault="00921A47">
            <w:pPr>
              <w:pStyle w:val="HTMLPreformatted"/>
            </w:pPr>
            <w:r w:rsidRPr="006518C9">
              <w:t xml:space="preserve">MAY supply a *child* term of </w:t>
            </w:r>
            <w:hyperlink r:id="rId237"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54DA1D8E" w14:textId="77777777" w:rsidR="00921A47" w:rsidRPr="006518C9" w:rsidRDefault="00921A47">
            <w:pPr>
              <w:pStyle w:val="HTMLPreformatted"/>
            </w:pPr>
            <w:r w:rsidRPr="006518C9">
              <w:t xml:space="preserve">  e.g.: </w:t>
            </w:r>
            <w:hyperlink r:id="rId238"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EACAB2C" w14:textId="77777777" w:rsidR="00921A47" w:rsidRPr="006518C9" w:rsidRDefault="00921A47">
            <w:pPr>
              <w:pStyle w:val="HTMLPreformatted"/>
            </w:pPr>
            <w:r w:rsidRPr="006518C9">
              <w:t xml:space="preserve">  e.g.: </w:t>
            </w:r>
            <w:hyperlink r:id="rId239"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512FA7FA" w14:textId="77777777" w:rsidR="00921A47" w:rsidRPr="006518C9" w:rsidRDefault="00921A47">
            <w:pPr>
              <w:pStyle w:val="HTMLPreformatted"/>
            </w:pPr>
            <w:r w:rsidRPr="006518C9">
              <w:lastRenderedPageBreak/>
              <w:t xml:space="preserve">  e.g.: </w:t>
            </w:r>
            <w:hyperlink r:id="rId240"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C4BF85D" w14:textId="77777777" w:rsidR="00921A47" w:rsidRPr="006518C9" w:rsidRDefault="00921A47">
            <w:pPr>
              <w:pStyle w:val="HTMLPreformatted"/>
            </w:pPr>
            <w:r w:rsidRPr="006518C9">
              <w:t xml:space="preserve">  e.g.: </w:t>
            </w:r>
            <w:hyperlink r:id="rId241" w:tgtFrame="new" w:history="1">
              <w:r w:rsidRPr="006518C9">
                <w:rPr>
                  <w:rStyle w:val="Hyperlink"/>
                </w:rPr>
                <w:t>MS:1001447</w:t>
              </w:r>
            </w:hyperlink>
            <w:r w:rsidRPr="006518C9">
              <w:t xml:space="preserve"> (</w:t>
            </w:r>
            <w:r w:rsidRPr="006518C9">
              <w:rPr>
                <w:rStyle w:val="popup"/>
              </w:rPr>
              <w:t>prot:FDR threshold</w:t>
            </w:r>
            <w:r w:rsidRPr="006518C9">
              <w:t xml:space="preserve">) </w:t>
            </w:r>
          </w:p>
          <w:p w14:paraId="7983D9C1" w14:textId="77777777" w:rsidR="00921A47" w:rsidRPr="006518C9" w:rsidRDefault="00921A47">
            <w:pPr>
              <w:pStyle w:val="HTMLPreformatted"/>
            </w:pPr>
            <w:r w:rsidRPr="006518C9">
              <w:t xml:space="preserve">  e.g.: </w:t>
            </w:r>
            <w:hyperlink r:id="rId242" w:tgtFrame="new" w:history="1">
              <w:r w:rsidRPr="006518C9">
                <w:rPr>
                  <w:rStyle w:val="Hyperlink"/>
                </w:rPr>
                <w:t>MS:1001448</w:t>
              </w:r>
            </w:hyperlink>
            <w:r w:rsidRPr="006518C9">
              <w:t xml:space="preserve"> (</w:t>
            </w:r>
            <w:r w:rsidRPr="006518C9">
              <w:rPr>
                <w:rStyle w:val="popup"/>
              </w:rPr>
              <w:t>pep:FDR threshold</w:t>
            </w:r>
            <w:r w:rsidRPr="006518C9">
              <w:t xml:space="preserve">) </w:t>
            </w:r>
          </w:p>
          <w:p w14:paraId="5245B660" w14:textId="77777777" w:rsidR="00921A47" w:rsidRPr="006518C9" w:rsidRDefault="00921A47">
            <w:pPr>
              <w:pStyle w:val="HTMLPreformatted"/>
            </w:pPr>
            <w:r w:rsidRPr="006518C9">
              <w:t xml:space="preserve">  e.g.: </w:t>
            </w:r>
            <w:hyperlink r:id="rId243"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14:paraId="5772650E" w14:textId="77777777" w:rsidR="00921A47" w:rsidRPr="006518C9" w:rsidRDefault="00921A47">
            <w:pPr>
              <w:pStyle w:val="HTMLPreformatted"/>
            </w:pPr>
            <w:r w:rsidRPr="006518C9">
              <w:t xml:space="preserve">  e.g.: </w:t>
            </w:r>
            <w:hyperlink r:id="rId244" w:tgtFrame="new" w:history="1">
              <w:r w:rsidRPr="006518C9">
                <w:rPr>
                  <w:rStyle w:val="Hyperlink"/>
                </w:rPr>
                <w:t>MS:1001491</w:t>
              </w:r>
            </w:hyperlink>
            <w:r w:rsidRPr="006518C9">
              <w:t xml:space="preserve"> (</w:t>
            </w:r>
            <w:r w:rsidRPr="006518C9">
              <w:rPr>
                <w:rStyle w:val="popup"/>
              </w:rPr>
              <w:t>percolator:Q value</w:t>
            </w:r>
            <w:r w:rsidRPr="006518C9">
              <w:t xml:space="preserve">) </w:t>
            </w:r>
          </w:p>
          <w:p w14:paraId="5A9B9E4E" w14:textId="77777777" w:rsidR="00921A47" w:rsidRPr="006518C9" w:rsidRDefault="00921A47">
            <w:pPr>
              <w:pStyle w:val="HTMLPreformatted"/>
            </w:pPr>
            <w:r w:rsidRPr="006518C9">
              <w:t xml:space="preserve">  e.g.: </w:t>
            </w:r>
            <w:hyperlink r:id="rId245"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F14F679" w14:textId="77777777" w:rsidR="00921A47" w:rsidRPr="006518C9" w:rsidRDefault="00921A47">
            <w:pPr>
              <w:pStyle w:val="HTMLPreformatted"/>
            </w:pPr>
            <w:r w:rsidRPr="006518C9">
              <w:t xml:space="preserve">  e.g.: </w:t>
            </w:r>
            <w:hyperlink r:id="rId246"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02403529" w14:textId="77777777" w:rsidR="00921A47" w:rsidRPr="006518C9" w:rsidRDefault="00921A47">
            <w:pPr>
              <w:pStyle w:val="HTMLPreformatted"/>
            </w:pPr>
            <w:r w:rsidRPr="006518C9">
              <w:t xml:space="preserve">  e.g.: </w:t>
            </w:r>
            <w:hyperlink r:id="rId247" w:tgtFrame="new" w:history="1">
              <w:r w:rsidRPr="006518C9">
                <w:rPr>
                  <w:rStyle w:val="Hyperlink"/>
                </w:rPr>
                <w:t>MS:1002055</w:t>
              </w:r>
            </w:hyperlink>
            <w:r w:rsidRPr="006518C9">
              <w:t xml:space="preserve"> (</w:t>
            </w:r>
            <w:r w:rsidRPr="006518C9">
              <w:rPr>
                <w:rStyle w:val="popup"/>
              </w:rPr>
              <w:t>MS-GF:PepQValue</w:t>
            </w:r>
            <w:r w:rsidRPr="006518C9">
              <w:t xml:space="preserve">) </w:t>
            </w:r>
          </w:p>
          <w:p w14:paraId="74441805" w14:textId="77777777" w:rsidR="00921A47" w:rsidRPr="006518C9" w:rsidRDefault="00921A47">
            <w:pPr>
              <w:pStyle w:val="HTMLPreformatted"/>
            </w:pPr>
            <w:r w:rsidRPr="006518C9">
              <w:t xml:space="preserve">  </w:t>
            </w:r>
            <w:hyperlink r:id="rId248" w:tgtFrame="new" w:history="1">
              <w:r w:rsidRPr="006518C9">
                <w:rPr>
                  <w:rStyle w:val="Hyperlink"/>
                </w:rPr>
                <w:t>et al.</w:t>
              </w:r>
            </w:hyperlink>
          </w:p>
          <w:p w14:paraId="735A6583" w14:textId="77777777" w:rsidR="00921A47" w:rsidRPr="006518C9" w:rsidRDefault="00921A47">
            <w:pPr>
              <w:pStyle w:val="HTMLPreformatted"/>
            </w:pPr>
            <w:r w:rsidRPr="006518C9">
              <w:t xml:space="preserve">MAY supply a *child* term of </w:t>
            </w:r>
            <w:hyperlink r:id="rId249"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6DF54082" w14:textId="77777777" w:rsidR="00921A47" w:rsidRPr="006518C9" w:rsidRDefault="00921A47">
            <w:pPr>
              <w:pStyle w:val="HTMLPreformatted"/>
            </w:pPr>
            <w:r w:rsidRPr="006518C9">
              <w:t xml:space="preserve">  e.g.: </w:t>
            </w:r>
            <w:hyperlink r:id="rId250"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4B8A70C" w14:textId="77777777" w:rsidR="00921A47" w:rsidRPr="006518C9" w:rsidRDefault="00921A47">
            <w:pPr>
              <w:pStyle w:val="HTMLPreformatted"/>
            </w:pPr>
            <w:r w:rsidRPr="006518C9">
              <w:t xml:space="preserve">  e.g.: </w:t>
            </w:r>
            <w:hyperlink r:id="rId251"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6AED5FE2" w14:textId="77777777" w:rsidR="00921A47" w:rsidRPr="006518C9" w:rsidRDefault="00921A47">
            <w:pPr>
              <w:pStyle w:val="HTMLPreformatted"/>
            </w:pPr>
            <w:r w:rsidRPr="006518C9">
              <w:t xml:space="preserve">  e.g.: </w:t>
            </w:r>
            <w:hyperlink r:id="rId252"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8449ED" w14:textId="77777777" w:rsidR="00921A47" w:rsidRPr="006518C9" w:rsidRDefault="00921A47">
            <w:pPr>
              <w:pStyle w:val="HTMLPreformatted"/>
            </w:pPr>
            <w:r w:rsidRPr="006518C9">
              <w:t xml:space="preserve">  e.g.: </w:t>
            </w:r>
            <w:hyperlink r:id="rId253"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0114E770" w14:textId="77777777" w:rsidR="00921A47" w:rsidRPr="006518C9" w:rsidRDefault="00921A47">
            <w:pPr>
              <w:pStyle w:val="HTMLPreformatted"/>
            </w:pPr>
            <w:r w:rsidRPr="006518C9">
              <w:t xml:space="preserve">  e.g.: </w:t>
            </w:r>
            <w:hyperlink r:id="rId254"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19FF5B1A" w14:textId="77777777" w:rsidR="00921A47" w:rsidRPr="006518C9" w:rsidRDefault="00921A47">
            <w:pPr>
              <w:pStyle w:val="HTMLPreformatted"/>
            </w:pPr>
            <w:r w:rsidRPr="006518C9">
              <w:t xml:space="preserve">  e.g.: </w:t>
            </w:r>
            <w:hyperlink r:id="rId255"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7456BCC0" w14:textId="77777777" w:rsidR="00921A47" w:rsidRPr="006518C9" w:rsidRDefault="00921A47">
            <w:pPr>
              <w:pStyle w:val="HTMLPreformatted"/>
            </w:pPr>
            <w:r w:rsidRPr="006518C9">
              <w:t xml:space="preserve">  e.g.: </w:t>
            </w:r>
            <w:hyperlink r:id="rId256"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3E9401F5" w14:textId="77777777" w:rsidR="00921A47" w:rsidRPr="006518C9" w:rsidRDefault="00921A47">
            <w:pPr>
              <w:pStyle w:val="HTMLPreformatted"/>
            </w:pPr>
            <w:r w:rsidRPr="006518C9">
              <w:t xml:space="preserve">  e.g.: </w:t>
            </w:r>
            <w:hyperlink r:id="rId257"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4F1BDAF6" w14:textId="77777777" w:rsidR="00921A47" w:rsidRPr="006518C9" w:rsidRDefault="00921A47">
            <w:pPr>
              <w:pStyle w:val="HTMLPreformatted"/>
            </w:pPr>
            <w:r w:rsidRPr="006518C9">
              <w:t xml:space="preserve">  e.g.: </w:t>
            </w:r>
            <w:hyperlink r:id="rId258"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7AABE9BA" w14:textId="77777777" w:rsidR="00921A47" w:rsidRPr="006518C9" w:rsidRDefault="00921A47">
            <w:pPr>
              <w:pStyle w:val="HTMLPreformatted"/>
            </w:pPr>
            <w:r w:rsidRPr="006518C9">
              <w:t xml:space="preserve">  e.g.: </w:t>
            </w:r>
            <w:hyperlink r:id="rId259"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14:paraId="30328706" w14:textId="77777777" w:rsidR="00921A47" w:rsidRPr="006518C9" w:rsidRDefault="00921A47">
            <w:pPr>
              <w:pStyle w:val="HTMLPreformatted"/>
            </w:pPr>
            <w:r w:rsidRPr="006518C9">
              <w:t xml:space="preserve">  </w:t>
            </w:r>
            <w:hyperlink r:id="rId260" w:tgtFrame="new" w:history="1">
              <w:r w:rsidRPr="006518C9">
                <w:rPr>
                  <w:rStyle w:val="Hyperlink"/>
                </w:rPr>
                <w:t>et al.</w:t>
              </w:r>
            </w:hyperlink>
          </w:p>
          <w:p w14:paraId="1D72ADCD" w14:textId="77777777" w:rsidR="00921A47" w:rsidRPr="006518C9" w:rsidRDefault="00921A47">
            <w:pPr>
              <w:pStyle w:val="HTMLPreformatted"/>
            </w:pPr>
            <w:r w:rsidRPr="006518C9">
              <w:t xml:space="preserve">MUST supply term </w:t>
            </w:r>
            <w:hyperlink r:id="rId261"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474E5371" w14:textId="77777777" w:rsidR="00921A47" w:rsidRPr="006518C9" w:rsidRDefault="00E81A39" w:rsidP="00921A47">
      <w:pPr>
        <w:rPr>
          <w:b/>
          <w:lang w:val="en-US"/>
        </w:rPr>
      </w:pPr>
      <w:r w:rsidRPr="006518C9">
        <w:rPr>
          <w:b/>
          <w:lang w:val="en-US"/>
        </w:rPr>
        <w:lastRenderedPageBreak/>
        <w:t>Example for protein grouping:</w:t>
      </w:r>
    </w:p>
    <w:p w14:paraId="22E3EB9F"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value="107.73038501509386"&gt;&lt;/cvParam&gt;</w:t>
      </w:r>
    </w:p>
    <w:p w14:paraId="1CD2F6E0"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6455A71F"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accession="MS:1001594" name="sequence same-set protein" value="PDH_Q3TWF2_PAG_2106 PDH_Q3U7T8_PAG_2106 PDH_Q3U9G2_PAG_2106"&gt;&lt;/cvParam&gt;</w:t>
      </w:r>
    </w:p>
    <w:p w14:paraId="44F92F7F"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14:paraId="269FEFCF" w14:textId="77777777" w:rsidR="00E81A39" w:rsidRPr="006518C9" w:rsidRDefault="00E81A39" w:rsidP="00E81A39">
      <w:pPr>
        <w:rPr>
          <w:lang w:val="en-US"/>
        </w:rPr>
      </w:pPr>
    </w:p>
    <w:p w14:paraId="60BF956A" w14:textId="77777777" w:rsidR="00921A47" w:rsidRPr="006518C9" w:rsidRDefault="00921A47" w:rsidP="00921A47">
      <w:pPr>
        <w:pStyle w:val="Heading2"/>
      </w:pPr>
      <w:bookmarkStart w:id="374" w:name="_Toc476057249"/>
      <w:r w:rsidRPr="006518C9">
        <w:t>Element &lt;</w:t>
      </w:r>
      <w:bookmarkStart w:id="375" w:name="ProteinDetectionList"/>
      <w:r w:rsidRPr="006518C9">
        <w:t>ProteinDetectionList</w:t>
      </w:r>
      <w:bookmarkEnd w:id="375"/>
      <w:r w:rsidRPr="006518C9">
        <w:t>&gt;</w:t>
      </w:r>
      <w:bookmarkEnd w:id="3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gridCol w:w="8324"/>
      </w:tblGrid>
      <w:tr w:rsidR="00921A47" w:rsidRPr="006518C9" w14:paraId="4761D857" w14:textId="77777777" w:rsidTr="00921A47">
        <w:trPr>
          <w:tblCellSpacing w:w="15" w:type="dxa"/>
        </w:trPr>
        <w:tc>
          <w:tcPr>
            <w:tcW w:w="0" w:type="auto"/>
            <w:vAlign w:val="center"/>
            <w:hideMark/>
          </w:tcPr>
          <w:p w14:paraId="30D3ECB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2CB67E"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2D6ED039" w14:textId="77777777" w:rsidTr="00921A47">
        <w:trPr>
          <w:tblCellSpacing w:w="15" w:type="dxa"/>
        </w:trPr>
        <w:tc>
          <w:tcPr>
            <w:tcW w:w="0" w:type="auto"/>
            <w:vAlign w:val="center"/>
            <w:hideMark/>
          </w:tcPr>
          <w:p w14:paraId="0FB54FE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C74A01" w14:textId="77777777" w:rsidR="00921A47" w:rsidRPr="006518C9" w:rsidRDefault="00921A47">
            <w:pPr>
              <w:rPr>
                <w:sz w:val="24"/>
                <w:szCs w:val="24"/>
                <w:lang w:val="en-US"/>
              </w:rPr>
            </w:pPr>
            <w:r w:rsidRPr="006518C9">
              <w:rPr>
                <w:lang w:val="en-US"/>
              </w:rPr>
              <w:t xml:space="preserve">ProteinDetectionListType </w:t>
            </w:r>
          </w:p>
        </w:tc>
      </w:tr>
      <w:tr w:rsidR="00921A47" w:rsidRPr="006518C9" w14:paraId="3E5CBD90" w14:textId="77777777" w:rsidTr="00921A47">
        <w:trPr>
          <w:tblCellSpacing w:w="15" w:type="dxa"/>
        </w:trPr>
        <w:tc>
          <w:tcPr>
            <w:tcW w:w="0" w:type="auto"/>
            <w:vAlign w:val="center"/>
            <w:hideMark/>
          </w:tcPr>
          <w:p w14:paraId="0F36D59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2"/>
              <w:gridCol w:w="981"/>
              <w:gridCol w:w="824"/>
              <w:gridCol w:w="5276"/>
            </w:tblGrid>
            <w:tr w:rsidR="00921A47" w:rsidRPr="006518C9" w14:paraId="45013A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AD45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115F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3FE9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AD5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38BC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24AA3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2578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5FD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E4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4A157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A624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909C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8AB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2F4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CAEF0E7" w14:textId="77777777" w:rsidR="00921A47" w:rsidRPr="006518C9" w:rsidRDefault="00921A47">
            <w:pPr>
              <w:rPr>
                <w:sz w:val="24"/>
                <w:szCs w:val="24"/>
                <w:lang w:val="en-US"/>
              </w:rPr>
            </w:pPr>
          </w:p>
        </w:tc>
      </w:tr>
      <w:tr w:rsidR="00921A47" w:rsidRPr="006518C9" w14:paraId="10F98E17" w14:textId="77777777" w:rsidTr="00921A47">
        <w:trPr>
          <w:tblCellSpacing w:w="15" w:type="dxa"/>
        </w:trPr>
        <w:tc>
          <w:tcPr>
            <w:tcW w:w="0" w:type="auto"/>
            <w:vAlign w:val="center"/>
            <w:hideMark/>
          </w:tcPr>
          <w:p w14:paraId="06E1098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745"/>
            </w:tblGrid>
            <w:tr w:rsidR="00921A47" w:rsidRPr="006518C9" w14:paraId="36FFEF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6DC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13D6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D227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FE06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78F7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915B61" w14:textId="77777777" w:rsidR="00921A47" w:rsidRPr="006518C9" w:rsidRDefault="00C514F9">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6B5AD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9230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1A87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8541D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DB0A3"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5E3C8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4BC5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94EE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607E3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034D23"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329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BDD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30D08" w14:textId="77777777" w:rsidR="00921A47" w:rsidRPr="006518C9" w:rsidRDefault="00921A47">
                  <w:pPr>
                    <w:rPr>
                      <w:sz w:val="24"/>
                      <w:szCs w:val="24"/>
                      <w:lang w:val="en-US"/>
                    </w:rPr>
                  </w:pPr>
                  <w:r w:rsidRPr="006518C9">
                    <w:rPr>
                      <w:lang w:val="en-US"/>
                    </w:rPr>
                    <w:t>A single user-defined parameter.</w:t>
                  </w:r>
                </w:p>
              </w:tc>
            </w:tr>
          </w:tbl>
          <w:p w14:paraId="479DEF7E" w14:textId="77777777" w:rsidR="00921A47" w:rsidRPr="006518C9" w:rsidRDefault="00921A47">
            <w:pPr>
              <w:rPr>
                <w:sz w:val="24"/>
                <w:szCs w:val="24"/>
                <w:lang w:val="en-US"/>
              </w:rPr>
            </w:pPr>
          </w:p>
        </w:tc>
      </w:tr>
      <w:tr w:rsidR="00921A47" w:rsidRPr="006518C9" w14:paraId="109F9E07" w14:textId="77777777" w:rsidTr="00921A47">
        <w:trPr>
          <w:tblCellSpacing w:w="15" w:type="dxa"/>
        </w:trPr>
        <w:tc>
          <w:tcPr>
            <w:tcW w:w="0" w:type="auto"/>
            <w:vAlign w:val="center"/>
            <w:hideMark/>
          </w:tcPr>
          <w:p w14:paraId="50CCCF9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C4589E8" w14:textId="77777777" w:rsidR="00921A47" w:rsidRPr="006518C9" w:rsidRDefault="00921A47">
            <w:pPr>
              <w:pStyle w:val="HTMLPreformatted"/>
            </w:pPr>
            <w:r w:rsidRPr="006518C9">
              <w:t>&lt;ProteinDetectionList id="PDL_1" xmlns="http://psidev.info/psi/pi/mzIdentML/1.2"&gt;</w:t>
            </w:r>
          </w:p>
          <w:p w14:paraId="72C87B3F" w14:textId="77777777" w:rsidR="00921A47" w:rsidRPr="006518C9" w:rsidRDefault="00921A47">
            <w:pPr>
              <w:pStyle w:val="HTMLPreformatted"/>
            </w:pPr>
            <w:r w:rsidRPr="006518C9">
              <w:t xml:space="preserve">    &lt;ProteinAmbiguityGroup id="PAG_0"&gt;</w:t>
            </w:r>
          </w:p>
          <w:p w14:paraId="102D044B" w14:textId="77777777" w:rsidR="00921A47" w:rsidRPr="006518C9" w:rsidRDefault="00921A47">
            <w:pPr>
              <w:pStyle w:val="HTMLPreformatted"/>
            </w:pPr>
            <w:r w:rsidRPr="006518C9">
              <w:t xml:space="preserve">        &lt;ProteinDetectionHypothesis passThreshold="true" dBSequence_ref="dbseq_sp|P16627|HS71L_MOUSE Heat shock 70 kDa protein 1-like OS=Mus musculus GN=Hspa1l..." id="PDH_15"&gt;</w:t>
            </w:r>
          </w:p>
          <w:p w14:paraId="2A0A7402" w14:textId="77777777" w:rsidR="00921A47" w:rsidRPr="006518C9" w:rsidRDefault="00921A47">
            <w:pPr>
              <w:pStyle w:val="HTMLPreformatted"/>
            </w:pPr>
            <w:r w:rsidRPr="006518C9">
              <w:t xml:space="preserve">            &lt;PeptideHypothesis peptideEvidence_ref="PE16_2_69"&gt;</w:t>
            </w:r>
          </w:p>
          <w:p w14:paraId="6E11447E" w14:textId="77777777" w:rsidR="00921A47" w:rsidRPr="006518C9" w:rsidRDefault="00921A47">
            <w:pPr>
              <w:pStyle w:val="HTMLPreformatted"/>
            </w:pPr>
            <w:r w:rsidRPr="006518C9">
              <w:t xml:space="preserve">                &lt;SpectrumIdentificationItemRef spectrumIdentificationItem_ref="SII_16_1"/&gt;</w:t>
            </w:r>
          </w:p>
          <w:p w14:paraId="277D98D3" w14:textId="77777777" w:rsidR="00921A47" w:rsidRPr="006518C9" w:rsidRDefault="00921A47">
            <w:pPr>
              <w:pStyle w:val="HTMLPreformatted"/>
            </w:pPr>
            <w:r w:rsidRPr="006518C9">
              <w:t xml:space="preserve">            &lt;/PeptideHypothesis&gt;</w:t>
            </w:r>
          </w:p>
          <w:p w14:paraId="185CA4A8" w14:textId="77777777" w:rsidR="00921A47" w:rsidRPr="006518C9" w:rsidRDefault="00921A47">
            <w:pPr>
              <w:pStyle w:val="HTMLPreformatted"/>
            </w:pPr>
            <w:r w:rsidRPr="006518C9">
              <w:t xml:space="preserve">            &lt;PeptideHypothesis peptideEvidence_ref="PE17_2_107"&gt;</w:t>
            </w:r>
          </w:p>
          <w:p w14:paraId="352577E1" w14:textId="77777777" w:rsidR="00921A47" w:rsidRPr="006518C9" w:rsidRDefault="00921A47">
            <w:pPr>
              <w:pStyle w:val="HTMLPreformatted"/>
            </w:pPr>
            <w:r w:rsidRPr="006518C9">
              <w:t xml:space="preserve">  ...</w:t>
            </w:r>
          </w:p>
          <w:p w14:paraId="7974CB13" w14:textId="77777777" w:rsidR="00921A47" w:rsidRPr="006518C9" w:rsidRDefault="00921A47">
            <w:pPr>
              <w:pStyle w:val="HTMLPreformatted"/>
            </w:pPr>
            <w:r w:rsidRPr="006518C9">
              <w:t>&lt;/ProteinDetectionList&gt;</w:t>
            </w:r>
          </w:p>
        </w:tc>
      </w:tr>
      <w:tr w:rsidR="00921A47" w:rsidRPr="006518C9" w14:paraId="70528703" w14:textId="77777777" w:rsidTr="00921A47">
        <w:trPr>
          <w:tblCellSpacing w:w="15" w:type="dxa"/>
        </w:trPr>
        <w:tc>
          <w:tcPr>
            <w:tcW w:w="0" w:type="auto"/>
            <w:vAlign w:val="center"/>
            <w:hideMark/>
          </w:tcPr>
          <w:p w14:paraId="567E2B6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154562D" w14:textId="77777777" w:rsidR="00921A47" w:rsidRPr="006518C9" w:rsidRDefault="00921A47">
            <w:pPr>
              <w:pStyle w:val="HTMLPreformatted"/>
            </w:pPr>
            <w:r w:rsidRPr="006518C9">
              <w:t>Path /MzIdentML/DataCollection/AnalysisData/ProteinDetectionList</w:t>
            </w:r>
          </w:p>
          <w:p w14:paraId="5B7ADFED" w14:textId="77777777" w:rsidR="00921A47" w:rsidRPr="006518C9" w:rsidRDefault="00921A47">
            <w:pPr>
              <w:pStyle w:val="HTMLPreformatted"/>
            </w:pPr>
            <w:r w:rsidRPr="006518C9">
              <w:t xml:space="preserve">MAY supply a *child* term of </w:t>
            </w:r>
            <w:hyperlink r:id="rId262"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13ED704D" w14:textId="77777777" w:rsidR="00921A47" w:rsidRPr="006518C9" w:rsidRDefault="00921A47">
            <w:pPr>
              <w:pStyle w:val="HTMLPreformatted"/>
            </w:pPr>
            <w:r w:rsidRPr="006518C9">
              <w:t xml:space="preserve">  e.g.: </w:t>
            </w:r>
            <w:hyperlink r:id="rId263"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6F9EE5A" w14:textId="77777777" w:rsidR="00921A47" w:rsidRPr="006518C9" w:rsidRDefault="00921A47">
            <w:pPr>
              <w:pStyle w:val="HTMLPreformatted"/>
            </w:pPr>
            <w:r w:rsidRPr="006518C9">
              <w:t xml:space="preserve">  e.g.: </w:t>
            </w:r>
            <w:hyperlink r:id="rId264"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0D39A4E7" w14:textId="77777777" w:rsidR="00921A47" w:rsidRPr="006518C9" w:rsidRDefault="00921A47">
            <w:pPr>
              <w:pStyle w:val="HTMLPreformatted"/>
            </w:pPr>
            <w:r w:rsidRPr="006518C9">
              <w:t xml:space="preserve">  e.g.: </w:t>
            </w:r>
            <w:hyperlink r:id="rId265"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7777D9DA" w14:textId="77777777" w:rsidR="00921A47" w:rsidRPr="006518C9" w:rsidRDefault="00921A47">
            <w:pPr>
              <w:pStyle w:val="HTMLPreformatted"/>
            </w:pPr>
            <w:r w:rsidRPr="006518C9">
              <w:t xml:space="preserve">  e.g.: </w:t>
            </w:r>
            <w:hyperlink r:id="rId266"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4BED7947" w14:textId="77777777" w:rsidR="00921A47" w:rsidRPr="006518C9" w:rsidRDefault="00921A47">
            <w:pPr>
              <w:pStyle w:val="HTMLPreformatted"/>
            </w:pPr>
            <w:r w:rsidRPr="006518C9">
              <w:t xml:space="preserve">MUST supply term </w:t>
            </w:r>
            <w:hyperlink r:id="rId267"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29125F59" w14:textId="77777777" w:rsidR="00921A47" w:rsidRPr="006518C9" w:rsidRDefault="00921A47" w:rsidP="00921A47">
      <w:pPr>
        <w:rPr>
          <w:lang w:val="en-US"/>
        </w:rPr>
      </w:pPr>
    </w:p>
    <w:p w14:paraId="40E0AA7B" w14:textId="77777777" w:rsidR="00921A47" w:rsidRPr="006518C9" w:rsidRDefault="00921A47" w:rsidP="00921A47">
      <w:pPr>
        <w:pStyle w:val="Heading2"/>
      </w:pPr>
      <w:bookmarkStart w:id="376" w:name="_Toc476057250"/>
      <w:r w:rsidRPr="006518C9">
        <w:lastRenderedPageBreak/>
        <w:t>Element &lt;</w:t>
      </w:r>
      <w:bookmarkStart w:id="377" w:name="ProteinDetectionProtocol"/>
      <w:r w:rsidRPr="006518C9">
        <w:t>ProteinDetectionProtocol</w:t>
      </w:r>
      <w:bookmarkEnd w:id="377"/>
      <w:r w:rsidRPr="006518C9">
        <w:t>&gt;</w:t>
      </w:r>
      <w:bookmarkEnd w:id="3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583"/>
      </w:tblGrid>
      <w:tr w:rsidR="00921A47" w:rsidRPr="006518C9" w14:paraId="653AC3F0" w14:textId="77777777" w:rsidTr="00921A47">
        <w:trPr>
          <w:tblCellSpacing w:w="15" w:type="dxa"/>
        </w:trPr>
        <w:tc>
          <w:tcPr>
            <w:tcW w:w="0" w:type="auto"/>
            <w:vAlign w:val="center"/>
            <w:hideMark/>
          </w:tcPr>
          <w:p w14:paraId="05F8FFA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C74BB1B" w14:textId="77777777" w:rsidR="00921A47" w:rsidRPr="006518C9" w:rsidRDefault="00921A47">
            <w:pPr>
              <w:rPr>
                <w:sz w:val="24"/>
                <w:szCs w:val="24"/>
                <w:lang w:val="en-US"/>
              </w:rPr>
            </w:pPr>
            <w:r w:rsidRPr="006518C9">
              <w:rPr>
                <w:lang w:val="en-US"/>
              </w:rPr>
              <w:t xml:space="preserve">The parameters and settings of a ProteinDetection process. </w:t>
            </w:r>
          </w:p>
        </w:tc>
      </w:tr>
      <w:tr w:rsidR="00921A47" w:rsidRPr="006518C9" w14:paraId="73CD359F" w14:textId="77777777" w:rsidTr="00921A47">
        <w:trPr>
          <w:tblCellSpacing w:w="15" w:type="dxa"/>
        </w:trPr>
        <w:tc>
          <w:tcPr>
            <w:tcW w:w="0" w:type="auto"/>
            <w:vAlign w:val="center"/>
            <w:hideMark/>
          </w:tcPr>
          <w:p w14:paraId="1A7BB2D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687D398" w14:textId="77777777" w:rsidR="00921A47" w:rsidRPr="006518C9" w:rsidRDefault="00921A47">
            <w:pPr>
              <w:rPr>
                <w:sz w:val="24"/>
                <w:szCs w:val="24"/>
                <w:lang w:val="en-US"/>
              </w:rPr>
            </w:pPr>
            <w:r w:rsidRPr="006518C9">
              <w:rPr>
                <w:lang w:val="en-US"/>
              </w:rPr>
              <w:t xml:space="preserve">ProteinDetectionProtocolType </w:t>
            </w:r>
          </w:p>
        </w:tc>
      </w:tr>
      <w:tr w:rsidR="00921A47" w:rsidRPr="006518C9" w14:paraId="575C701B" w14:textId="77777777" w:rsidTr="00921A47">
        <w:trPr>
          <w:tblCellSpacing w:w="15" w:type="dxa"/>
        </w:trPr>
        <w:tc>
          <w:tcPr>
            <w:tcW w:w="0" w:type="auto"/>
            <w:vAlign w:val="center"/>
            <w:hideMark/>
          </w:tcPr>
          <w:p w14:paraId="228F18F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3459BB6"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BC728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4A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B372C"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A4063E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3D728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738C8F"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3EB9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1EF0D"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DCC9A05" w14:textId="77777777" w:rsidR="00921A47" w:rsidRPr="006518C9" w:rsidRDefault="00921A47">
                  <w:pPr>
                    <w:rPr>
                      <w:sz w:val="24"/>
                      <w:szCs w:val="24"/>
                      <w:lang w:val="en-US"/>
                    </w:rPr>
                  </w:pPr>
                  <w:r w:rsidRPr="006518C9">
                    <w:rPr>
                      <w:lang w:val="en-US"/>
                    </w:rPr>
                    <w:t xml:space="preserve">The protein detection software used, given as a reference to the SoftwareCollection section. </w:t>
                  </w:r>
                </w:p>
              </w:tc>
            </w:tr>
            <w:tr w:rsidR="00921A47" w:rsidRPr="006518C9" w14:paraId="5B906214"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0890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5AA7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A21D4"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908021"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65D777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F8F4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873D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162F7"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4BE5F5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ABD9DD2" w14:textId="77777777" w:rsidR="00921A47" w:rsidRPr="006518C9" w:rsidRDefault="00921A47">
            <w:pPr>
              <w:rPr>
                <w:sz w:val="24"/>
                <w:szCs w:val="24"/>
                <w:lang w:val="en-US"/>
              </w:rPr>
            </w:pPr>
          </w:p>
        </w:tc>
      </w:tr>
      <w:tr w:rsidR="00921A47" w:rsidRPr="006518C9" w14:paraId="70B633CE" w14:textId="77777777" w:rsidTr="00921A47">
        <w:trPr>
          <w:tblCellSpacing w:w="15" w:type="dxa"/>
        </w:trPr>
        <w:tc>
          <w:tcPr>
            <w:tcW w:w="0" w:type="auto"/>
            <w:vAlign w:val="center"/>
            <w:hideMark/>
          </w:tcPr>
          <w:p w14:paraId="1045AE8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49202CB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5280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DEDE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CDB29"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8B093B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E58C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5F989B" w14:textId="77777777" w:rsidR="00921A47" w:rsidRPr="006518C9" w:rsidRDefault="00C514F9">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6E5A6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E46FB"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945DBCF"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EE0F2D6"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6FEC08" w14:textId="77777777" w:rsidR="00921A47" w:rsidRPr="006518C9" w:rsidRDefault="00C514F9">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BEDBC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23835"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333E10"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66D0BB81" w14:textId="77777777" w:rsidR="00921A47" w:rsidRPr="006518C9" w:rsidRDefault="00921A47">
            <w:pPr>
              <w:rPr>
                <w:sz w:val="24"/>
                <w:szCs w:val="24"/>
                <w:lang w:val="en-US"/>
              </w:rPr>
            </w:pPr>
          </w:p>
        </w:tc>
      </w:tr>
      <w:tr w:rsidR="00921A47" w:rsidRPr="006518C9" w14:paraId="093FBBCE" w14:textId="77777777" w:rsidTr="00921A47">
        <w:trPr>
          <w:tblCellSpacing w:w="15" w:type="dxa"/>
        </w:trPr>
        <w:tc>
          <w:tcPr>
            <w:tcW w:w="0" w:type="auto"/>
            <w:vAlign w:val="center"/>
            <w:hideMark/>
          </w:tcPr>
          <w:p w14:paraId="18EE4DEA"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092FC907" w14:textId="77777777" w:rsidR="00921A47" w:rsidRPr="006518C9" w:rsidRDefault="00AD4E91">
            <w:pPr>
              <w:rPr>
                <w:sz w:val="24"/>
                <w:szCs w:val="24"/>
                <w:lang w:val="en-US"/>
              </w:rPr>
            </w:pPr>
            <w:r>
              <w:rPr>
                <w:noProof/>
                <w:lang w:val="en-US" w:eastAsia="en-US"/>
              </w:rPr>
              <w:drawing>
                <wp:inline distT="0" distB="0" distL="0" distR="0" wp14:anchorId="4A25A8DA" wp14:editId="21CB98A6">
                  <wp:extent cx="5398770" cy="3204210"/>
                  <wp:effectExtent l="0" t="0" r="0" b="0"/>
                  <wp:docPr id="10" name="Picture 10" descr="http://www.peptideatlas.org/PSI/schemas/mzIdentML/1.2/figures/ProteinDetec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eptideatlas.org/PSI/schemas/mzIdentML/1.2/figures/ProteinDetectionProtocol.pn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tc>
      </w:tr>
      <w:tr w:rsidR="00921A47" w:rsidRPr="006518C9" w14:paraId="22C06CA6" w14:textId="77777777" w:rsidTr="00921A47">
        <w:trPr>
          <w:tblCellSpacing w:w="15" w:type="dxa"/>
        </w:trPr>
        <w:tc>
          <w:tcPr>
            <w:tcW w:w="0" w:type="auto"/>
            <w:vAlign w:val="center"/>
            <w:hideMark/>
          </w:tcPr>
          <w:p w14:paraId="6D14926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9410E3F" w14:textId="77777777" w:rsidR="00921A47" w:rsidRPr="006518C9" w:rsidRDefault="00921A47">
            <w:pPr>
              <w:pStyle w:val="HTMLPreformatted"/>
            </w:pPr>
            <w:r w:rsidRPr="006518C9">
              <w:t>&lt;ProteinDetectionProtocol id="PDP_PAnalyzer" analysisSoftware_ref="PAnalyzer"&gt;</w:t>
            </w:r>
          </w:p>
          <w:p w14:paraId="5FCC73E8" w14:textId="77777777" w:rsidR="00921A47" w:rsidRPr="006518C9" w:rsidRDefault="00921A47">
            <w:pPr>
              <w:pStyle w:val="HTMLPreformatted"/>
            </w:pPr>
            <w:r w:rsidRPr="006518C9">
              <w:t xml:space="preserve">  &lt;AnalysisParams&gt;</w:t>
            </w:r>
          </w:p>
          <w:p w14:paraId="41877023" w14:textId="77777777" w:rsidR="00921A47" w:rsidRPr="006518C9" w:rsidRDefault="00921A47">
            <w:pPr>
              <w:pStyle w:val="HTMLPreformatted"/>
            </w:pPr>
            <w:r w:rsidRPr="006518C9">
              <w:t xml:space="preserve">    &lt;cvParam name="mascot:SigThreshold" value="0.05" cvRef="PSI-MS" accession="MS:1001316" /&gt;</w:t>
            </w:r>
          </w:p>
          <w:p w14:paraId="03E5B4ED" w14:textId="77777777" w:rsidR="00921A47" w:rsidRPr="006518C9" w:rsidRDefault="00921A47">
            <w:pPr>
              <w:pStyle w:val="HTMLPreformatted"/>
            </w:pPr>
            <w:r w:rsidRPr="006518C9">
              <w:t xml:space="preserve">    &lt;cvParam name="mascot:MaxProteinHits" value="Auto" cvRef="PSI-MS" accession="MS:1001317" /&gt;</w:t>
            </w:r>
          </w:p>
          <w:p w14:paraId="1E5AA325" w14:textId="77777777" w:rsidR="00921A47" w:rsidRPr="006518C9" w:rsidRDefault="00921A47">
            <w:pPr>
              <w:pStyle w:val="HTMLPreformatted"/>
            </w:pPr>
            <w:r w:rsidRPr="006518C9">
              <w:t xml:space="preserve">    &lt;cvParam name="mascot:ProteinScoringMethod" value="MudPIT" cvRef="PSI-MS" accession="MS:1001318" /&gt;</w:t>
            </w:r>
          </w:p>
          <w:p w14:paraId="16317B04" w14:textId="77777777" w:rsidR="00921A47" w:rsidRPr="006518C9" w:rsidRDefault="00921A47">
            <w:pPr>
              <w:pStyle w:val="HTMLPreformatted"/>
            </w:pPr>
            <w:r w:rsidRPr="006518C9">
              <w:t xml:space="preserve">    &lt;cvParam name="mascot:MinMSMSThreshold" value="0" cvRef="PSI-MS" accession="MS:1001319" /&gt;</w:t>
            </w:r>
          </w:p>
          <w:p w14:paraId="03490141" w14:textId="77777777" w:rsidR="00921A47" w:rsidRPr="006518C9" w:rsidRDefault="00921A47">
            <w:pPr>
              <w:pStyle w:val="HTMLPreformatted"/>
            </w:pPr>
            <w:r w:rsidRPr="006518C9">
              <w:t xml:space="preserve">    &lt;cvParam name="mascot:ShowHomologousProteinsWithSamePeptides" value="1" cvRef="PSI-MS" accession="MS:1001320" /&gt;</w:t>
            </w:r>
          </w:p>
          <w:p w14:paraId="22C1C1F4" w14:textId="77777777" w:rsidR="00921A47" w:rsidRPr="006518C9" w:rsidRDefault="00921A47">
            <w:pPr>
              <w:pStyle w:val="HTMLPreformatted"/>
            </w:pPr>
            <w:r w:rsidRPr="006518C9">
              <w:t xml:space="preserve">  ...</w:t>
            </w:r>
          </w:p>
          <w:p w14:paraId="7E3A6EFA" w14:textId="77777777" w:rsidR="00921A47" w:rsidRPr="006518C9" w:rsidRDefault="00921A47">
            <w:pPr>
              <w:pStyle w:val="HTMLPreformatted"/>
            </w:pPr>
            <w:r w:rsidRPr="006518C9">
              <w:t>&lt;/ProteinDetectionProtocol&gt;</w:t>
            </w:r>
          </w:p>
        </w:tc>
      </w:tr>
    </w:tbl>
    <w:p w14:paraId="4B14F1A6" w14:textId="77777777" w:rsidR="00921A47" w:rsidRPr="006518C9" w:rsidRDefault="00921A47" w:rsidP="00921A47">
      <w:pPr>
        <w:rPr>
          <w:lang w:val="en-US"/>
        </w:rPr>
      </w:pPr>
    </w:p>
    <w:p w14:paraId="7D8742DF" w14:textId="77777777" w:rsidR="00921A47" w:rsidRPr="006518C9" w:rsidRDefault="00921A47" w:rsidP="00921A47">
      <w:pPr>
        <w:pStyle w:val="Heading2"/>
      </w:pPr>
      <w:bookmarkStart w:id="378" w:name="_Toc476057251"/>
      <w:r w:rsidRPr="006518C9">
        <w:t>Element &lt;</w:t>
      </w:r>
      <w:bookmarkStart w:id="379" w:name="Provider"/>
      <w:r w:rsidRPr="006518C9">
        <w:t>Provider</w:t>
      </w:r>
      <w:bookmarkEnd w:id="379"/>
      <w:r w:rsidRPr="006518C9">
        <w:t>&gt;</w:t>
      </w:r>
      <w:bookmarkEnd w:id="3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9"/>
        <w:gridCol w:w="8473"/>
      </w:tblGrid>
      <w:tr w:rsidR="00921A47" w:rsidRPr="006518C9" w14:paraId="1CEA8BA3" w14:textId="77777777" w:rsidTr="00921A47">
        <w:trPr>
          <w:tblCellSpacing w:w="15" w:type="dxa"/>
        </w:trPr>
        <w:tc>
          <w:tcPr>
            <w:tcW w:w="0" w:type="auto"/>
            <w:vAlign w:val="center"/>
            <w:hideMark/>
          </w:tcPr>
          <w:p w14:paraId="491D4F7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7F263C"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69121992" w14:textId="77777777" w:rsidTr="00921A47">
        <w:trPr>
          <w:tblCellSpacing w:w="15" w:type="dxa"/>
        </w:trPr>
        <w:tc>
          <w:tcPr>
            <w:tcW w:w="0" w:type="auto"/>
            <w:vAlign w:val="center"/>
            <w:hideMark/>
          </w:tcPr>
          <w:p w14:paraId="6CFBBC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08568CC" w14:textId="77777777" w:rsidR="00921A47" w:rsidRPr="006518C9" w:rsidRDefault="00921A47">
            <w:pPr>
              <w:rPr>
                <w:sz w:val="24"/>
                <w:szCs w:val="24"/>
                <w:lang w:val="en-US"/>
              </w:rPr>
            </w:pPr>
            <w:r w:rsidRPr="006518C9">
              <w:rPr>
                <w:lang w:val="en-US"/>
              </w:rPr>
              <w:t xml:space="preserve">ProviderType </w:t>
            </w:r>
          </w:p>
        </w:tc>
      </w:tr>
      <w:tr w:rsidR="00921A47" w:rsidRPr="006518C9" w14:paraId="6892489C" w14:textId="77777777" w:rsidTr="00921A47">
        <w:trPr>
          <w:tblCellSpacing w:w="15" w:type="dxa"/>
        </w:trPr>
        <w:tc>
          <w:tcPr>
            <w:tcW w:w="0" w:type="auto"/>
            <w:vAlign w:val="center"/>
            <w:hideMark/>
          </w:tcPr>
          <w:p w14:paraId="766BF078"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620"/>
            </w:tblGrid>
            <w:tr w:rsidR="00921A47" w:rsidRPr="006518C9" w14:paraId="20D2A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5242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8D00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23B1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0EBC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63449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97FC7"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7C25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6932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8D44"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2FA505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4B3B5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0FE7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F882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732D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9012B6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DA1BFE"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0D48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66FE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EB1A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CEA036C" w14:textId="77777777" w:rsidR="00921A47" w:rsidRPr="006518C9" w:rsidRDefault="00921A47">
            <w:pPr>
              <w:rPr>
                <w:sz w:val="24"/>
                <w:szCs w:val="24"/>
                <w:lang w:val="en-US"/>
              </w:rPr>
            </w:pPr>
          </w:p>
        </w:tc>
      </w:tr>
      <w:tr w:rsidR="00921A47" w:rsidRPr="006518C9" w14:paraId="69BCA9B3" w14:textId="77777777" w:rsidTr="00921A47">
        <w:trPr>
          <w:tblCellSpacing w:w="15" w:type="dxa"/>
        </w:trPr>
        <w:tc>
          <w:tcPr>
            <w:tcW w:w="0" w:type="auto"/>
            <w:vAlign w:val="center"/>
            <w:hideMark/>
          </w:tcPr>
          <w:p w14:paraId="4EF8649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5"/>
              <w:gridCol w:w="1135"/>
              <w:gridCol w:w="1180"/>
              <w:gridCol w:w="4272"/>
            </w:tblGrid>
            <w:tr w:rsidR="00921A47" w:rsidRPr="006518C9" w14:paraId="04E0AD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3889A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531A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F45D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6FE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6EA7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31B5D" w14:textId="77777777" w:rsidR="00921A47" w:rsidRPr="006518C9" w:rsidRDefault="00C514F9">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ED98F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3632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F9406" w14:textId="77777777" w:rsidR="00921A47" w:rsidRPr="006518C9" w:rsidRDefault="00921A47">
                  <w:pPr>
                    <w:rPr>
                      <w:sz w:val="24"/>
                      <w:szCs w:val="24"/>
                      <w:lang w:val="en-US"/>
                    </w:rPr>
                  </w:pPr>
                  <w:r w:rsidRPr="006518C9">
                    <w:rPr>
                      <w:lang w:val="en-US"/>
                    </w:rPr>
                    <w:t>The Contact that provided the document instance.</w:t>
                  </w:r>
                </w:p>
              </w:tc>
            </w:tr>
          </w:tbl>
          <w:p w14:paraId="1A23C802" w14:textId="77777777" w:rsidR="00921A47" w:rsidRPr="006518C9" w:rsidRDefault="00921A47">
            <w:pPr>
              <w:rPr>
                <w:sz w:val="24"/>
                <w:szCs w:val="24"/>
                <w:lang w:val="en-US"/>
              </w:rPr>
            </w:pPr>
          </w:p>
        </w:tc>
      </w:tr>
      <w:tr w:rsidR="00921A47" w:rsidRPr="006518C9" w14:paraId="03C9B978" w14:textId="77777777" w:rsidTr="00921A47">
        <w:trPr>
          <w:tblCellSpacing w:w="15" w:type="dxa"/>
        </w:trPr>
        <w:tc>
          <w:tcPr>
            <w:tcW w:w="0" w:type="auto"/>
            <w:vAlign w:val="center"/>
            <w:hideMark/>
          </w:tcPr>
          <w:p w14:paraId="05C721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6F4784" w14:textId="77777777" w:rsidR="00921A47" w:rsidRPr="006518C9" w:rsidRDefault="00921A47">
            <w:pPr>
              <w:pStyle w:val="HTMLPreformatted"/>
            </w:pPr>
            <w:r w:rsidRPr="006518C9">
              <w:t>&lt;Provider id="PROVIDER" xmlns="http://psidev.info/psi/pi/mzIdentML/1.2"&gt;</w:t>
            </w:r>
          </w:p>
          <w:p w14:paraId="1F1768AC" w14:textId="77777777" w:rsidR="00921A47" w:rsidRPr="006518C9" w:rsidRDefault="00921A47">
            <w:pPr>
              <w:pStyle w:val="HTMLPreformatted"/>
            </w:pPr>
            <w:r w:rsidRPr="006518C9">
              <w:t xml:space="preserve">    &lt;ContactRole contact_ref="PERSON_DOC_OWNER"&gt;</w:t>
            </w:r>
          </w:p>
          <w:p w14:paraId="60176087" w14:textId="77777777" w:rsidR="00921A47" w:rsidRPr="006518C9" w:rsidRDefault="00921A47">
            <w:pPr>
              <w:pStyle w:val="HTMLPreformatted"/>
            </w:pPr>
            <w:r w:rsidRPr="006518C9">
              <w:t xml:space="preserve">        &lt;Role&gt;</w:t>
            </w:r>
          </w:p>
          <w:p w14:paraId="7BDF1745" w14:textId="77777777" w:rsidR="00921A47" w:rsidRPr="006518C9" w:rsidRDefault="00921A47">
            <w:pPr>
              <w:pStyle w:val="HTMLPreformatted"/>
            </w:pPr>
            <w:r w:rsidRPr="006518C9">
              <w:t xml:space="preserve">            &lt;cvParam accession="MS:1001271" cvRef="PSI-MS" name="researcher"/&gt;</w:t>
            </w:r>
          </w:p>
          <w:p w14:paraId="388CB86A" w14:textId="77777777" w:rsidR="00921A47" w:rsidRPr="006518C9" w:rsidRDefault="00921A47">
            <w:pPr>
              <w:pStyle w:val="HTMLPreformatted"/>
            </w:pPr>
            <w:r w:rsidRPr="006518C9">
              <w:t xml:space="preserve">        &lt;/Role&gt;</w:t>
            </w:r>
          </w:p>
          <w:p w14:paraId="098B8836" w14:textId="77777777" w:rsidR="00921A47" w:rsidRPr="006518C9" w:rsidRDefault="00921A47">
            <w:pPr>
              <w:pStyle w:val="HTMLPreformatted"/>
            </w:pPr>
            <w:r w:rsidRPr="006518C9">
              <w:t xml:space="preserve">    &lt;/ContactRole&gt;</w:t>
            </w:r>
          </w:p>
          <w:p w14:paraId="48F540F4" w14:textId="77777777" w:rsidR="00921A47" w:rsidRPr="006518C9" w:rsidRDefault="00921A47">
            <w:pPr>
              <w:pStyle w:val="HTMLPreformatted"/>
            </w:pPr>
            <w:r w:rsidRPr="006518C9">
              <w:t>&lt;/Provider&gt;</w:t>
            </w:r>
          </w:p>
        </w:tc>
      </w:tr>
    </w:tbl>
    <w:p w14:paraId="6CDCE87D" w14:textId="77777777" w:rsidR="00921A47" w:rsidRPr="006518C9" w:rsidRDefault="00921A47" w:rsidP="00921A47">
      <w:pPr>
        <w:rPr>
          <w:lang w:val="en-US"/>
        </w:rPr>
      </w:pPr>
    </w:p>
    <w:p w14:paraId="71CFF094" w14:textId="77777777" w:rsidR="00921A47" w:rsidRPr="006518C9" w:rsidRDefault="00921A47" w:rsidP="00921A47">
      <w:pPr>
        <w:pStyle w:val="Heading2"/>
      </w:pPr>
      <w:bookmarkStart w:id="380" w:name="_Toc476057252"/>
      <w:r w:rsidRPr="006518C9">
        <w:t>Element &lt;</w:t>
      </w:r>
      <w:bookmarkStart w:id="381" w:name="Residue"/>
      <w:r w:rsidRPr="006518C9">
        <w:t>Residue</w:t>
      </w:r>
      <w:bookmarkEnd w:id="381"/>
      <w:r w:rsidRPr="006518C9">
        <w:t>&gt;</w:t>
      </w:r>
      <w:bookmarkEnd w:id="3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8296"/>
      </w:tblGrid>
      <w:tr w:rsidR="00921A47" w:rsidRPr="006518C9" w14:paraId="1108ABEE" w14:textId="77777777" w:rsidTr="00921A47">
        <w:trPr>
          <w:tblCellSpacing w:w="15" w:type="dxa"/>
        </w:trPr>
        <w:tc>
          <w:tcPr>
            <w:tcW w:w="0" w:type="auto"/>
            <w:vAlign w:val="center"/>
            <w:hideMark/>
          </w:tcPr>
          <w:p w14:paraId="514D50A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1B1BDD"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7914659E" w14:textId="77777777" w:rsidTr="00921A47">
        <w:trPr>
          <w:tblCellSpacing w:w="15" w:type="dxa"/>
        </w:trPr>
        <w:tc>
          <w:tcPr>
            <w:tcW w:w="0" w:type="auto"/>
            <w:vAlign w:val="center"/>
            <w:hideMark/>
          </w:tcPr>
          <w:p w14:paraId="14B8773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3C35EB1" w14:textId="77777777" w:rsidR="00921A47" w:rsidRPr="006518C9" w:rsidRDefault="00921A47">
            <w:pPr>
              <w:rPr>
                <w:sz w:val="24"/>
                <w:szCs w:val="24"/>
                <w:lang w:val="en-US"/>
              </w:rPr>
            </w:pPr>
            <w:r w:rsidRPr="006518C9">
              <w:rPr>
                <w:lang w:val="en-US"/>
              </w:rPr>
              <w:t xml:space="preserve">ResidueType </w:t>
            </w:r>
          </w:p>
        </w:tc>
      </w:tr>
      <w:tr w:rsidR="00921A47" w:rsidRPr="006518C9" w14:paraId="7A8E64D4" w14:textId="77777777" w:rsidTr="00921A47">
        <w:trPr>
          <w:tblCellSpacing w:w="15" w:type="dxa"/>
        </w:trPr>
        <w:tc>
          <w:tcPr>
            <w:tcW w:w="0" w:type="auto"/>
            <w:vAlign w:val="center"/>
            <w:hideMark/>
          </w:tcPr>
          <w:p w14:paraId="1E8B5CE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98"/>
              <w:gridCol w:w="997"/>
              <w:gridCol w:w="824"/>
              <w:gridCol w:w="4986"/>
            </w:tblGrid>
            <w:tr w:rsidR="00921A47" w:rsidRPr="006518C9" w14:paraId="63579E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76EE9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C024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12FF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926F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C46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121BC"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7ECCF"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48DE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96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2523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E73F76"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A6E08"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BE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99199"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5DF0D0FD" w14:textId="77777777" w:rsidR="00921A47" w:rsidRPr="006518C9" w:rsidRDefault="00921A47">
            <w:pPr>
              <w:rPr>
                <w:sz w:val="24"/>
                <w:szCs w:val="24"/>
                <w:lang w:val="en-US"/>
              </w:rPr>
            </w:pPr>
          </w:p>
        </w:tc>
      </w:tr>
      <w:tr w:rsidR="00921A47" w:rsidRPr="006518C9" w14:paraId="63A00C52" w14:textId="77777777" w:rsidTr="00921A47">
        <w:trPr>
          <w:tblCellSpacing w:w="15" w:type="dxa"/>
        </w:trPr>
        <w:tc>
          <w:tcPr>
            <w:tcW w:w="0" w:type="auto"/>
            <w:vAlign w:val="center"/>
            <w:hideMark/>
          </w:tcPr>
          <w:p w14:paraId="43BF20F0"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165F5DD9" w14:textId="77777777" w:rsidR="00921A47" w:rsidRPr="006518C9" w:rsidRDefault="00921A47">
            <w:pPr>
              <w:rPr>
                <w:sz w:val="24"/>
                <w:szCs w:val="24"/>
                <w:lang w:val="en-US"/>
              </w:rPr>
            </w:pPr>
            <w:r w:rsidRPr="006518C9">
              <w:rPr>
                <w:lang w:val="en-US"/>
              </w:rPr>
              <w:t>none</w:t>
            </w:r>
          </w:p>
        </w:tc>
      </w:tr>
      <w:tr w:rsidR="00921A47" w:rsidRPr="006518C9" w14:paraId="764207F2" w14:textId="77777777" w:rsidTr="00921A47">
        <w:trPr>
          <w:tblCellSpacing w:w="15" w:type="dxa"/>
        </w:trPr>
        <w:tc>
          <w:tcPr>
            <w:tcW w:w="0" w:type="auto"/>
            <w:vAlign w:val="center"/>
            <w:hideMark/>
          </w:tcPr>
          <w:p w14:paraId="0E05925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CCB4D5" w14:textId="77777777" w:rsidR="00921A47" w:rsidRPr="006518C9" w:rsidRDefault="00921A47">
            <w:pPr>
              <w:pStyle w:val="HTMLPreformatted"/>
            </w:pPr>
            <w:r w:rsidRPr="006518C9">
              <w:t>&lt;Residue code="C" mass="103.009186" /&gt;</w:t>
            </w:r>
          </w:p>
        </w:tc>
      </w:tr>
    </w:tbl>
    <w:p w14:paraId="5E37D46F" w14:textId="77777777" w:rsidR="00921A47" w:rsidRPr="006518C9" w:rsidRDefault="00921A47" w:rsidP="00921A47">
      <w:pPr>
        <w:rPr>
          <w:lang w:val="en-US"/>
        </w:rPr>
      </w:pPr>
    </w:p>
    <w:p w14:paraId="1EDD9A8A" w14:textId="77777777" w:rsidR="00921A47" w:rsidRPr="006518C9" w:rsidRDefault="00921A47" w:rsidP="00921A47">
      <w:pPr>
        <w:pStyle w:val="Heading2"/>
      </w:pPr>
      <w:bookmarkStart w:id="382" w:name="_Toc476057253"/>
      <w:r w:rsidRPr="006518C9">
        <w:t>Element &lt;</w:t>
      </w:r>
      <w:bookmarkStart w:id="383" w:name="Role"/>
      <w:r w:rsidRPr="006518C9">
        <w:t>Role</w:t>
      </w:r>
      <w:bookmarkEnd w:id="383"/>
      <w:r w:rsidRPr="006518C9">
        <w:t>&gt;</w:t>
      </w:r>
      <w:bookmarkEnd w:id="3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gridCol w:w="7940"/>
      </w:tblGrid>
      <w:tr w:rsidR="00921A47" w:rsidRPr="006518C9" w14:paraId="202DD3CC" w14:textId="77777777" w:rsidTr="00921A47">
        <w:trPr>
          <w:tblCellSpacing w:w="15" w:type="dxa"/>
        </w:trPr>
        <w:tc>
          <w:tcPr>
            <w:tcW w:w="0" w:type="auto"/>
            <w:vAlign w:val="center"/>
            <w:hideMark/>
          </w:tcPr>
          <w:p w14:paraId="367E6F6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84C95E"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71F0E2B7" w14:textId="77777777" w:rsidTr="00921A47">
        <w:trPr>
          <w:tblCellSpacing w:w="15" w:type="dxa"/>
        </w:trPr>
        <w:tc>
          <w:tcPr>
            <w:tcW w:w="0" w:type="auto"/>
            <w:vAlign w:val="center"/>
            <w:hideMark/>
          </w:tcPr>
          <w:p w14:paraId="1922F8E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B272F4" w14:textId="77777777" w:rsidR="00921A47" w:rsidRPr="006518C9" w:rsidRDefault="00921A47">
            <w:pPr>
              <w:rPr>
                <w:sz w:val="24"/>
                <w:szCs w:val="24"/>
                <w:lang w:val="en-US"/>
              </w:rPr>
            </w:pPr>
            <w:r w:rsidRPr="006518C9">
              <w:rPr>
                <w:lang w:val="en-US"/>
              </w:rPr>
              <w:t xml:space="preserve">RoleType </w:t>
            </w:r>
          </w:p>
        </w:tc>
      </w:tr>
      <w:tr w:rsidR="00921A47" w:rsidRPr="006518C9" w14:paraId="7C2F4A49" w14:textId="77777777" w:rsidTr="00921A47">
        <w:trPr>
          <w:tblCellSpacing w:w="15" w:type="dxa"/>
        </w:trPr>
        <w:tc>
          <w:tcPr>
            <w:tcW w:w="0" w:type="auto"/>
            <w:vAlign w:val="center"/>
            <w:hideMark/>
          </w:tcPr>
          <w:p w14:paraId="41366BD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FD4A79E" w14:textId="77777777" w:rsidR="00921A47" w:rsidRPr="006518C9" w:rsidRDefault="00921A47">
            <w:pPr>
              <w:rPr>
                <w:sz w:val="24"/>
                <w:szCs w:val="24"/>
                <w:lang w:val="en-US"/>
              </w:rPr>
            </w:pPr>
            <w:r w:rsidRPr="006518C9">
              <w:rPr>
                <w:lang w:val="en-US"/>
              </w:rPr>
              <w:t>none</w:t>
            </w:r>
          </w:p>
        </w:tc>
      </w:tr>
      <w:tr w:rsidR="00921A47" w:rsidRPr="006518C9" w14:paraId="51EF06D3" w14:textId="77777777" w:rsidTr="00921A47">
        <w:trPr>
          <w:tblCellSpacing w:w="15" w:type="dxa"/>
        </w:trPr>
        <w:tc>
          <w:tcPr>
            <w:tcW w:w="0" w:type="auto"/>
            <w:vAlign w:val="center"/>
            <w:hideMark/>
          </w:tcPr>
          <w:p w14:paraId="3D41D65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0"/>
              <w:gridCol w:w="1135"/>
              <w:gridCol w:w="1180"/>
              <w:gridCol w:w="3894"/>
            </w:tblGrid>
            <w:tr w:rsidR="00921A47" w:rsidRPr="006518C9" w14:paraId="369749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7CEC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34FC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754D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E78A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DA7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DE36B5"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BE599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E8FE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29DD4" w14:textId="77777777" w:rsidR="00921A47" w:rsidRPr="006518C9" w:rsidRDefault="00921A47">
                  <w:pPr>
                    <w:rPr>
                      <w:sz w:val="24"/>
                      <w:szCs w:val="24"/>
                      <w:lang w:val="en-US"/>
                    </w:rPr>
                  </w:pPr>
                  <w:r w:rsidRPr="006518C9">
                    <w:rPr>
                      <w:lang w:val="en-US"/>
                    </w:rPr>
                    <w:t>A single entry from an ontology or a controlled vocabulary.</w:t>
                  </w:r>
                </w:p>
              </w:tc>
            </w:tr>
          </w:tbl>
          <w:p w14:paraId="333D4E3B" w14:textId="77777777" w:rsidR="00921A47" w:rsidRPr="006518C9" w:rsidRDefault="00921A47">
            <w:pPr>
              <w:rPr>
                <w:sz w:val="24"/>
                <w:szCs w:val="24"/>
                <w:lang w:val="en-US"/>
              </w:rPr>
            </w:pPr>
          </w:p>
        </w:tc>
      </w:tr>
      <w:tr w:rsidR="00921A47" w:rsidRPr="006518C9" w14:paraId="462B875F" w14:textId="77777777" w:rsidTr="00921A47">
        <w:trPr>
          <w:tblCellSpacing w:w="15" w:type="dxa"/>
        </w:trPr>
        <w:tc>
          <w:tcPr>
            <w:tcW w:w="0" w:type="auto"/>
            <w:vAlign w:val="center"/>
            <w:hideMark/>
          </w:tcPr>
          <w:p w14:paraId="59E59AE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73757D" w14:textId="77777777" w:rsidR="00921A47" w:rsidRPr="006518C9" w:rsidRDefault="00921A47">
            <w:pPr>
              <w:pStyle w:val="HTMLPreformatted"/>
            </w:pPr>
            <w:r w:rsidRPr="006518C9">
              <w:t xml:space="preserve">        &lt;Role&gt;</w:t>
            </w:r>
          </w:p>
          <w:p w14:paraId="606F2EC0" w14:textId="77777777" w:rsidR="00921A47" w:rsidRPr="006518C9" w:rsidRDefault="00921A47">
            <w:pPr>
              <w:pStyle w:val="HTMLPreformatted"/>
            </w:pPr>
            <w:r w:rsidRPr="006518C9">
              <w:t xml:space="preserve">          &lt;cvParam cvRef="PSI-MS" accession="MS:1001267" name="software vendor"/&gt;</w:t>
            </w:r>
          </w:p>
          <w:p w14:paraId="24615CA2" w14:textId="77777777" w:rsidR="00921A47" w:rsidRPr="006518C9" w:rsidRDefault="00921A47">
            <w:pPr>
              <w:pStyle w:val="HTMLPreformatted"/>
            </w:pPr>
            <w:r w:rsidRPr="006518C9">
              <w:t xml:space="preserve">        &lt;/Role&gt;</w:t>
            </w:r>
          </w:p>
        </w:tc>
      </w:tr>
      <w:tr w:rsidR="00921A47" w:rsidRPr="006518C9" w14:paraId="79A4F2C3" w14:textId="77777777" w:rsidTr="00921A47">
        <w:trPr>
          <w:tblCellSpacing w:w="15" w:type="dxa"/>
        </w:trPr>
        <w:tc>
          <w:tcPr>
            <w:tcW w:w="0" w:type="auto"/>
            <w:vAlign w:val="center"/>
            <w:hideMark/>
          </w:tcPr>
          <w:p w14:paraId="0EF51D2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C6C529B" w14:textId="77777777" w:rsidR="00921A47" w:rsidRPr="006518C9" w:rsidRDefault="00921A47">
            <w:pPr>
              <w:pStyle w:val="HTMLPreformatted"/>
            </w:pPr>
            <w:r w:rsidRPr="006518C9">
              <w:t>Path /MzIdentML/Provider/ContactRole/Role</w:t>
            </w:r>
          </w:p>
          <w:p w14:paraId="12AA04AA" w14:textId="77777777" w:rsidR="00921A47" w:rsidRPr="006518C9" w:rsidRDefault="00921A47">
            <w:pPr>
              <w:pStyle w:val="HTMLPreformatted"/>
            </w:pPr>
            <w:r w:rsidRPr="006518C9">
              <w:t xml:space="preserve">MUST supply a *child* term of </w:t>
            </w:r>
            <w:hyperlink r:id="rId269" w:tgtFrame="new" w:history="1">
              <w:r w:rsidRPr="006518C9">
                <w:rPr>
                  <w:rStyle w:val="Hyperlink"/>
                </w:rPr>
                <w:t>MS:1001266</w:t>
              </w:r>
            </w:hyperlink>
            <w:r w:rsidRPr="006518C9">
              <w:t xml:space="preserve"> (</w:t>
            </w:r>
            <w:r w:rsidRPr="006518C9">
              <w:rPr>
                <w:rStyle w:val="popup"/>
              </w:rPr>
              <w:t>role type</w:t>
            </w:r>
            <w:r w:rsidRPr="006518C9">
              <w:t>) one or more times</w:t>
            </w:r>
          </w:p>
          <w:p w14:paraId="1F81A715" w14:textId="77777777" w:rsidR="00921A47" w:rsidRPr="006518C9" w:rsidRDefault="00921A47">
            <w:pPr>
              <w:pStyle w:val="HTMLPreformatted"/>
            </w:pPr>
            <w:r w:rsidRPr="006518C9">
              <w:t xml:space="preserve">  e.g.: </w:t>
            </w:r>
            <w:hyperlink r:id="rId270"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BF38262" w14:textId="77777777" w:rsidR="00921A47" w:rsidRPr="006518C9" w:rsidRDefault="00921A47">
            <w:pPr>
              <w:pStyle w:val="HTMLPreformatted"/>
            </w:pPr>
            <w:r w:rsidRPr="006518C9">
              <w:t xml:space="preserve">  e.g.: </w:t>
            </w:r>
            <w:hyperlink r:id="rId271" w:tgtFrame="new" w:history="1">
              <w:r w:rsidRPr="006518C9">
                <w:rPr>
                  <w:rStyle w:val="Hyperlink"/>
                </w:rPr>
                <w:t>MS:1001268</w:t>
              </w:r>
            </w:hyperlink>
            <w:r w:rsidRPr="006518C9">
              <w:t xml:space="preserve"> (</w:t>
            </w:r>
            <w:r w:rsidRPr="006518C9">
              <w:rPr>
                <w:rStyle w:val="popup"/>
              </w:rPr>
              <w:t>programmer</w:t>
            </w:r>
            <w:r w:rsidRPr="006518C9">
              <w:t xml:space="preserve">) </w:t>
            </w:r>
          </w:p>
          <w:p w14:paraId="57DDB474" w14:textId="77777777" w:rsidR="00921A47" w:rsidRPr="006518C9" w:rsidRDefault="00921A47">
            <w:pPr>
              <w:pStyle w:val="HTMLPreformatted"/>
            </w:pPr>
            <w:r w:rsidRPr="006518C9">
              <w:t xml:space="preserve">  e.g.: </w:t>
            </w:r>
            <w:hyperlink r:id="rId272"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6F60B196" w14:textId="77777777" w:rsidR="00921A47" w:rsidRPr="006518C9" w:rsidRDefault="00921A47">
            <w:pPr>
              <w:pStyle w:val="HTMLPreformatted"/>
            </w:pPr>
            <w:r w:rsidRPr="006518C9">
              <w:t xml:space="preserve">  e.g.: </w:t>
            </w:r>
            <w:hyperlink r:id="rId273"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6B89B376" w14:textId="77777777" w:rsidR="00921A47" w:rsidRPr="006518C9" w:rsidRDefault="00921A47">
            <w:pPr>
              <w:pStyle w:val="HTMLPreformatted"/>
            </w:pPr>
            <w:r w:rsidRPr="006518C9">
              <w:t xml:space="preserve">  e.g.: </w:t>
            </w:r>
            <w:hyperlink r:id="rId274" w:tgtFrame="new" w:history="1">
              <w:r w:rsidRPr="006518C9">
                <w:rPr>
                  <w:rStyle w:val="Hyperlink"/>
                </w:rPr>
                <w:t>MS:1001271</w:t>
              </w:r>
            </w:hyperlink>
            <w:r w:rsidRPr="006518C9">
              <w:t xml:space="preserve"> (</w:t>
            </w:r>
            <w:r w:rsidRPr="006518C9">
              <w:rPr>
                <w:rStyle w:val="popup"/>
              </w:rPr>
              <w:t>researcher</w:t>
            </w:r>
            <w:r w:rsidRPr="006518C9">
              <w:t xml:space="preserve">) </w:t>
            </w:r>
          </w:p>
          <w:p w14:paraId="1CB6AC55" w14:textId="77777777" w:rsidR="00921A47" w:rsidRPr="006518C9" w:rsidRDefault="00921A47">
            <w:pPr>
              <w:pStyle w:val="HTMLPreformatted"/>
            </w:pPr>
            <w:r w:rsidRPr="006518C9">
              <w:t>Path /MzIdentML/AnalysisSoftwareList/AnalysisSoftware/ContactRole/Role</w:t>
            </w:r>
          </w:p>
          <w:p w14:paraId="26FDF31A" w14:textId="77777777" w:rsidR="00921A47" w:rsidRPr="006518C9" w:rsidRDefault="00921A47">
            <w:pPr>
              <w:pStyle w:val="HTMLPreformatted"/>
            </w:pPr>
            <w:r w:rsidRPr="006518C9">
              <w:t xml:space="preserve">MUST supply a *child* term of </w:t>
            </w:r>
            <w:hyperlink r:id="rId275" w:tgtFrame="new" w:history="1">
              <w:r w:rsidRPr="006518C9">
                <w:rPr>
                  <w:rStyle w:val="Hyperlink"/>
                </w:rPr>
                <w:t>MS:1001266</w:t>
              </w:r>
            </w:hyperlink>
            <w:r w:rsidRPr="006518C9">
              <w:t xml:space="preserve"> (</w:t>
            </w:r>
            <w:r w:rsidRPr="006518C9">
              <w:rPr>
                <w:rStyle w:val="popup"/>
              </w:rPr>
              <w:t>role type</w:t>
            </w:r>
            <w:r w:rsidRPr="006518C9">
              <w:t>) one or more times</w:t>
            </w:r>
          </w:p>
          <w:p w14:paraId="7763E517" w14:textId="77777777" w:rsidR="00921A47" w:rsidRPr="006518C9" w:rsidRDefault="00921A47">
            <w:pPr>
              <w:pStyle w:val="HTMLPreformatted"/>
            </w:pPr>
            <w:r w:rsidRPr="006518C9">
              <w:t xml:space="preserve">  e.g.: </w:t>
            </w:r>
            <w:hyperlink r:id="rId276"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E58897B" w14:textId="77777777" w:rsidR="00921A47" w:rsidRPr="006518C9" w:rsidRDefault="00921A47">
            <w:pPr>
              <w:pStyle w:val="HTMLPreformatted"/>
            </w:pPr>
            <w:r w:rsidRPr="006518C9">
              <w:t xml:space="preserve">  e.g.: </w:t>
            </w:r>
            <w:hyperlink r:id="rId277" w:tgtFrame="new" w:history="1">
              <w:r w:rsidRPr="006518C9">
                <w:rPr>
                  <w:rStyle w:val="Hyperlink"/>
                </w:rPr>
                <w:t>MS:1001268</w:t>
              </w:r>
            </w:hyperlink>
            <w:r w:rsidRPr="006518C9">
              <w:t xml:space="preserve"> (</w:t>
            </w:r>
            <w:r w:rsidRPr="006518C9">
              <w:rPr>
                <w:rStyle w:val="popup"/>
              </w:rPr>
              <w:t>programmer</w:t>
            </w:r>
            <w:r w:rsidRPr="006518C9">
              <w:t xml:space="preserve">) </w:t>
            </w:r>
          </w:p>
          <w:p w14:paraId="359F23B4" w14:textId="77777777" w:rsidR="00921A47" w:rsidRPr="006518C9" w:rsidRDefault="00921A47">
            <w:pPr>
              <w:pStyle w:val="HTMLPreformatted"/>
            </w:pPr>
            <w:r w:rsidRPr="006518C9">
              <w:t xml:space="preserve">  e.g.: </w:t>
            </w:r>
            <w:hyperlink r:id="rId278"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35297912" w14:textId="77777777" w:rsidR="00921A47" w:rsidRPr="006518C9" w:rsidRDefault="00921A47">
            <w:pPr>
              <w:pStyle w:val="HTMLPreformatted"/>
            </w:pPr>
            <w:r w:rsidRPr="006518C9">
              <w:lastRenderedPageBreak/>
              <w:t xml:space="preserve">  e.g.: </w:t>
            </w:r>
            <w:hyperlink r:id="rId279"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131688B9" w14:textId="77777777" w:rsidR="00921A47" w:rsidRPr="006518C9" w:rsidRDefault="00921A47">
            <w:pPr>
              <w:pStyle w:val="HTMLPreformatted"/>
            </w:pPr>
            <w:r w:rsidRPr="006518C9">
              <w:t xml:space="preserve">  e.g.: </w:t>
            </w:r>
            <w:hyperlink r:id="rId280" w:tgtFrame="new" w:history="1">
              <w:r w:rsidRPr="006518C9">
                <w:rPr>
                  <w:rStyle w:val="Hyperlink"/>
                </w:rPr>
                <w:t>MS:1001271</w:t>
              </w:r>
            </w:hyperlink>
            <w:r w:rsidRPr="006518C9">
              <w:t xml:space="preserve"> (</w:t>
            </w:r>
            <w:r w:rsidRPr="006518C9">
              <w:rPr>
                <w:rStyle w:val="popup"/>
              </w:rPr>
              <w:t>researcher</w:t>
            </w:r>
            <w:r w:rsidRPr="006518C9">
              <w:t xml:space="preserve">) </w:t>
            </w:r>
          </w:p>
          <w:p w14:paraId="6287EB3C" w14:textId="77777777" w:rsidR="00921A47" w:rsidRPr="006518C9" w:rsidRDefault="00921A47">
            <w:pPr>
              <w:pStyle w:val="HTMLPreformatted"/>
            </w:pPr>
            <w:r w:rsidRPr="006518C9">
              <w:t>Path /MzIdentML/AnalysisSampleCollection/Sample/ContactRole/Role</w:t>
            </w:r>
          </w:p>
          <w:p w14:paraId="13584852" w14:textId="77777777" w:rsidR="00921A47" w:rsidRPr="006518C9" w:rsidRDefault="00921A47">
            <w:pPr>
              <w:pStyle w:val="HTMLPreformatted"/>
            </w:pPr>
            <w:r w:rsidRPr="006518C9">
              <w:t xml:space="preserve">MUST supply a *child* term of </w:t>
            </w:r>
            <w:hyperlink r:id="rId281" w:tgtFrame="new" w:history="1">
              <w:r w:rsidRPr="006518C9">
                <w:rPr>
                  <w:rStyle w:val="Hyperlink"/>
                </w:rPr>
                <w:t>MS:1001266</w:t>
              </w:r>
            </w:hyperlink>
            <w:r w:rsidRPr="006518C9">
              <w:t xml:space="preserve"> (</w:t>
            </w:r>
            <w:r w:rsidRPr="006518C9">
              <w:rPr>
                <w:rStyle w:val="popup"/>
              </w:rPr>
              <w:t>role type</w:t>
            </w:r>
            <w:r w:rsidRPr="006518C9">
              <w:t>) one or more times</w:t>
            </w:r>
          </w:p>
          <w:p w14:paraId="3CDB3E5E" w14:textId="77777777" w:rsidR="00921A47" w:rsidRPr="006518C9" w:rsidRDefault="00921A47">
            <w:pPr>
              <w:pStyle w:val="HTMLPreformatted"/>
            </w:pPr>
            <w:r w:rsidRPr="006518C9">
              <w:t xml:space="preserve">  e.g.: </w:t>
            </w:r>
            <w:hyperlink r:id="rId282"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1F4680D" w14:textId="77777777" w:rsidR="00921A47" w:rsidRPr="006518C9" w:rsidRDefault="00921A47">
            <w:pPr>
              <w:pStyle w:val="HTMLPreformatted"/>
            </w:pPr>
            <w:r w:rsidRPr="006518C9">
              <w:t xml:space="preserve">  e.g.: </w:t>
            </w:r>
            <w:hyperlink r:id="rId283" w:tgtFrame="new" w:history="1">
              <w:r w:rsidRPr="006518C9">
                <w:rPr>
                  <w:rStyle w:val="Hyperlink"/>
                </w:rPr>
                <w:t>MS:1001268</w:t>
              </w:r>
            </w:hyperlink>
            <w:r w:rsidRPr="006518C9">
              <w:t xml:space="preserve"> (</w:t>
            </w:r>
            <w:r w:rsidRPr="006518C9">
              <w:rPr>
                <w:rStyle w:val="popup"/>
              </w:rPr>
              <w:t>programmer</w:t>
            </w:r>
            <w:r w:rsidRPr="006518C9">
              <w:t xml:space="preserve">) </w:t>
            </w:r>
          </w:p>
          <w:p w14:paraId="584894A3" w14:textId="77777777" w:rsidR="00921A47" w:rsidRPr="006518C9" w:rsidRDefault="00921A47">
            <w:pPr>
              <w:pStyle w:val="HTMLPreformatted"/>
            </w:pPr>
            <w:r w:rsidRPr="006518C9">
              <w:t xml:space="preserve">  e.g.: </w:t>
            </w:r>
            <w:hyperlink r:id="rId284"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37B09DA" w14:textId="77777777" w:rsidR="00921A47" w:rsidRPr="006518C9" w:rsidRDefault="00921A47">
            <w:pPr>
              <w:pStyle w:val="HTMLPreformatted"/>
            </w:pPr>
            <w:r w:rsidRPr="006518C9">
              <w:t xml:space="preserve">  e.g.: </w:t>
            </w:r>
            <w:hyperlink r:id="rId285"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235EBD4" w14:textId="77777777" w:rsidR="00921A47" w:rsidRPr="006518C9" w:rsidRDefault="00921A47">
            <w:pPr>
              <w:pStyle w:val="HTMLPreformatted"/>
            </w:pPr>
            <w:r w:rsidRPr="006518C9">
              <w:t xml:space="preserve">  e.g.: </w:t>
            </w:r>
            <w:hyperlink r:id="rId286"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0A9AFCAA" w14:textId="77777777" w:rsidTr="00921A47">
        <w:trPr>
          <w:tblCellSpacing w:w="15" w:type="dxa"/>
        </w:trPr>
        <w:tc>
          <w:tcPr>
            <w:tcW w:w="0" w:type="auto"/>
            <w:vAlign w:val="center"/>
            <w:hideMark/>
          </w:tcPr>
          <w:p w14:paraId="48021F5F"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147A5528" w14:textId="77777777" w:rsidR="00921A47" w:rsidRPr="006518C9" w:rsidRDefault="00921A47">
            <w:pPr>
              <w:pStyle w:val="HTMLPreformatted"/>
            </w:pPr>
            <w:r w:rsidRPr="006518C9">
              <w:t>&lt;cvParam cvRef="PSI-MS" accession="MS:1001271" name="researcher"&gt;&lt;/cvParam&gt;</w:t>
            </w:r>
          </w:p>
          <w:p w14:paraId="3421AA9C" w14:textId="77777777" w:rsidR="00921A47" w:rsidRPr="006518C9" w:rsidRDefault="00921A47">
            <w:pPr>
              <w:pStyle w:val="HTMLPreformatted"/>
            </w:pPr>
            <w:r w:rsidRPr="006518C9">
              <w:t>&lt;cvParam accession="MS:1001267" cvRef="PSI-MS" name="software vendor"/&gt;</w:t>
            </w:r>
          </w:p>
        </w:tc>
      </w:tr>
    </w:tbl>
    <w:p w14:paraId="76DBBF00" w14:textId="77777777" w:rsidR="00921A47" w:rsidRPr="006518C9" w:rsidRDefault="00921A47" w:rsidP="00921A47">
      <w:pPr>
        <w:rPr>
          <w:lang w:val="en-US"/>
        </w:rPr>
      </w:pPr>
    </w:p>
    <w:p w14:paraId="673B5A82" w14:textId="77777777" w:rsidR="00921A47" w:rsidRPr="006518C9" w:rsidRDefault="00921A47" w:rsidP="00921A47">
      <w:pPr>
        <w:pStyle w:val="Heading2"/>
      </w:pPr>
      <w:bookmarkStart w:id="384" w:name="_Toc476057254"/>
      <w:r w:rsidRPr="006518C9">
        <w:t>Element &lt;</w:t>
      </w:r>
      <w:bookmarkStart w:id="385" w:name="Sample"/>
      <w:r w:rsidRPr="006518C9">
        <w:t>Sample</w:t>
      </w:r>
      <w:bookmarkEnd w:id="385"/>
      <w:r w:rsidRPr="006518C9">
        <w:t>&gt;</w:t>
      </w:r>
      <w:bookmarkEnd w:id="3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8532"/>
      </w:tblGrid>
      <w:tr w:rsidR="00921A47" w:rsidRPr="006518C9" w14:paraId="6364DE22" w14:textId="77777777" w:rsidTr="00921A47">
        <w:trPr>
          <w:tblCellSpacing w:w="15" w:type="dxa"/>
        </w:trPr>
        <w:tc>
          <w:tcPr>
            <w:tcW w:w="0" w:type="auto"/>
            <w:vAlign w:val="center"/>
            <w:hideMark/>
          </w:tcPr>
          <w:p w14:paraId="6B0C22A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B99B941"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RPr="006518C9" w14:paraId="04D5C9B9" w14:textId="77777777" w:rsidTr="00921A47">
        <w:trPr>
          <w:tblCellSpacing w:w="15" w:type="dxa"/>
        </w:trPr>
        <w:tc>
          <w:tcPr>
            <w:tcW w:w="0" w:type="auto"/>
            <w:vAlign w:val="center"/>
            <w:hideMark/>
          </w:tcPr>
          <w:p w14:paraId="2FAAB1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2605626" w14:textId="77777777" w:rsidR="00921A47" w:rsidRPr="006518C9" w:rsidRDefault="00921A47">
            <w:pPr>
              <w:rPr>
                <w:sz w:val="24"/>
                <w:szCs w:val="24"/>
                <w:lang w:val="en-US"/>
              </w:rPr>
            </w:pPr>
            <w:r w:rsidRPr="006518C9">
              <w:rPr>
                <w:lang w:val="en-US"/>
              </w:rPr>
              <w:t xml:space="preserve">SampleType </w:t>
            </w:r>
          </w:p>
        </w:tc>
      </w:tr>
      <w:tr w:rsidR="00921A47" w:rsidRPr="006518C9" w14:paraId="4E20A8AD" w14:textId="77777777" w:rsidTr="00921A47">
        <w:trPr>
          <w:tblCellSpacing w:w="15" w:type="dxa"/>
        </w:trPr>
        <w:tc>
          <w:tcPr>
            <w:tcW w:w="0" w:type="auto"/>
            <w:vAlign w:val="center"/>
            <w:hideMark/>
          </w:tcPr>
          <w:p w14:paraId="18A870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2"/>
              <w:gridCol w:w="983"/>
              <w:gridCol w:w="824"/>
              <w:gridCol w:w="5472"/>
            </w:tblGrid>
            <w:tr w:rsidR="00921A47" w:rsidRPr="006518C9" w14:paraId="125789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01A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E640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028C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911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5578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434FD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B2F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E8EB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5F78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607E0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D399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652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38E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20F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73CAF5F" w14:textId="77777777" w:rsidR="00921A47" w:rsidRPr="006518C9" w:rsidRDefault="00921A47">
            <w:pPr>
              <w:rPr>
                <w:sz w:val="24"/>
                <w:szCs w:val="24"/>
                <w:lang w:val="en-US"/>
              </w:rPr>
            </w:pPr>
          </w:p>
        </w:tc>
      </w:tr>
      <w:tr w:rsidR="00921A47" w:rsidRPr="006518C9" w14:paraId="3CA20EA6" w14:textId="77777777" w:rsidTr="00921A47">
        <w:trPr>
          <w:tblCellSpacing w:w="15" w:type="dxa"/>
        </w:trPr>
        <w:tc>
          <w:tcPr>
            <w:tcW w:w="0" w:type="auto"/>
            <w:vAlign w:val="center"/>
            <w:hideMark/>
          </w:tcPr>
          <w:p w14:paraId="55F3D48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1"/>
              <w:gridCol w:w="1135"/>
              <w:gridCol w:w="1180"/>
              <w:gridCol w:w="4545"/>
            </w:tblGrid>
            <w:tr w:rsidR="00921A47" w:rsidRPr="006518C9" w14:paraId="36A3F0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2D3D8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E08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A34D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A7B2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4F93F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3C37B" w14:textId="77777777" w:rsidR="00921A47" w:rsidRPr="006518C9" w:rsidRDefault="00C514F9">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7F21D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245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B0DB1"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740D52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06099C" w14:textId="77777777" w:rsidR="00921A47" w:rsidRPr="006518C9" w:rsidRDefault="00C514F9">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AB86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1AB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A5E38"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14323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2E4EC0"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FF2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EF93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BA83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B5321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68BBD"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0BB5E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EAD3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7332D" w14:textId="77777777" w:rsidR="00921A47" w:rsidRPr="006518C9" w:rsidRDefault="00921A47">
                  <w:pPr>
                    <w:rPr>
                      <w:sz w:val="24"/>
                      <w:szCs w:val="24"/>
                      <w:lang w:val="en-US"/>
                    </w:rPr>
                  </w:pPr>
                  <w:r w:rsidRPr="006518C9">
                    <w:rPr>
                      <w:lang w:val="en-US"/>
                    </w:rPr>
                    <w:t>A single user-defined parameter.</w:t>
                  </w:r>
                </w:p>
              </w:tc>
            </w:tr>
          </w:tbl>
          <w:p w14:paraId="6F30C27C" w14:textId="77777777" w:rsidR="00921A47" w:rsidRPr="006518C9" w:rsidRDefault="00921A47">
            <w:pPr>
              <w:rPr>
                <w:sz w:val="24"/>
                <w:szCs w:val="24"/>
                <w:lang w:val="en-US"/>
              </w:rPr>
            </w:pPr>
          </w:p>
        </w:tc>
      </w:tr>
      <w:tr w:rsidR="00921A47" w:rsidRPr="006518C9" w14:paraId="06E5701F" w14:textId="77777777" w:rsidTr="00921A47">
        <w:trPr>
          <w:tblCellSpacing w:w="15" w:type="dxa"/>
        </w:trPr>
        <w:tc>
          <w:tcPr>
            <w:tcW w:w="0" w:type="auto"/>
            <w:vAlign w:val="center"/>
            <w:hideMark/>
          </w:tcPr>
          <w:p w14:paraId="3018DD0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4E456DF" w14:textId="77777777" w:rsidR="00921A47" w:rsidRPr="006518C9" w:rsidRDefault="00921A47">
            <w:pPr>
              <w:rPr>
                <w:sz w:val="24"/>
                <w:szCs w:val="24"/>
                <w:lang w:val="en-US"/>
              </w:rPr>
            </w:pPr>
          </w:p>
        </w:tc>
      </w:tr>
      <w:tr w:rsidR="00921A47" w:rsidRPr="006518C9" w14:paraId="200AC72B" w14:textId="77777777" w:rsidTr="00064789">
        <w:trPr>
          <w:tblCellSpacing w:w="15" w:type="dxa"/>
        </w:trPr>
        <w:tc>
          <w:tcPr>
            <w:tcW w:w="0" w:type="auto"/>
            <w:vAlign w:val="center"/>
          </w:tcPr>
          <w:p w14:paraId="2B0B1733" w14:textId="77777777" w:rsidR="00921A47" w:rsidRPr="006518C9" w:rsidRDefault="00921A47">
            <w:pPr>
              <w:rPr>
                <w:sz w:val="24"/>
                <w:szCs w:val="24"/>
                <w:lang w:val="en-US"/>
              </w:rPr>
            </w:pPr>
          </w:p>
        </w:tc>
        <w:tc>
          <w:tcPr>
            <w:tcW w:w="0" w:type="auto"/>
            <w:vAlign w:val="center"/>
          </w:tcPr>
          <w:p w14:paraId="6385D35F" w14:textId="77777777" w:rsidR="00921A47" w:rsidRPr="006518C9" w:rsidRDefault="00921A47">
            <w:pPr>
              <w:rPr>
                <w:sz w:val="24"/>
                <w:szCs w:val="24"/>
                <w:lang w:val="en-US"/>
              </w:rPr>
            </w:pPr>
          </w:p>
        </w:tc>
      </w:tr>
    </w:tbl>
    <w:p w14:paraId="5887866D" w14:textId="77777777" w:rsidR="00921A47" w:rsidRPr="006518C9" w:rsidRDefault="00921A47" w:rsidP="00921A47">
      <w:pPr>
        <w:rPr>
          <w:lang w:val="en-US"/>
        </w:rPr>
      </w:pPr>
    </w:p>
    <w:p w14:paraId="623CDA37" w14:textId="77777777" w:rsidR="00921A47" w:rsidRPr="006518C9" w:rsidRDefault="00921A47" w:rsidP="00921A47">
      <w:pPr>
        <w:pStyle w:val="Heading2"/>
      </w:pPr>
      <w:bookmarkStart w:id="386" w:name="_Toc476057255"/>
      <w:r w:rsidRPr="006518C9">
        <w:t>Element &lt;</w:t>
      </w:r>
      <w:bookmarkStart w:id="387" w:name="SearchDatabase"/>
      <w:r w:rsidRPr="006518C9">
        <w:t>SearchDatabase</w:t>
      </w:r>
      <w:bookmarkEnd w:id="387"/>
      <w:r w:rsidRPr="006518C9">
        <w:t>&gt;</w:t>
      </w:r>
      <w:bookmarkEnd w:id="3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9"/>
        <w:gridCol w:w="8453"/>
      </w:tblGrid>
      <w:tr w:rsidR="00921A47" w:rsidRPr="006518C9" w14:paraId="03DB9613" w14:textId="77777777" w:rsidTr="00921A47">
        <w:trPr>
          <w:tblCellSpacing w:w="15" w:type="dxa"/>
        </w:trPr>
        <w:tc>
          <w:tcPr>
            <w:tcW w:w="0" w:type="auto"/>
            <w:vAlign w:val="center"/>
            <w:hideMark/>
          </w:tcPr>
          <w:p w14:paraId="538C48E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D6508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5663618A" w14:textId="77777777" w:rsidTr="00921A47">
        <w:trPr>
          <w:tblCellSpacing w:w="15" w:type="dxa"/>
        </w:trPr>
        <w:tc>
          <w:tcPr>
            <w:tcW w:w="0" w:type="auto"/>
            <w:vAlign w:val="center"/>
            <w:hideMark/>
          </w:tcPr>
          <w:p w14:paraId="1A18FA4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45F8B7" w14:textId="77777777" w:rsidR="00921A47" w:rsidRPr="006518C9" w:rsidRDefault="00921A47">
            <w:pPr>
              <w:rPr>
                <w:sz w:val="24"/>
                <w:szCs w:val="24"/>
                <w:lang w:val="en-US"/>
              </w:rPr>
            </w:pPr>
            <w:r w:rsidRPr="006518C9">
              <w:rPr>
                <w:lang w:val="en-US"/>
              </w:rPr>
              <w:t xml:space="preserve">SearchDatabaseType </w:t>
            </w:r>
          </w:p>
        </w:tc>
      </w:tr>
      <w:tr w:rsidR="00921A47" w:rsidRPr="006518C9" w14:paraId="097BA3F2" w14:textId="77777777" w:rsidTr="00921A47">
        <w:trPr>
          <w:tblCellSpacing w:w="15" w:type="dxa"/>
        </w:trPr>
        <w:tc>
          <w:tcPr>
            <w:tcW w:w="0" w:type="auto"/>
            <w:vAlign w:val="center"/>
            <w:hideMark/>
          </w:tcPr>
          <w:p w14:paraId="3DA1DBE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896"/>
            </w:tblGrid>
            <w:tr w:rsidR="00921A47" w:rsidRPr="006518C9" w14:paraId="5D402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7DEE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59BE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B7A8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7BB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1E5A0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D443D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ADF4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56B2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CCF3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BB9F0E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3D1290"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E12D3"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52AC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7E7F1" w14:textId="77777777" w:rsidR="00921A47" w:rsidRPr="006518C9" w:rsidRDefault="00921A47">
                  <w:pPr>
                    <w:rPr>
                      <w:sz w:val="24"/>
                      <w:szCs w:val="24"/>
                      <w:lang w:val="en-US"/>
                    </w:rPr>
                  </w:pPr>
                  <w:r w:rsidRPr="006518C9">
                    <w:rPr>
                      <w:lang w:val="en-US"/>
                    </w:rPr>
                    <w:t>The location of the data file.</w:t>
                  </w:r>
                </w:p>
              </w:tc>
            </w:tr>
            <w:tr w:rsidR="00921A47" w:rsidRPr="006518C9" w14:paraId="3C2AAF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5C8EE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3602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D8EE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F93E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275C7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BE1D9" w14:textId="77777777" w:rsidR="00921A47" w:rsidRPr="006518C9" w:rsidRDefault="00921A47">
                  <w:pPr>
                    <w:rPr>
                      <w:sz w:val="24"/>
                      <w:szCs w:val="24"/>
                      <w:lang w:val="en-US"/>
                    </w:rPr>
                  </w:pPr>
                  <w:r w:rsidRPr="006518C9">
                    <w:rPr>
                      <w:lang w:val="en-US"/>
                    </w:rPr>
                    <w:lastRenderedPageBreak/>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41096"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CFA4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B0B1B"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64071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49782" w14:textId="77777777"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53517"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2652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08DE4" w14:textId="77777777" w:rsidR="00921A47" w:rsidRPr="006518C9" w:rsidRDefault="00921A47">
                  <w:pPr>
                    <w:rPr>
                      <w:sz w:val="24"/>
                      <w:szCs w:val="24"/>
                      <w:lang w:val="en-US"/>
                    </w:rPr>
                  </w:pPr>
                  <w:r w:rsidRPr="006518C9">
                    <w:rPr>
                      <w:lang w:val="en-US"/>
                    </w:rPr>
                    <w:t>The number of residues in the database.</w:t>
                  </w:r>
                </w:p>
              </w:tc>
            </w:tr>
            <w:tr w:rsidR="00921A47" w:rsidRPr="006518C9" w14:paraId="7623DE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4FC161" w14:textId="77777777"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A5358"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C3E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8FB77" w14:textId="77777777" w:rsidR="00921A47" w:rsidRPr="006518C9" w:rsidRDefault="00921A47">
                  <w:pPr>
                    <w:rPr>
                      <w:sz w:val="24"/>
                      <w:szCs w:val="24"/>
                      <w:lang w:val="en-US"/>
                    </w:rPr>
                  </w:pPr>
                  <w:r w:rsidRPr="006518C9">
                    <w:rPr>
                      <w:lang w:val="en-US"/>
                    </w:rPr>
                    <w:t xml:space="preserve">The date and time the database was released to the public; omit this attribute when the date and time are unknown or not applicable (e.g. custom databases). </w:t>
                  </w:r>
                </w:p>
              </w:tc>
            </w:tr>
            <w:tr w:rsidR="00921A47" w:rsidRPr="006518C9" w14:paraId="3592F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2AC8CA"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5BFE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EF40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58458" w14:textId="77777777" w:rsidR="00921A47" w:rsidRPr="006518C9" w:rsidRDefault="00921A47">
                  <w:pPr>
                    <w:rPr>
                      <w:sz w:val="24"/>
                      <w:szCs w:val="24"/>
                      <w:lang w:val="en-US"/>
                    </w:rPr>
                  </w:pPr>
                  <w:r w:rsidRPr="006518C9">
                    <w:rPr>
                      <w:lang w:val="en-US"/>
                    </w:rPr>
                    <w:t>The version of the database.</w:t>
                  </w:r>
                </w:p>
              </w:tc>
            </w:tr>
          </w:tbl>
          <w:p w14:paraId="61A17112" w14:textId="77777777" w:rsidR="00921A47" w:rsidRPr="006518C9" w:rsidRDefault="00921A47">
            <w:pPr>
              <w:rPr>
                <w:sz w:val="24"/>
                <w:szCs w:val="24"/>
                <w:lang w:val="en-US"/>
              </w:rPr>
            </w:pPr>
          </w:p>
        </w:tc>
      </w:tr>
      <w:tr w:rsidR="00921A47" w:rsidRPr="006518C9" w14:paraId="72243760" w14:textId="77777777" w:rsidTr="00921A47">
        <w:trPr>
          <w:tblCellSpacing w:w="15" w:type="dxa"/>
        </w:trPr>
        <w:tc>
          <w:tcPr>
            <w:tcW w:w="0" w:type="auto"/>
            <w:vAlign w:val="center"/>
            <w:hideMark/>
          </w:tcPr>
          <w:p w14:paraId="674D3DA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229"/>
            </w:tblGrid>
            <w:tr w:rsidR="00921A47" w:rsidRPr="006518C9" w14:paraId="4B56A8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3E99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62F1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92CE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D09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29F2B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8AEF85" w14:textId="77777777" w:rsidR="00921A47" w:rsidRPr="006518C9" w:rsidRDefault="00C514F9">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13A3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4701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C4C7E"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69EC88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458086" w14:textId="77777777" w:rsidR="00921A47" w:rsidRPr="006518C9" w:rsidRDefault="00C514F9">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608D1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1814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A2790"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064B68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99B09" w14:textId="77777777" w:rsidR="00921A47" w:rsidRPr="006518C9" w:rsidRDefault="00C514F9">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D6B5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B652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4A21A"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1AE298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7EB42"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08EF4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F9E3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5FC72" w14:textId="77777777" w:rsidR="00921A47" w:rsidRPr="006518C9" w:rsidRDefault="00921A47">
                  <w:pPr>
                    <w:rPr>
                      <w:sz w:val="24"/>
                      <w:szCs w:val="24"/>
                      <w:lang w:val="en-US"/>
                    </w:rPr>
                  </w:pPr>
                  <w:r w:rsidRPr="006518C9">
                    <w:rPr>
                      <w:lang w:val="en-US"/>
                    </w:rPr>
                    <w:t>A single entry from an ontology or a controlled vocabulary.</w:t>
                  </w:r>
                </w:p>
              </w:tc>
            </w:tr>
          </w:tbl>
          <w:p w14:paraId="01FD6BFB" w14:textId="77777777" w:rsidR="00921A47" w:rsidRPr="006518C9" w:rsidRDefault="00921A47">
            <w:pPr>
              <w:rPr>
                <w:sz w:val="24"/>
                <w:szCs w:val="24"/>
                <w:lang w:val="en-US"/>
              </w:rPr>
            </w:pPr>
          </w:p>
        </w:tc>
      </w:tr>
      <w:tr w:rsidR="00921A47" w:rsidRPr="006518C9" w14:paraId="5AE22513" w14:textId="77777777" w:rsidTr="00921A47">
        <w:trPr>
          <w:tblCellSpacing w:w="15" w:type="dxa"/>
        </w:trPr>
        <w:tc>
          <w:tcPr>
            <w:tcW w:w="0" w:type="auto"/>
            <w:vAlign w:val="center"/>
            <w:hideMark/>
          </w:tcPr>
          <w:p w14:paraId="726D4AB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5D96F4E" w14:textId="77777777" w:rsidR="00921A47" w:rsidRPr="006518C9" w:rsidRDefault="00921A47">
            <w:pPr>
              <w:pStyle w:val="HTMLPreformatted"/>
            </w:pPr>
            <w:r w:rsidRPr="006518C9">
              <w:t xml:space="preserve">      &lt;SearchDatabase numDatabaseSequences="40400" location="C:\Users\hba041\My_Git_Applications\peptide-shaker.wiki\data\2016_04_05\uniprot-human-reviewed-trypsin-april-2016_concatenated_target_decoy.fasta" id="SearchDB_1"&gt;</w:t>
            </w:r>
          </w:p>
          <w:p w14:paraId="618FEF28" w14:textId="77777777" w:rsidR="00921A47" w:rsidRPr="006518C9" w:rsidRDefault="00921A47">
            <w:pPr>
              <w:pStyle w:val="HTMLPreformatted"/>
            </w:pPr>
            <w:r w:rsidRPr="006518C9">
              <w:t xml:space="preserve">        &lt;FileFormat&gt;</w:t>
            </w:r>
          </w:p>
          <w:p w14:paraId="69D6B9FB" w14:textId="77777777" w:rsidR="00921A47" w:rsidRPr="006518C9" w:rsidRDefault="00921A47">
            <w:pPr>
              <w:pStyle w:val="HTMLPreformatted"/>
            </w:pPr>
            <w:r w:rsidRPr="006518C9">
              <w:t xml:space="preserve">          &lt;cvParam cvRef="PSI-MS" accession="MS:1001348" name="FASTA format"/&gt;</w:t>
            </w:r>
          </w:p>
          <w:p w14:paraId="6DA9B3F6" w14:textId="77777777" w:rsidR="00921A47" w:rsidRPr="006518C9" w:rsidRDefault="00921A47">
            <w:pPr>
              <w:pStyle w:val="HTMLPreformatted"/>
            </w:pPr>
            <w:r w:rsidRPr="006518C9">
              <w:t xml:space="preserve">        &lt;/FileFormat&gt;</w:t>
            </w:r>
          </w:p>
          <w:p w14:paraId="2269E625" w14:textId="77777777" w:rsidR="00921A47" w:rsidRPr="006518C9" w:rsidRDefault="00921A47">
            <w:pPr>
              <w:pStyle w:val="HTMLPreformatted"/>
            </w:pPr>
            <w:r w:rsidRPr="006518C9">
              <w:t xml:space="preserve">        &lt;DatabaseName&gt;</w:t>
            </w:r>
          </w:p>
          <w:p w14:paraId="53AEE3FF" w14:textId="77777777" w:rsidR="00921A47" w:rsidRPr="006518C9" w:rsidRDefault="00921A47">
            <w:pPr>
              <w:pStyle w:val="HTMLPreformatted"/>
            </w:pPr>
            <w:r w:rsidRPr="006518C9">
              <w:t xml:space="preserve">          &lt;userParam name="uniprot-human-reviewed-trypsin-april-2016_concatenated_target_decoy.fasta"/&gt;</w:t>
            </w:r>
          </w:p>
          <w:p w14:paraId="776D7D35" w14:textId="77777777" w:rsidR="00921A47" w:rsidRPr="006518C9" w:rsidRDefault="00921A47">
            <w:pPr>
              <w:pStyle w:val="HTMLPreformatted"/>
            </w:pPr>
            <w:r w:rsidRPr="006518C9">
              <w:t xml:space="preserve">        &lt;/DatabaseName&gt;</w:t>
            </w:r>
          </w:p>
          <w:p w14:paraId="3E6956B6" w14:textId="77777777" w:rsidR="00921A47" w:rsidRPr="006518C9" w:rsidRDefault="00921A47">
            <w:pPr>
              <w:pStyle w:val="HTMLPreformatted"/>
            </w:pPr>
            <w:r w:rsidRPr="006518C9">
              <w:t xml:space="preserve">  ...</w:t>
            </w:r>
          </w:p>
          <w:p w14:paraId="6A3052B7" w14:textId="77777777" w:rsidR="00921A47" w:rsidRPr="006518C9" w:rsidRDefault="00921A47">
            <w:pPr>
              <w:pStyle w:val="HTMLPreformatted"/>
            </w:pPr>
            <w:r w:rsidRPr="006518C9">
              <w:t>&lt;/SearchDatabase&gt;</w:t>
            </w:r>
          </w:p>
        </w:tc>
      </w:tr>
      <w:tr w:rsidR="00921A47" w:rsidRPr="006518C9" w14:paraId="66E6926A" w14:textId="77777777" w:rsidTr="00921A47">
        <w:trPr>
          <w:tblCellSpacing w:w="15" w:type="dxa"/>
        </w:trPr>
        <w:tc>
          <w:tcPr>
            <w:tcW w:w="0" w:type="auto"/>
            <w:vAlign w:val="center"/>
            <w:hideMark/>
          </w:tcPr>
          <w:p w14:paraId="30B527A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0BE7AF9" w14:textId="77777777" w:rsidR="00921A47" w:rsidRPr="006518C9" w:rsidRDefault="00921A47">
            <w:pPr>
              <w:pStyle w:val="HTMLPreformatted"/>
            </w:pPr>
            <w:r w:rsidRPr="006518C9">
              <w:t>Path /MzIdentML/DataCollection/Inputs/SearchDatabase</w:t>
            </w:r>
          </w:p>
          <w:p w14:paraId="1680655F" w14:textId="77777777" w:rsidR="00921A47" w:rsidRPr="006518C9" w:rsidRDefault="00921A47">
            <w:pPr>
              <w:pStyle w:val="HTMLPreformatted"/>
            </w:pPr>
            <w:r w:rsidRPr="006518C9">
              <w:t xml:space="preserve">MAY supply a *child* term of </w:t>
            </w:r>
            <w:hyperlink r:id="rId287"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56BDA8DB" w14:textId="77777777" w:rsidR="00921A47" w:rsidRPr="006518C9" w:rsidRDefault="00921A47">
            <w:pPr>
              <w:pStyle w:val="HTMLPreformatted"/>
            </w:pPr>
            <w:r w:rsidRPr="006518C9">
              <w:t xml:space="preserve">  e.g.: </w:t>
            </w:r>
            <w:hyperlink r:id="rId288" w:tgtFrame="new" w:history="1">
              <w:r w:rsidRPr="006518C9">
                <w:rPr>
                  <w:rStyle w:val="Hyperlink"/>
                </w:rPr>
                <w:t>MS:1000568</w:t>
              </w:r>
            </w:hyperlink>
            <w:r w:rsidRPr="006518C9">
              <w:t xml:space="preserve"> (</w:t>
            </w:r>
            <w:r w:rsidRPr="006518C9">
              <w:rPr>
                <w:rStyle w:val="popup"/>
              </w:rPr>
              <w:t>MD5</w:t>
            </w:r>
            <w:r w:rsidRPr="006518C9">
              <w:t xml:space="preserve">) </w:t>
            </w:r>
          </w:p>
          <w:p w14:paraId="4503AE01" w14:textId="77777777" w:rsidR="00921A47" w:rsidRPr="006518C9" w:rsidRDefault="00921A47">
            <w:pPr>
              <w:pStyle w:val="HTMLPreformatted"/>
            </w:pPr>
            <w:r w:rsidRPr="006518C9">
              <w:t xml:space="preserve">  e.g.: </w:t>
            </w:r>
            <w:hyperlink r:id="rId289" w:tgtFrame="new" w:history="1">
              <w:r w:rsidRPr="006518C9">
                <w:rPr>
                  <w:rStyle w:val="Hyperlink"/>
                </w:rPr>
                <w:t>MS:1000569</w:t>
              </w:r>
            </w:hyperlink>
            <w:r w:rsidRPr="006518C9">
              <w:t xml:space="preserve"> (</w:t>
            </w:r>
            <w:r w:rsidRPr="006518C9">
              <w:rPr>
                <w:rStyle w:val="popup"/>
              </w:rPr>
              <w:t>SHA-1</w:t>
            </w:r>
            <w:r w:rsidRPr="006518C9">
              <w:t xml:space="preserve">) </w:t>
            </w:r>
          </w:p>
          <w:p w14:paraId="39372B0A" w14:textId="77777777" w:rsidR="00921A47" w:rsidRPr="006518C9" w:rsidRDefault="00921A47">
            <w:pPr>
              <w:pStyle w:val="HTMLPreformatted"/>
            </w:pPr>
            <w:r w:rsidRPr="006518C9">
              <w:t xml:space="preserve">MAY supply a *child* term of </w:t>
            </w:r>
            <w:hyperlink r:id="rId290"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147AEDD6" w14:textId="77777777" w:rsidR="00921A47" w:rsidRPr="006518C9" w:rsidRDefault="00921A47">
            <w:pPr>
              <w:pStyle w:val="HTMLPreformatted"/>
            </w:pPr>
            <w:r w:rsidRPr="006518C9">
              <w:t xml:space="preserve">  e.g.: </w:t>
            </w:r>
            <w:hyperlink r:id="rId291"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4B02DDFE" w14:textId="77777777" w:rsidR="00921A47" w:rsidRPr="006518C9" w:rsidRDefault="00921A47">
            <w:pPr>
              <w:pStyle w:val="HTMLPreformatted"/>
            </w:pPr>
            <w:r w:rsidRPr="006518C9">
              <w:t xml:space="preserve">  e.g.: </w:t>
            </w:r>
            <w:hyperlink r:id="rId292"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14:paraId="480B3C67" w14:textId="77777777" w:rsidR="00921A47" w:rsidRPr="006518C9" w:rsidRDefault="00921A47">
            <w:pPr>
              <w:pStyle w:val="HTMLPreformatted"/>
            </w:pPr>
            <w:r w:rsidRPr="006518C9">
              <w:t xml:space="preserve">  e.g.: </w:t>
            </w:r>
            <w:hyperlink r:id="rId293"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7219212B" w14:textId="77777777" w:rsidR="00921A47" w:rsidRPr="006518C9" w:rsidRDefault="00921A47">
            <w:pPr>
              <w:pStyle w:val="HTMLPreformatted"/>
            </w:pPr>
            <w:r w:rsidRPr="006518C9">
              <w:t xml:space="preserve">  e.g.: </w:t>
            </w:r>
            <w:hyperlink r:id="rId294"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491A6216" w14:textId="77777777" w:rsidR="00921A47" w:rsidRPr="006518C9" w:rsidRDefault="00921A47">
            <w:pPr>
              <w:pStyle w:val="HTMLPreformatted"/>
            </w:pPr>
            <w:r w:rsidRPr="006518C9">
              <w:t xml:space="preserve">  e.g.: </w:t>
            </w:r>
            <w:hyperlink r:id="rId295"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1431BC63" w14:textId="77777777" w:rsidR="00921A47" w:rsidRPr="006518C9" w:rsidRDefault="00921A47">
            <w:pPr>
              <w:pStyle w:val="HTMLPreformatted"/>
            </w:pPr>
            <w:r w:rsidRPr="006518C9">
              <w:t xml:space="preserve">  e.g.: </w:t>
            </w:r>
            <w:hyperlink r:id="rId296"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5314E600" w14:textId="77777777" w:rsidR="00921A47" w:rsidRPr="002971BD" w:rsidRDefault="00921A47">
            <w:pPr>
              <w:pStyle w:val="HTMLPreformatted"/>
              <w:rPr>
                <w:lang w:val="de-DE"/>
              </w:rPr>
            </w:pPr>
            <w:r w:rsidRPr="006518C9">
              <w:t xml:space="preserve">  </w:t>
            </w:r>
            <w:r w:rsidRPr="002971BD">
              <w:rPr>
                <w:lang w:val="de-DE"/>
              </w:rPr>
              <w:t xml:space="preserve">e.g.: </w:t>
            </w:r>
            <w:hyperlink r:id="rId297" w:tgtFrame="new" w:history="1">
              <w:r w:rsidRPr="002971BD">
                <w:rPr>
                  <w:rStyle w:val="Hyperlink"/>
                  <w:lang w:val="de-DE"/>
                </w:rPr>
                <w:t>MS:1001022</w:t>
              </w:r>
            </w:hyperlink>
            <w:r w:rsidRPr="002971BD">
              <w:rPr>
                <w:lang w:val="de-DE"/>
              </w:rPr>
              <w:t xml:space="preserve"> (</w:t>
            </w:r>
            <w:r w:rsidRPr="002971BD">
              <w:rPr>
                <w:rStyle w:val="popup"/>
                <w:lang w:val="de-DE"/>
              </w:rPr>
              <w:t>DB MW filter</w:t>
            </w:r>
            <w:r w:rsidRPr="002971BD">
              <w:rPr>
                <w:lang w:val="de-DE"/>
              </w:rPr>
              <w:t xml:space="preserve">) </w:t>
            </w:r>
          </w:p>
          <w:p w14:paraId="63C86524" w14:textId="77777777" w:rsidR="00921A47" w:rsidRPr="002971BD" w:rsidRDefault="00921A47">
            <w:pPr>
              <w:pStyle w:val="HTMLPreformatted"/>
              <w:rPr>
                <w:lang w:val="de-DE"/>
              </w:rPr>
            </w:pPr>
            <w:r w:rsidRPr="002971BD">
              <w:rPr>
                <w:lang w:val="de-DE"/>
              </w:rPr>
              <w:t xml:space="preserve">  e.g.: </w:t>
            </w:r>
            <w:hyperlink r:id="rId298" w:tgtFrame="new" w:history="1">
              <w:r w:rsidRPr="002971BD">
                <w:rPr>
                  <w:rStyle w:val="Hyperlink"/>
                  <w:lang w:val="de-DE"/>
                </w:rPr>
                <w:t>MS:1001023</w:t>
              </w:r>
            </w:hyperlink>
            <w:r w:rsidRPr="002971BD">
              <w:rPr>
                <w:lang w:val="de-DE"/>
              </w:rPr>
              <w:t xml:space="preserve"> (</w:t>
            </w:r>
            <w:r w:rsidRPr="002971BD">
              <w:rPr>
                <w:rStyle w:val="popup"/>
                <w:lang w:val="de-DE"/>
              </w:rPr>
              <w:t>DB PI filter</w:t>
            </w:r>
            <w:r w:rsidRPr="002971BD">
              <w:rPr>
                <w:lang w:val="de-DE"/>
              </w:rPr>
              <w:t xml:space="preserve">) </w:t>
            </w:r>
          </w:p>
          <w:p w14:paraId="19DCF970" w14:textId="77777777" w:rsidR="00921A47" w:rsidRPr="006518C9" w:rsidRDefault="00921A47">
            <w:pPr>
              <w:pStyle w:val="HTMLPreformatted"/>
            </w:pPr>
            <w:r w:rsidRPr="002971BD">
              <w:rPr>
                <w:lang w:val="de-DE"/>
              </w:rPr>
              <w:t xml:space="preserve">  </w:t>
            </w:r>
            <w:r w:rsidRPr="006518C9">
              <w:t xml:space="preserve">e.g.: </w:t>
            </w:r>
            <w:hyperlink r:id="rId299"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4D59EB9E" w14:textId="77777777" w:rsidR="00921A47" w:rsidRPr="006518C9" w:rsidRDefault="00921A47">
            <w:pPr>
              <w:pStyle w:val="HTMLPreformatted"/>
            </w:pPr>
            <w:r w:rsidRPr="006518C9">
              <w:t xml:space="preserve">  e.g.: </w:t>
            </w:r>
            <w:hyperlink r:id="rId300"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0DB0F381" w14:textId="77777777" w:rsidR="00921A47" w:rsidRDefault="00921A47">
            <w:pPr>
              <w:pStyle w:val="HTMLPreformatted"/>
              <w:rPr>
                <w:rStyle w:val="Hyperlink"/>
              </w:rPr>
            </w:pPr>
            <w:r w:rsidRPr="006518C9">
              <w:t xml:space="preserve">  </w:t>
            </w:r>
            <w:hyperlink r:id="rId301" w:tgtFrame="new" w:history="1">
              <w:r w:rsidRPr="006518C9">
                <w:rPr>
                  <w:rStyle w:val="Hyperlink"/>
                </w:rPr>
                <w:t>et al.</w:t>
              </w:r>
            </w:hyperlink>
          </w:p>
          <w:p w14:paraId="587A4CF1" w14:textId="77777777" w:rsidR="00413583" w:rsidRPr="006518C9" w:rsidRDefault="00413583" w:rsidP="00413583">
            <w:pPr>
              <w:pStyle w:val="HTMLPreformatted"/>
            </w:pPr>
          </w:p>
        </w:tc>
      </w:tr>
      <w:tr w:rsidR="00413583" w:rsidRPr="006518C9" w14:paraId="1304AABF" w14:textId="77777777" w:rsidTr="00413583">
        <w:trPr>
          <w:tblCellSpacing w:w="15" w:type="dxa"/>
        </w:trPr>
        <w:tc>
          <w:tcPr>
            <w:tcW w:w="0" w:type="auto"/>
            <w:vAlign w:val="center"/>
            <w:hideMark/>
          </w:tcPr>
          <w:p w14:paraId="368BD6AF" w14:textId="77777777" w:rsidR="00413583" w:rsidRPr="00413583" w:rsidRDefault="00413583" w:rsidP="00413583">
            <w:pPr>
              <w:rPr>
                <w:b/>
                <w:bCs/>
                <w:lang w:val="en-US"/>
              </w:rPr>
            </w:pPr>
            <w:r>
              <w:rPr>
                <w:b/>
                <w:bCs/>
                <w:lang w:val="en-US"/>
              </w:rPr>
              <w:t xml:space="preserve">Example </w:t>
            </w:r>
            <w:r w:rsidRPr="006518C9">
              <w:rPr>
                <w:b/>
                <w:bCs/>
                <w:lang w:val="en-US"/>
              </w:rPr>
              <w:t>cvParams:</w:t>
            </w:r>
          </w:p>
        </w:tc>
        <w:tc>
          <w:tcPr>
            <w:tcW w:w="0" w:type="auto"/>
            <w:vAlign w:val="center"/>
            <w:hideMark/>
          </w:tcPr>
          <w:p w14:paraId="2DB7B9D0" w14:textId="77777777" w:rsidR="00413583" w:rsidRPr="006518C9" w:rsidRDefault="00413583" w:rsidP="00134757">
            <w:pPr>
              <w:pStyle w:val="HTMLPreformatted"/>
            </w:pPr>
            <w:r w:rsidRPr="006518C9">
              <w:t>&lt;cvParam accession="MS:1001197" cvRef="PSI-MS" name="DB composition target+decoy"/&gt;</w:t>
            </w:r>
          </w:p>
          <w:p w14:paraId="7C6029EA" w14:textId="77777777" w:rsidR="00413583" w:rsidRPr="006518C9" w:rsidRDefault="00413583" w:rsidP="00134757">
            <w:pPr>
              <w:pStyle w:val="HTMLPreformatted"/>
            </w:pPr>
            <w:r w:rsidRPr="006518C9">
              <w:t>&lt;cvParam accession="MS:1001283" cvRef="PSI-MS" value="^XXX" name="decoy DB accession regexp"/&gt;</w:t>
            </w:r>
          </w:p>
          <w:p w14:paraId="1034EF8B" w14:textId="77777777" w:rsidR="00413583" w:rsidRPr="006518C9" w:rsidRDefault="00413583" w:rsidP="00134757">
            <w:pPr>
              <w:pStyle w:val="HTMLPreformatted"/>
            </w:pPr>
            <w:r w:rsidRPr="006518C9">
              <w:t>&lt;cvParam accession="MS:1001195" cvRef="PSI-MS" name="decoy DB type reverse"/&gt;</w:t>
            </w:r>
          </w:p>
          <w:p w14:paraId="59D672F3" w14:textId="77777777" w:rsidR="00413583" w:rsidRPr="006518C9" w:rsidRDefault="00413583" w:rsidP="00134757">
            <w:pPr>
              <w:pStyle w:val="HTMLPreformatted"/>
            </w:pPr>
            <w:r w:rsidRPr="006518C9">
              <w:t>&lt;cvParam accession="MS:1001073" cvRef="PSI-MS" name="database type amino acid"/&gt;</w:t>
            </w:r>
          </w:p>
        </w:tc>
      </w:tr>
    </w:tbl>
    <w:p w14:paraId="35172C64" w14:textId="77777777" w:rsidR="00921A47" w:rsidRPr="00413583" w:rsidRDefault="00921A47" w:rsidP="00921A47"/>
    <w:p w14:paraId="550ECB59" w14:textId="77777777" w:rsidR="00921A47" w:rsidRPr="006518C9" w:rsidRDefault="00921A47" w:rsidP="00921A47">
      <w:pPr>
        <w:pStyle w:val="Heading2"/>
      </w:pPr>
      <w:bookmarkStart w:id="388" w:name="_Toc476057256"/>
      <w:r w:rsidRPr="006518C9">
        <w:t>Element &lt;</w:t>
      </w:r>
      <w:bookmarkStart w:id="389" w:name="SearchDatabaseRef"/>
      <w:r w:rsidRPr="006518C9">
        <w:t>SearchDatabaseRef</w:t>
      </w:r>
      <w:bookmarkEnd w:id="389"/>
      <w:r w:rsidRPr="006518C9">
        <w:t>&gt;</w:t>
      </w:r>
      <w:bookmarkEnd w:id="3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4F96BFD" w14:textId="77777777" w:rsidTr="00921A47">
        <w:trPr>
          <w:tblCellSpacing w:w="15" w:type="dxa"/>
        </w:trPr>
        <w:tc>
          <w:tcPr>
            <w:tcW w:w="0" w:type="auto"/>
            <w:vAlign w:val="center"/>
            <w:hideMark/>
          </w:tcPr>
          <w:p w14:paraId="339BF91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1AEAB9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C71A8B0" w14:textId="77777777" w:rsidTr="00921A47">
        <w:trPr>
          <w:tblCellSpacing w:w="15" w:type="dxa"/>
        </w:trPr>
        <w:tc>
          <w:tcPr>
            <w:tcW w:w="0" w:type="auto"/>
            <w:vAlign w:val="center"/>
            <w:hideMark/>
          </w:tcPr>
          <w:p w14:paraId="0FB0A2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4C6955" w14:textId="77777777" w:rsidR="00921A47" w:rsidRPr="006518C9" w:rsidRDefault="00921A47">
            <w:pPr>
              <w:rPr>
                <w:sz w:val="24"/>
                <w:szCs w:val="24"/>
                <w:lang w:val="en-US"/>
              </w:rPr>
            </w:pPr>
            <w:r w:rsidRPr="006518C9">
              <w:rPr>
                <w:lang w:val="en-US"/>
              </w:rPr>
              <w:t xml:space="preserve">SearchDatabaseRefType </w:t>
            </w:r>
          </w:p>
        </w:tc>
      </w:tr>
      <w:tr w:rsidR="00921A47" w:rsidRPr="006518C9" w14:paraId="35C49214" w14:textId="77777777" w:rsidTr="00921A47">
        <w:trPr>
          <w:tblCellSpacing w:w="15" w:type="dxa"/>
        </w:trPr>
        <w:tc>
          <w:tcPr>
            <w:tcW w:w="0" w:type="auto"/>
            <w:vAlign w:val="center"/>
            <w:hideMark/>
          </w:tcPr>
          <w:p w14:paraId="6F61345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750ACF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22B81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E12C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2C82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4C5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0591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85A7F" w14:textId="77777777" w:rsidR="00921A47" w:rsidRPr="006518C9" w:rsidRDefault="00921A47">
                  <w:pPr>
                    <w:rPr>
                      <w:sz w:val="24"/>
                      <w:szCs w:val="24"/>
                      <w:lang w:val="en-US"/>
                    </w:rPr>
                  </w:pPr>
                  <w:r w:rsidRPr="006518C9">
                    <w:rPr>
                      <w:lang w:val="en-US"/>
                    </w:rPr>
                    <w:lastRenderedPageBreak/>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47D0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E171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7BB9F" w14:textId="77777777" w:rsidR="00921A47" w:rsidRPr="006518C9" w:rsidRDefault="00921A47">
                  <w:pPr>
                    <w:rPr>
                      <w:sz w:val="24"/>
                      <w:szCs w:val="24"/>
                      <w:lang w:val="en-US"/>
                    </w:rPr>
                  </w:pPr>
                  <w:r w:rsidRPr="006518C9">
                    <w:rPr>
                      <w:lang w:val="en-US"/>
                    </w:rPr>
                    <w:t>A reference to the database searched.</w:t>
                  </w:r>
                </w:p>
              </w:tc>
            </w:tr>
          </w:tbl>
          <w:p w14:paraId="61A944E3" w14:textId="77777777" w:rsidR="00921A47" w:rsidRPr="006518C9" w:rsidRDefault="00921A47">
            <w:pPr>
              <w:rPr>
                <w:sz w:val="24"/>
                <w:szCs w:val="24"/>
                <w:lang w:val="en-US"/>
              </w:rPr>
            </w:pPr>
          </w:p>
        </w:tc>
      </w:tr>
      <w:tr w:rsidR="00921A47" w:rsidRPr="006518C9" w14:paraId="29B61684" w14:textId="77777777" w:rsidTr="00921A47">
        <w:trPr>
          <w:tblCellSpacing w:w="15" w:type="dxa"/>
        </w:trPr>
        <w:tc>
          <w:tcPr>
            <w:tcW w:w="0" w:type="auto"/>
            <w:vAlign w:val="center"/>
            <w:hideMark/>
          </w:tcPr>
          <w:p w14:paraId="5124EC65"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108DC472" w14:textId="77777777" w:rsidR="00921A47" w:rsidRPr="006518C9" w:rsidRDefault="00921A47">
            <w:pPr>
              <w:rPr>
                <w:sz w:val="24"/>
                <w:szCs w:val="24"/>
                <w:lang w:val="en-US"/>
              </w:rPr>
            </w:pPr>
            <w:r w:rsidRPr="006518C9">
              <w:rPr>
                <w:lang w:val="en-US"/>
              </w:rPr>
              <w:t>none</w:t>
            </w:r>
          </w:p>
        </w:tc>
      </w:tr>
      <w:tr w:rsidR="00921A47" w:rsidRPr="006518C9" w14:paraId="5C2C7166" w14:textId="77777777" w:rsidTr="00921A47">
        <w:trPr>
          <w:tblCellSpacing w:w="15" w:type="dxa"/>
        </w:trPr>
        <w:tc>
          <w:tcPr>
            <w:tcW w:w="0" w:type="auto"/>
            <w:vAlign w:val="center"/>
            <w:hideMark/>
          </w:tcPr>
          <w:p w14:paraId="498A9C4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599E67F" w14:textId="77777777" w:rsidR="00921A47" w:rsidRPr="006518C9" w:rsidRDefault="00921A47">
            <w:pPr>
              <w:pStyle w:val="HTMLPreformatted"/>
            </w:pPr>
            <w:r w:rsidRPr="006518C9">
              <w:t>&lt;SearchDatabaseRef searchDatabase_ref="SDB_4299_203"&gt;&lt;/SearchDatabaseRef&gt;</w:t>
            </w:r>
          </w:p>
        </w:tc>
      </w:tr>
    </w:tbl>
    <w:p w14:paraId="30073909" w14:textId="77777777" w:rsidR="00921A47" w:rsidRPr="006518C9" w:rsidRDefault="00921A47" w:rsidP="00921A47">
      <w:pPr>
        <w:rPr>
          <w:lang w:val="en-US"/>
        </w:rPr>
      </w:pPr>
    </w:p>
    <w:p w14:paraId="2023E616" w14:textId="77777777" w:rsidR="00921A47" w:rsidRPr="006518C9" w:rsidRDefault="00921A47" w:rsidP="00921A47">
      <w:pPr>
        <w:pStyle w:val="Heading2"/>
      </w:pPr>
      <w:bookmarkStart w:id="390" w:name="_Toc476057257"/>
      <w:r w:rsidRPr="006518C9">
        <w:t>Element &lt;</w:t>
      </w:r>
      <w:bookmarkStart w:id="391" w:name="SearchModification"/>
      <w:r w:rsidRPr="006518C9">
        <w:t>SearchModification</w:t>
      </w:r>
      <w:bookmarkEnd w:id="391"/>
      <w:r w:rsidRPr="006518C9">
        <w:t>&gt;</w:t>
      </w:r>
      <w:bookmarkEnd w:id="3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581"/>
      </w:tblGrid>
      <w:tr w:rsidR="00921A47" w:rsidRPr="006518C9" w14:paraId="4A3E2EAC" w14:textId="77777777" w:rsidTr="00921A47">
        <w:trPr>
          <w:tblCellSpacing w:w="15" w:type="dxa"/>
        </w:trPr>
        <w:tc>
          <w:tcPr>
            <w:tcW w:w="0" w:type="auto"/>
            <w:vAlign w:val="center"/>
            <w:hideMark/>
          </w:tcPr>
          <w:p w14:paraId="1C3EAF5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D94BD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67472ECF" w14:textId="77777777" w:rsidTr="00921A47">
        <w:trPr>
          <w:tblCellSpacing w:w="15" w:type="dxa"/>
        </w:trPr>
        <w:tc>
          <w:tcPr>
            <w:tcW w:w="0" w:type="auto"/>
            <w:vAlign w:val="center"/>
            <w:hideMark/>
          </w:tcPr>
          <w:p w14:paraId="4E915A9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4D5874" w14:textId="77777777" w:rsidR="00921A47" w:rsidRPr="006518C9" w:rsidRDefault="00921A47">
            <w:pPr>
              <w:rPr>
                <w:sz w:val="24"/>
                <w:szCs w:val="24"/>
                <w:lang w:val="en-US"/>
              </w:rPr>
            </w:pPr>
            <w:r w:rsidRPr="006518C9">
              <w:rPr>
                <w:lang w:val="en-US"/>
              </w:rPr>
              <w:t xml:space="preserve">SearchModificationType </w:t>
            </w:r>
          </w:p>
        </w:tc>
      </w:tr>
      <w:tr w:rsidR="00921A47" w:rsidRPr="006518C9" w14:paraId="5F2F5B7F" w14:textId="77777777" w:rsidTr="00921A47">
        <w:trPr>
          <w:tblCellSpacing w:w="15" w:type="dxa"/>
        </w:trPr>
        <w:tc>
          <w:tcPr>
            <w:tcW w:w="0" w:type="auto"/>
            <w:vAlign w:val="center"/>
            <w:hideMark/>
          </w:tcPr>
          <w:p w14:paraId="30DB9EC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646"/>
              <w:gridCol w:w="824"/>
              <w:gridCol w:w="4874"/>
            </w:tblGrid>
            <w:tr w:rsidR="00921A47" w:rsidRPr="006518C9" w14:paraId="6318AA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67217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CB98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5AF3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03F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3EC9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49A81" w14:textId="77777777"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82499"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0E45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4A085"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3B3EB6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CB2CD6" w14:textId="77777777"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402C8"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B82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747EA"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A51BD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B55B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353BA" w14:textId="77777777"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FB3C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FBAE6" w14:textId="77777777" w:rsidR="00921A47" w:rsidRPr="006518C9" w:rsidRDefault="00921A47">
                  <w:pPr>
                    <w:rPr>
                      <w:sz w:val="24"/>
                      <w:szCs w:val="24"/>
                      <w:lang w:val="en-US"/>
                    </w:rPr>
                  </w:pPr>
                  <w:r w:rsidRPr="006518C9">
                    <w:rPr>
                      <w:lang w:val="en-US"/>
                    </w:rPr>
                    <w:t>The residue(s) searched with the specified modification. For N or C terminal modifications that can occur on any residue, the . character should be used to specify any, otherwise the list of amino acids should be provided.</w:t>
                  </w:r>
                </w:p>
              </w:tc>
            </w:tr>
          </w:tbl>
          <w:p w14:paraId="0CDEECCE" w14:textId="77777777" w:rsidR="00921A47" w:rsidRPr="006518C9" w:rsidRDefault="00921A47">
            <w:pPr>
              <w:rPr>
                <w:sz w:val="24"/>
                <w:szCs w:val="24"/>
                <w:lang w:val="en-US"/>
              </w:rPr>
            </w:pPr>
          </w:p>
        </w:tc>
      </w:tr>
      <w:tr w:rsidR="00921A47" w:rsidRPr="006518C9" w14:paraId="08594514" w14:textId="77777777" w:rsidTr="00921A47">
        <w:trPr>
          <w:tblCellSpacing w:w="15" w:type="dxa"/>
        </w:trPr>
        <w:tc>
          <w:tcPr>
            <w:tcW w:w="0" w:type="auto"/>
            <w:vAlign w:val="center"/>
            <w:hideMark/>
          </w:tcPr>
          <w:p w14:paraId="36D60DF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5"/>
              <w:gridCol w:w="1135"/>
              <w:gridCol w:w="1180"/>
              <w:gridCol w:w="4600"/>
            </w:tblGrid>
            <w:tr w:rsidR="00921A47" w:rsidRPr="006518C9" w14:paraId="74E6C9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E2E67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F66D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97EF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8349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2FFC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C32C6F" w14:textId="77777777" w:rsidR="00921A47" w:rsidRPr="006518C9" w:rsidRDefault="00C514F9">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8C812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3A5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D8ABA" w14:textId="77777777" w:rsidR="00921A47" w:rsidRPr="006518C9" w:rsidRDefault="00921A47">
                  <w:pPr>
                    <w:rPr>
                      <w:sz w:val="24"/>
                      <w:szCs w:val="24"/>
                      <w:lang w:val="en-US"/>
                    </w:rPr>
                  </w:pPr>
                  <w:r w:rsidRPr="006518C9">
                    <w:rPr>
                      <w:lang w:val="en-US"/>
                    </w:rPr>
                    <w:t>The specificity rules of the searched modification including for example the probability of a modification's presence or peptide or protein termini. Standard fixed or variable status should be provided by the attribute fixedMod.</w:t>
                  </w:r>
                </w:p>
              </w:tc>
            </w:tr>
            <w:tr w:rsidR="00921A47" w:rsidRPr="006518C9" w14:paraId="237E38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004343"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2168B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BD6D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D5762" w14:textId="77777777" w:rsidR="00921A47" w:rsidRPr="006518C9" w:rsidRDefault="00921A47">
                  <w:pPr>
                    <w:rPr>
                      <w:sz w:val="24"/>
                      <w:szCs w:val="24"/>
                      <w:lang w:val="en-US"/>
                    </w:rPr>
                  </w:pPr>
                  <w:r w:rsidRPr="006518C9">
                    <w:rPr>
                      <w:lang w:val="en-US"/>
                    </w:rPr>
                    <w:t>A single entry from an ontology or a controlled vocabulary.</w:t>
                  </w:r>
                </w:p>
              </w:tc>
            </w:tr>
          </w:tbl>
          <w:p w14:paraId="3C50F1CE" w14:textId="77777777" w:rsidR="00921A47" w:rsidRPr="006518C9" w:rsidRDefault="00921A47">
            <w:pPr>
              <w:rPr>
                <w:sz w:val="24"/>
                <w:szCs w:val="24"/>
                <w:lang w:val="en-US"/>
              </w:rPr>
            </w:pPr>
          </w:p>
        </w:tc>
      </w:tr>
      <w:tr w:rsidR="00921A47" w:rsidRPr="006518C9" w14:paraId="6FFD4EC0" w14:textId="77777777" w:rsidTr="00921A47">
        <w:trPr>
          <w:tblCellSpacing w:w="15" w:type="dxa"/>
        </w:trPr>
        <w:tc>
          <w:tcPr>
            <w:tcW w:w="0" w:type="auto"/>
            <w:vAlign w:val="center"/>
            <w:hideMark/>
          </w:tcPr>
          <w:p w14:paraId="63BBD08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73CAB95" w14:textId="77777777" w:rsidR="00921A47" w:rsidRPr="006518C9" w:rsidRDefault="00921A47">
            <w:pPr>
              <w:pStyle w:val="HTMLPreformatted"/>
            </w:pPr>
            <w:r w:rsidRPr="006518C9">
              <w:t xml:space="preserve">        &lt;SearchModification residues="E" massDelta="-18.010565" fixedMod= "false" &gt;</w:t>
            </w:r>
          </w:p>
          <w:p w14:paraId="2D8F3E5C" w14:textId="77777777" w:rsidR="00921A47" w:rsidRPr="006518C9" w:rsidRDefault="00921A47">
            <w:pPr>
              <w:pStyle w:val="HTMLPreformatted"/>
            </w:pPr>
            <w:r w:rsidRPr="006518C9">
              <w:t xml:space="preserve">          &lt;SpecificityRules&gt;</w:t>
            </w:r>
          </w:p>
          <w:p w14:paraId="6B5810FB" w14:textId="77777777" w:rsidR="00921A47" w:rsidRPr="006518C9" w:rsidRDefault="00921A47">
            <w:pPr>
              <w:pStyle w:val="HTMLPreformatted"/>
            </w:pPr>
            <w:r w:rsidRPr="006518C9">
              <w:t xml:space="preserve">            &lt;cvParam cvRef="PSI-MS" accession="MS:1001189" name="modification specificity peptide N-term"/&gt;</w:t>
            </w:r>
          </w:p>
          <w:p w14:paraId="2C906AEA" w14:textId="77777777" w:rsidR="00921A47" w:rsidRPr="006518C9" w:rsidRDefault="00921A47">
            <w:pPr>
              <w:pStyle w:val="HTMLPreformatted"/>
            </w:pPr>
            <w:r w:rsidRPr="006518C9">
              <w:t xml:space="preserve">          &lt;/SpecificityRules&gt;</w:t>
            </w:r>
          </w:p>
          <w:p w14:paraId="3B62650E" w14:textId="77777777" w:rsidR="00921A47" w:rsidRPr="006518C9" w:rsidRDefault="00921A47">
            <w:pPr>
              <w:pStyle w:val="HTMLPreformatted"/>
            </w:pPr>
            <w:r w:rsidRPr="006518C9">
              <w:t xml:space="preserve">          &lt;cvParam cvRef="UNIMOD" accession="UNIMOD:27" name="Glu-&gt;pyro-Glu"/&gt;</w:t>
            </w:r>
          </w:p>
          <w:p w14:paraId="48CB9FF4" w14:textId="77777777" w:rsidR="00921A47" w:rsidRPr="006518C9" w:rsidRDefault="00921A47">
            <w:pPr>
              <w:pStyle w:val="HTMLPreformatted"/>
            </w:pPr>
            <w:r w:rsidRPr="006518C9">
              <w:t xml:space="preserve">          &lt;cvParam cvRef="PSI-MS" accession="MS:1002504" name="modification index" value="3"/&gt;</w:t>
            </w:r>
          </w:p>
          <w:p w14:paraId="46C433A0" w14:textId="77777777" w:rsidR="00921A47" w:rsidRPr="006518C9" w:rsidRDefault="00921A47">
            <w:pPr>
              <w:pStyle w:val="HTMLPreformatted"/>
            </w:pPr>
            <w:r w:rsidRPr="006518C9">
              <w:t xml:space="preserve">        &lt;/SearchModification&gt;</w:t>
            </w:r>
          </w:p>
        </w:tc>
      </w:tr>
      <w:tr w:rsidR="00760FCA" w:rsidRPr="006518C9" w14:paraId="3A6EF426" w14:textId="77777777" w:rsidTr="00760FCA">
        <w:trPr>
          <w:tblCellSpacing w:w="15" w:type="dxa"/>
        </w:trPr>
        <w:tc>
          <w:tcPr>
            <w:tcW w:w="0" w:type="auto"/>
            <w:vAlign w:val="center"/>
            <w:hideMark/>
          </w:tcPr>
          <w:p w14:paraId="63C2FC7B" w14:textId="77777777" w:rsidR="00760FCA" w:rsidRPr="006518C9" w:rsidRDefault="00760FCA">
            <w:pPr>
              <w:rPr>
                <w:sz w:val="24"/>
                <w:szCs w:val="24"/>
                <w:lang w:val="en-US"/>
              </w:rPr>
            </w:pPr>
            <w:r w:rsidRPr="006518C9">
              <w:rPr>
                <w:b/>
                <w:bCs/>
                <w:lang w:val="en-US"/>
              </w:rPr>
              <w:t>cvParam Mapping Rules:</w:t>
            </w:r>
          </w:p>
        </w:tc>
        <w:tc>
          <w:tcPr>
            <w:tcW w:w="0" w:type="auto"/>
            <w:vAlign w:val="center"/>
          </w:tcPr>
          <w:p w14:paraId="4A5CE7B4"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6931C93E"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14:paraId="36023C1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2"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EC84621"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3"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343718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4"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14:paraId="40B6051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5"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21EED0E0"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6"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61CFE2B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7"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7F3948F0"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53B023C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275AA98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5C262DAE"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1"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3FB348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2"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5BE96E83"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3"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25418EC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4"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5F1027E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5"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09D8F76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6"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6397323B"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7"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1AB39BB5" w14:textId="77777777" w:rsidTr="00921A47">
        <w:trPr>
          <w:tblCellSpacing w:w="15" w:type="dxa"/>
        </w:trPr>
        <w:tc>
          <w:tcPr>
            <w:tcW w:w="0" w:type="auto"/>
            <w:vAlign w:val="center"/>
            <w:hideMark/>
          </w:tcPr>
          <w:p w14:paraId="4D99332A" w14:textId="77777777" w:rsidR="00760FCA" w:rsidRPr="006518C9" w:rsidRDefault="00760FCA">
            <w:pPr>
              <w:rPr>
                <w:sz w:val="24"/>
                <w:szCs w:val="24"/>
                <w:lang w:val="en-US"/>
              </w:rPr>
            </w:pPr>
            <w:r w:rsidRPr="006518C9">
              <w:rPr>
                <w:b/>
                <w:bCs/>
                <w:lang w:val="en-US"/>
              </w:rPr>
              <w:t>Example cvParams:</w:t>
            </w:r>
          </w:p>
        </w:tc>
        <w:tc>
          <w:tcPr>
            <w:tcW w:w="0" w:type="auto"/>
            <w:vAlign w:val="center"/>
            <w:hideMark/>
          </w:tcPr>
          <w:p w14:paraId="094CB8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14:paraId="5F50374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14:paraId="2365CB5B"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14:paraId="133721C0"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14:paraId="4516855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&lt;cvParam accession="UNIMOD:39" cvRef="UNIMOD" name="Methylthio"/&gt;</w:t>
            </w:r>
          </w:p>
          <w:p w14:paraId="0C07069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14:paraId="0495C05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14:paraId="000023B2"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14:paraId="20661A9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accession="MS:1002509" name="cross-link donor" value="0"&gt;&lt;/cvParam&gt;</w:t>
            </w:r>
          </w:p>
          <w:p w14:paraId="0816CBC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accession="MS:1002510" name="cross-link acceptor" value="0"&gt;&lt;/cvParam&gt;</w:t>
            </w:r>
          </w:p>
          <w:p w14:paraId="6D9560E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14:paraId="16B320D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14:paraId="70FF7E1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14:paraId="14953C1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14:paraId="3C2EB1B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accession="XLMOD:01009" name="amidated BS3-d4"&gt;&lt;/cvParam&gt;</w:t>
            </w:r>
          </w:p>
          <w:p w14:paraId="6663B8C0"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14:paraId="77692F30" w14:textId="77777777" w:rsidR="00921A47" w:rsidRPr="006518C9" w:rsidRDefault="00921A47" w:rsidP="00921A47">
      <w:pPr>
        <w:rPr>
          <w:lang w:val="en-US"/>
        </w:rPr>
      </w:pPr>
    </w:p>
    <w:p w14:paraId="19444CBC" w14:textId="77777777" w:rsidR="00921A47" w:rsidRPr="006518C9" w:rsidRDefault="00921A47" w:rsidP="00921A47">
      <w:pPr>
        <w:pStyle w:val="Heading2"/>
      </w:pPr>
      <w:bookmarkStart w:id="392" w:name="_Toc476057258"/>
      <w:r w:rsidRPr="006518C9">
        <w:t>Element &lt;</w:t>
      </w:r>
      <w:bookmarkStart w:id="393" w:name="SearchType"/>
      <w:r w:rsidRPr="006518C9">
        <w:t>SearchType</w:t>
      </w:r>
      <w:bookmarkEnd w:id="393"/>
      <w:r w:rsidRPr="006518C9">
        <w:t>&gt;</w:t>
      </w:r>
      <w:bookmarkEnd w:id="3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4"/>
        <w:gridCol w:w="8068"/>
      </w:tblGrid>
      <w:tr w:rsidR="00921A47" w:rsidRPr="006518C9" w14:paraId="3FC6F2BE" w14:textId="77777777" w:rsidTr="00921A47">
        <w:trPr>
          <w:tblCellSpacing w:w="15" w:type="dxa"/>
        </w:trPr>
        <w:tc>
          <w:tcPr>
            <w:tcW w:w="0" w:type="auto"/>
            <w:vAlign w:val="center"/>
            <w:hideMark/>
          </w:tcPr>
          <w:p w14:paraId="6C408B5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2F11B5"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33A9688D" w14:textId="77777777" w:rsidTr="00921A47">
        <w:trPr>
          <w:tblCellSpacing w:w="15" w:type="dxa"/>
        </w:trPr>
        <w:tc>
          <w:tcPr>
            <w:tcW w:w="0" w:type="auto"/>
            <w:vAlign w:val="center"/>
            <w:hideMark/>
          </w:tcPr>
          <w:p w14:paraId="4E5B40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DC1ECE2" w14:textId="77777777" w:rsidR="00921A47" w:rsidRPr="006518C9" w:rsidRDefault="00921A47">
            <w:pPr>
              <w:rPr>
                <w:sz w:val="24"/>
                <w:szCs w:val="24"/>
                <w:lang w:val="en-US"/>
              </w:rPr>
            </w:pPr>
            <w:r w:rsidRPr="006518C9">
              <w:rPr>
                <w:lang w:val="en-US"/>
              </w:rPr>
              <w:t xml:space="preserve">ParamType </w:t>
            </w:r>
          </w:p>
        </w:tc>
      </w:tr>
      <w:tr w:rsidR="00921A47" w:rsidRPr="006518C9" w14:paraId="2164287D" w14:textId="77777777" w:rsidTr="00921A47">
        <w:trPr>
          <w:tblCellSpacing w:w="15" w:type="dxa"/>
        </w:trPr>
        <w:tc>
          <w:tcPr>
            <w:tcW w:w="0" w:type="auto"/>
            <w:vAlign w:val="center"/>
            <w:hideMark/>
          </w:tcPr>
          <w:p w14:paraId="051CC9E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79A2B7" w14:textId="77777777" w:rsidR="00921A47" w:rsidRPr="006518C9" w:rsidRDefault="00921A47">
            <w:pPr>
              <w:rPr>
                <w:sz w:val="24"/>
                <w:szCs w:val="24"/>
                <w:lang w:val="en-US"/>
              </w:rPr>
            </w:pPr>
            <w:r w:rsidRPr="006518C9">
              <w:rPr>
                <w:lang w:val="en-US"/>
              </w:rPr>
              <w:t>none</w:t>
            </w:r>
          </w:p>
        </w:tc>
      </w:tr>
      <w:tr w:rsidR="00921A47" w:rsidRPr="006518C9" w14:paraId="0FEC61A7" w14:textId="77777777" w:rsidTr="00921A47">
        <w:trPr>
          <w:tblCellSpacing w:w="15" w:type="dxa"/>
        </w:trPr>
        <w:tc>
          <w:tcPr>
            <w:tcW w:w="0" w:type="auto"/>
            <w:vAlign w:val="center"/>
            <w:hideMark/>
          </w:tcPr>
          <w:p w14:paraId="1A720D5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6"/>
              <w:gridCol w:w="1135"/>
              <w:gridCol w:w="1180"/>
              <w:gridCol w:w="4006"/>
            </w:tblGrid>
            <w:tr w:rsidR="00921A47" w:rsidRPr="006518C9" w14:paraId="534CA1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778D5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6134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F62D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095B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F3E3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CC2E7"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5DDF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BB05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7E89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E942D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6A45EB"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08FB4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B86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53020" w14:textId="77777777" w:rsidR="00921A47" w:rsidRPr="006518C9" w:rsidRDefault="00921A47">
                  <w:pPr>
                    <w:rPr>
                      <w:sz w:val="24"/>
                      <w:szCs w:val="24"/>
                      <w:lang w:val="en-US"/>
                    </w:rPr>
                  </w:pPr>
                  <w:r w:rsidRPr="006518C9">
                    <w:rPr>
                      <w:lang w:val="en-US"/>
                    </w:rPr>
                    <w:t>A single user-defined parameter.</w:t>
                  </w:r>
                </w:p>
              </w:tc>
            </w:tr>
          </w:tbl>
          <w:p w14:paraId="35977EE8" w14:textId="77777777" w:rsidR="00921A47" w:rsidRPr="006518C9" w:rsidRDefault="00921A47">
            <w:pPr>
              <w:rPr>
                <w:sz w:val="24"/>
                <w:szCs w:val="24"/>
                <w:lang w:val="en-US"/>
              </w:rPr>
            </w:pPr>
          </w:p>
        </w:tc>
      </w:tr>
      <w:tr w:rsidR="00921A47" w:rsidRPr="006518C9" w14:paraId="4BA1A9A9" w14:textId="77777777" w:rsidTr="00921A47">
        <w:trPr>
          <w:tblCellSpacing w:w="15" w:type="dxa"/>
        </w:trPr>
        <w:tc>
          <w:tcPr>
            <w:tcW w:w="0" w:type="auto"/>
            <w:vAlign w:val="center"/>
            <w:hideMark/>
          </w:tcPr>
          <w:p w14:paraId="7A6AEF3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6765D2" w14:textId="77777777" w:rsidR="00921A47" w:rsidRPr="006518C9" w:rsidRDefault="00921A47">
            <w:pPr>
              <w:pStyle w:val="HTMLPreformatted"/>
            </w:pPr>
            <w:r w:rsidRPr="006518C9">
              <w:t>&lt;SearchType&gt;</w:t>
            </w:r>
          </w:p>
          <w:p w14:paraId="60BA1183" w14:textId="77777777" w:rsidR="00921A47" w:rsidRPr="006518C9" w:rsidRDefault="00921A47">
            <w:pPr>
              <w:pStyle w:val="HTMLPreformatted"/>
            </w:pPr>
            <w:r w:rsidRPr="006518C9">
              <w:t xml:space="preserve">    &lt;cvParam accession="MS:1001083" cvRef="PSI-MS" value="" name="ms-ms search"/&gt;</w:t>
            </w:r>
          </w:p>
          <w:p w14:paraId="5D3EC1E7" w14:textId="77777777" w:rsidR="00921A47" w:rsidRPr="006518C9" w:rsidRDefault="00921A47">
            <w:pPr>
              <w:pStyle w:val="HTMLPreformatted"/>
            </w:pPr>
            <w:r w:rsidRPr="006518C9">
              <w:t>&lt;/SearchType&gt;</w:t>
            </w:r>
          </w:p>
        </w:tc>
      </w:tr>
      <w:tr w:rsidR="00921A47" w:rsidRPr="006518C9" w14:paraId="1EECA7D2" w14:textId="77777777" w:rsidTr="00921A47">
        <w:trPr>
          <w:tblCellSpacing w:w="15" w:type="dxa"/>
        </w:trPr>
        <w:tc>
          <w:tcPr>
            <w:tcW w:w="0" w:type="auto"/>
            <w:vAlign w:val="center"/>
            <w:hideMark/>
          </w:tcPr>
          <w:p w14:paraId="13F6A412"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800FAB0" w14:textId="77777777" w:rsidR="00921A47" w:rsidRPr="006518C9" w:rsidRDefault="00921A47">
            <w:pPr>
              <w:pStyle w:val="HTMLPreformatted"/>
            </w:pPr>
            <w:r w:rsidRPr="006518C9">
              <w:t>Path /MzIdentML/AnalysisProtocolCollection/SpectrumIdentificationProtocol/SearchType</w:t>
            </w:r>
          </w:p>
          <w:p w14:paraId="589E1BF6" w14:textId="77777777" w:rsidR="00921A47" w:rsidRPr="006518C9" w:rsidRDefault="00921A47">
            <w:pPr>
              <w:pStyle w:val="HTMLPreformatted"/>
            </w:pPr>
            <w:r w:rsidRPr="006518C9">
              <w:t xml:space="preserve">MUST supply a *child* term of </w:t>
            </w:r>
            <w:hyperlink r:id="rId318" w:tgtFrame="new" w:history="1">
              <w:r w:rsidRPr="006518C9">
                <w:rPr>
                  <w:rStyle w:val="Hyperlink"/>
                </w:rPr>
                <w:t>MS:1001080</w:t>
              </w:r>
            </w:hyperlink>
            <w:r w:rsidRPr="006518C9">
              <w:t xml:space="preserve"> (</w:t>
            </w:r>
            <w:r w:rsidRPr="006518C9">
              <w:rPr>
                <w:rStyle w:val="popup"/>
              </w:rPr>
              <w:t>search type</w:t>
            </w:r>
            <w:r w:rsidRPr="006518C9">
              <w:t>) one or more times</w:t>
            </w:r>
          </w:p>
          <w:p w14:paraId="44A3871B" w14:textId="77777777" w:rsidR="00921A47" w:rsidRPr="006518C9" w:rsidRDefault="00921A47">
            <w:pPr>
              <w:pStyle w:val="HTMLPreformatted"/>
            </w:pPr>
            <w:r w:rsidRPr="006518C9">
              <w:t xml:space="preserve">  e.g.: </w:t>
            </w:r>
            <w:hyperlink r:id="rId319"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5082EF60" w14:textId="77777777" w:rsidR="00921A47" w:rsidRPr="006518C9" w:rsidRDefault="00921A47">
            <w:pPr>
              <w:pStyle w:val="HTMLPreformatted"/>
            </w:pPr>
            <w:r w:rsidRPr="006518C9">
              <w:t xml:space="preserve">  e.g.: </w:t>
            </w:r>
            <w:hyperlink r:id="rId320"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A26042D" w14:textId="77777777" w:rsidR="00921A47" w:rsidRPr="006518C9" w:rsidRDefault="00921A47">
            <w:pPr>
              <w:pStyle w:val="HTMLPreformatted"/>
            </w:pPr>
            <w:r w:rsidRPr="006518C9">
              <w:t xml:space="preserve">  e.g.: </w:t>
            </w:r>
            <w:hyperlink r:id="rId321" w:tgtFrame="new" w:history="1">
              <w:r w:rsidRPr="006518C9">
                <w:rPr>
                  <w:rStyle w:val="Hyperlink"/>
                </w:rPr>
                <w:t>MS:1001081</w:t>
              </w:r>
            </w:hyperlink>
            <w:r w:rsidRPr="006518C9">
              <w:t xml:space="preserve"> (</w:t>
            </w:r>
            <w:r w:rsidRPr="006518C9">
              <w:rPr>
                <w:rStyle w:val="popup"/>
              </w:rPr>
              <w:t>pmf search</w:t>
            </w:r>
            <w:r w:rsidRPr="006518C9">
              <w:t xml:space="preserve">) </w:t>
            </w:r>
          </w:p>
          <w:p w14:paraId="2F7B0512" w14:textId="77777777" w:rsidR="00921A47" w:rsidRPr="006518C9" w:rsidRDefault="00921A47">
            <w:pPr>
              <w:pStyle w:val="HTMLPreformatted"/>
            </w:pPr>
            <w:r w:rsidRPr="006518C9">
              <w:t xml:space="preserve">  e.g.: </w:t>
            </w:r>
            <w:hyperlink r:id="rId322" w:tgtFrame="new" w:history="1">
              <w:r w:rsidRPr="006518C9">
                <w:rPr>
                  <w:rStyle w:val="Hyperlink"/>
                </w:rPr>
                <w:t>MS:1001082</w:t>
              </w:r>
            </w:hyperlink>
            <w:r w:rsidRPr="006518C9">
              <w:t xml:space="preserve"> (</w:t>
            </w:r>
            <w:r w:rsidRPr="006518C9">
              <w:rPr>
                <w:rStyle w:val="popup"/>
              </w:rPr>
              <w:t>tag search</w:t>
            </w:r>
            <w:r w:rsidRPr="006518C9">
              <w:t xml:space="preserve">) </w:t>
            </w:r>
          </w:p>
          <w:p w14:paraId="1D7E4B66" w14:textId="77777777" w:rsidR="00921A47" w:rsidRPr="006518C9" w:rsidRDefault="00921A47">
            <w:pPr>
              <w:pStyle w:val="HTMLPreformatted"/>
            </w:pPr>
            <w:r w:rsidRPr="006518C9">
              <w:t xml:space="preserve">  e.g.: </w:t>
            </w:r>
            <w:hyperlink r:id="rId323" w:tgtFrame="new" w:history="1">
              <w:r w:rsidRPr="006518C9">
                <w:rPr>
                  <w:rStyle w:val="Hyperlink"/>
                </w:rPr>
                <w:t>MS:1001083</w:t>
              </w:r>
            </w:hyperlink>
            <w:r w:rsidRPr="006518C9">
              <w:t xml:space="preserve"> (</w:t>
            </w:r>
            <w:r w:rsidRPr="006518C9">
              <w:rPr>
                <w:rStyle w:val="popup"/>
              </w:rPr>
              <w:t>ms-ms search</w:t>
            </w:r>
            <w:r w:rsidRPr="006518C9">
              <w:t xml:space="preserve">) </w:t>
            </w:r>
          </w:p>
          <w:p w14:paraId="111F42F4" w14:textId="77777777" w:rsidR="00921A47" w:rsidRPr="006518C9" w:rsidRDefault="00921A47">
            <w:pPr>
              <w:pStyle w:val="HTMLPreformatted"/>
            </w:pPr>
            <w:r w:rsidRPr="006518C9">
              <w:t xml:space="preserve">  e.g.: </w:t>
            </w:r>
            <w:hyperlink r:id="rId324"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14:paraId="77583546" w14:textId="77777777" w:rsidR="00921A47" w:rsidRPr="006518C9" w:rsidRDefault="00921A47">
            <w:pPr>
              <w:pStyle w:val="HTMLPreformatted"/>
            </w:pPr>
            <w:r w:rsidRPr="006518C9">
              <w:t xml:space="preserve">  e.g.: </w:t>
            </w:r>
            <w:hyperlink r:id="rId325"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0E00A5D6" w14:textId="77777777" w:rsidR="00921A47" w:rsidRPr="006518C9" w:rsidRDefault="00921A47">
            <w:pPr>
              <w:pStyle w:val="HTMLPreformatted"/>
            </w:pPr>
            <w:r w:rsidRPr="006518C9">
              <w:t xml:space="preserve">  e.g.: </w:t>
            </w:r>
            <w:hyperlink r:id="rId326"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49E6A954" w14:textId="77777777" w:rsidR="00921A47" w:rsidRPr="006518C9" w:rsidRDefault="00921A47">
            <w:pPr>
              <w:pStyle w:val="HTMLPreformatted"/>
            </w:pPr>
            <w:r w:rsidRPr="006518C9">
              <w:t xml:space="preserve">  e.g.: </w:t>
            </w:r>
            <w:hyperlink r:id="rId327"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30FAEA43" w14:textId="77777777" w:rsidR="00921A47" w:rsidRPr="006518C9" w:rsidRDefault="00921A47">
            <w:pPr>
              <w:pStyle w:val="HTMLPreformatted"/>
            </w:pPr>
            <w:r w:rsidRPr="006518C9">
              <w:t xml:space="preserve">  e.g.: </w:t>
            </w:r>
            <w:hyperlink r:id="rId328"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24F9D1A7" w14:textId="77777777" w:rsidR="00921A47" w:rsidRPr="006518C9" w:rsidRDefault="00921A47">
            <w:pPr>
              <w:pStyle w:val="HTMLPreformatted"/>
            </w:pPr>
            <w:r w:rsidRPr="006518C9">
              <w:t xml:space="preserve">  </w:t>
            </w:r>
            <w:hyperlink r:id="rId329" w:tgtFrame="new" w:history="1">
              <w:r w:rsidRPr="006518C9">
                <w:rPr>
                  <w:rStyle w:val="Hyperlink"/>
                </w:rPr>
                <w:t>et al.</w:t>
              </w:r>
            </w:hyperlink>
          </w:p>
        </w:tc>
      </w:tr>
      <w:tr w:rsidR="00921A47" w:rsidRPr="006518C9" w14:paraId="708F394B" w14:textId="77777777" w:rsidTr="00921A47">
        <w:trPr>
          <w:tblCellSpacing w:w="15" w:type="dxa"/>
        </w:trPr>
        <w:tc>
          <w:tcPr>
            <w:tcW w:w="0" w:type="auto"/>
            <w:vAlign w:val="center"/>
            <w:hideMark/>
          </w:tcPr>
          <w:p w14:paraId="77EEE6F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231ED2F1" w14:textId="77777777" w:rsidR="00921A47" w:rsidRPr="006518C9" w:rsidRDefault="00921A47">
            <w:pPr>
              <w:pStyle w:val="HTMLPreformatted"/>
            </w:pPr>
            <w:r w:rsidRPr="006518C9">
              <w:t>&lt;cvParam cvRef="PSI-MS" accession="MS:1001083" name="ms-ms search"&gt;&lt;/cvParam&gt;</w:t>
            </w:r>
          </w:p>
        </w:tc>
      </w:tr>
    </w:tbl>
    <w:p w14:paraId="4195F8F8" w14:textId="77777777" w:rsidR="00921A47" w:rsidRPr="006518C9" w:rsidRDefault="00921A47" w:rsidP="00921A47">
      <w:pPr>
        <w:rPr>
          <w:lang w:val="en-US"/>
        </w:rPr>
      </w:pPr>
    </w:p>
    <w:p w14:paraId="317D0C59" w14:textId="77777777" w:rsidR="00921A47" w:rsidRPr="006518C9" w:rsidRDefault="00921A47" w:rsidP="00921A47">
      <w:pPr>
        <w:pStyle w:val="Heading2"/>
      </w:pPr>
      <w:bookmarkStart w:id="394" w:name="_Toc476057259"/>
      <w:r w:rsidRPr="006518C9">
        <w:t>Element &lt;</w:t>
      </w:r>
      <w:bookmarkStart w:id="395" w:name="Seq"/>
      <w:r w:rsidRPr="006518C9">
        <w:t>Seq</w:t>
      </w:r>
      <w:bookmarkEnd w:id="395"/>
      <w:r w:rsidRPr="006518C9">
        <w:t>&gt;</w:t>
      </w:r>
      <w:bookmarkEnd w:id="3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561"/>
      </w:tblGrid>
      <w:tr w:rsidR="00921A47" w:rsidRPr="006518C9" w14:paraId="176D5518" w14:textId="77777777" w:rsidTr="00921A47">
        <w:trPr>
          <w:tblCellSpacing w:w="15" w:type="dxa"/>
        </w:trPr>
        <w:tc>
          <w:tcPr>
            <w:tcW w:w="0" w:type="auto"/>
            <w:vAlign w:val="center"/>
            <w:hideMark/>
          </w:tcPr>
          <w:p w14:paraId="254F8C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C9E544"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1E0BD276" w14:textId="77777777" w:rsidTr="00921A47">
        <w:trPr>
          <w:tblCellSpacing w:w="15" w:type="dxa"/>
        </w:trPr>
        <w:tc>
          <w:tcPr>
            <w:tcW w:w="0" w:type="auto"/>
            <w:vAlign w:val="center"/>
            <w:hideMark/>
          </w:tcPr>
          <w:p w14:paraId="5866491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70DF8BA" w14:textId="77777777" w:rsidR="00921A47" w:rsidRPr="006518C9" w:rsidRDefault="00921A47">
            <w:pPr>
              <w:rPr>
                <w:sz w:val="24"/>
                <w:szCs w:val="24"/>
                <w:lang w:val="en-US"/>
              </w:rPr>
            </w:pPr>
            <w:r w:rsidRPr="006518C9">
              <w:rPr>
                <w:lang w:val="en-US"/>
              </w:rPr>
              <w:t xml:space="preserve">sequence </w:t>
            </w:r>
          </w:p>
        </w:tc>
      </w:tr>
      <w:tr w:rsidR="00921A47" w:rsidRPr="006518C9" w14:paraId="5BB9BD7D" w14:textId="77777777" w:rsidTr="00921A47">
        <w:trPr>
          <w:tblCellSpacing w:w="15" w:type="dxa"/>
        </w:trPr>
        <w:tc>
          <w:tcPr>
            <w:tcW w:w="0" w:type="auto"/>
            <w:vAlign w:val="center"/>
            <w:hideMark/>
          </w:tcPr>
          <w:p w14:paraId="4695B90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8E747C8" w14:textId="77777777" w:rsidR="00921A47" w:rsidRPr="006518C9" w:rsidRDefault="00921A47">
            <w:pPr>
              <w:rPr>
                <w:sz w:val="24"/>
                <w:szCs w:val="24"/>
                <w:lang w:val="en-US"/>
              </w:rPr>
            </w:pPr>
            <w:r w:rsidRPr="006518C9">
              <w:rPr>
                <w:lang w:val="en-US"/>
              </w:rPr>
              <w:t>none</w:t>
            </w:r>
          </w:p>
        </w:tc>
      </w:tr>
      <w:tr w:rsidR="00921A47" w:rsidRPr="006518C9" w14:paraId="445C2198" w14:textId="77777777" w:rsidTr="00921A47">
        <w:trPr>
          <w:tblCellSpacing w:w="15" w:type="dxa"/>
        </w:trPr>
        <w:tc>
          <w:tcPr>
            <w:tcW w:w="0" w:type="auto"/>
            <w:vAlign w:val="center"/>
            <w:hideMark/>
          </w:tcPr>
          <w:p w14:paraId="7FA74BBC"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01157A4" w14:textId="77777777" w:rsidR="00921A47" w:rsidRPr="006518C9" w:rsidRDefault="00921A47">
            <w:pPr>
              <w:rPr>
                <w:sz w:val="24"/>
                <w:szCs w:val="24"/>
                <w:lang w:val="en-US"/>
              </w:rPr>
            </w:pPr>
            <w:r w:rsidRPr="006518C9">
              <w:rPr>
                <w:lang w:val="en-US"/>
              </w:rPr>
              <w:t>none</w:t>
            </w:r>
          </w:p>
        </w:tc>
      </w:tr>
      <w:tr w:rsidR="00921A47" w:rsidRPr="006518C9" w14:paraId="4AFBF911" w14:textId="77777777" w:rsidTr="00921A47">
        <w:trPr>
          <w:tblCellSpacing w:w="15" w:type="dxa"/>
        </w:trPr>
        <w:tc>
          <w:tcPr>
            <w:tcW w:w="0" w:type="auto"/>
            <w:vAlign w:val="center"/>
            <w:hideMark/>
          </w:tcPr>
          <w:p w14:paraId="1D81971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F8E2327" w14:textId="77777777" w:rsidR="00064789" w:rsidRPr="006518C9" w:rsidRDefault="00921A47">
            <w:pPr>
              <w:pStyle w:val="HTMLPreformatted"/>
            </w:pPr>
            <w:r w:rsidRPr="006518C9">
              <w:t>&lt;Seq&gt;MMKFTVVAAALLLLGAVRAEEEDKKEDVGTVVGIDLGTTYSCVGVFKNGRVEIIANDQGNRITPSYVAFTPEGERLIGDAAKNQLTSNPENTVFDA</w:t>
            </w:r>
          </w:p>
          <w:p w14:paraId="5AE741D1" w14:textId="77777777" w:rsidR="00064789" w:rsidRPr="006518C9" w:rsidRDefault="00921A47">
            <w:pPr>
              <w:pStyle w:val="HTMLPreformatted"/>
            </w:pPr>
            <w:r w:rsidRPr="006518C9">
              <w:t>KRLIGRTWNDPSVQQDIKFLPFKVVEKKTKPYIQVDIGGGQTKTFAPEEISAMVLTKMKETAEAYLGKKVTHAVVTVPAYFNDAQRQATKDAGTIAGLNVM</w:t>
            </w:r>
          </w:p>
          <w:p w14:paraId="74D4E708" w14:textId="77777777" w:rsidR="00064789" w:rsidRPr="006518C9" w:rsidRDefault="00921A47">
            <w:pPr>
              <w:pStyle w:val="HTMLPreformatted"/>
            </w:pPr>
            <w:r w:rsidRPr="006518C9">
              <w:t>RIINEPTAAAIAYGLDKREGEKNILVFDLGGGTFDVSLLTIDNGVFEVVATNGDTHLGGEDFDQRVMEHFIKLYKKKTGKDVRKDNRAVQKLRREVEKAKR</w:t>
            </w:r>
          </w:p>
          <w:p w14:paraId="26B024A1" w14:textId="77777777" w:rsidR="00064789" w:rsidRPr="006518C9" w:rsidRDefault="00921A47">
            <w:pPr>
              <w:pStyle w:val="HTMLPreformatted"/>
            </w:pPr>
            <w:r w:rsidRPr="006518C9">
              <w:t>ALSSQHQARIEIESFFEREDFSETLTRAKFEELNMDLFRSTMKPVQKVLEDSDLKKSDIDEIVLVGGSTRIPKIQQLVKEFFNGKEPSRGINPDEAVAYGA</w:t>
            </w:r>
          </w:p>
          <w:p w14:paraId="4E79FEBE" w14:textId="77777777" w:rsidR="00064789" w:rsidRPr="006518C9" w:rsidRDefault="00921A47">
            <w:pPr>
              <w:pStyle w:val="HTMLPreformatted"/>
            </w:pPr>
            <w:r w:rsidRPr="006518C9">
              <w:t>AVQAGVLSGGQDTGDLVLLDVCPLTLGIETVGGVMTKLIPRNTVVPTKKSQIFSTASDNQPTVTIKVYEGERPLTKDNHLLGTFDLTGIPPAPRGVPQIEV</w:t>
            </w:r>
          </w:p>
          <w:p w14:paraId="392E9917" w14:textId="77777777" w:rsidR="00064789" w:rsidRPr="006518C9" w:rsidRDefault="00921A47">
            <w:pPr>
              <w:pStyle w:val="HTMLPreformatted"/>
            </w:pPr>
            <w:r w:rsidRPr="006518C9">
              <w:t>TFEIDVNGILRVTAEDKGTGNKNKITITNDQNRLTPEEIERMVNDAEKFAEEDKKLKERIDTRNELESYAYSLKNQIGDKEKLGGKLSSEDKETMEKAVEE</w:t>
            </w:r>
          </w:p>
          <w:p w14:paraId="4BB3C792" w14:textId="77777777" w:rsidR="00921A47" w:rsidRPr="006518C9" w:rsidRDefault="00921A47">
            <w:pPr>
              <w:pStyle w:val="HTMLPreformatted"/>
            </w:pPr>
            <w:r w:rsidRPr="006518C9">
              <w:t>KIEWLESHQDADIEDFKAKKKELEEIVQPIISKLYGSGGPPPTGEEDTSEKDEL&lt;/Seq&gt;</w:t>
            </w:r>
          </w:p>
        </w:tc>
      </w:tr>
    </w:tbl>
    <w:p w14:paraId="3F8ED086" w14:textId="77777777" w:rsidR="00921A47" w:rsidRPr="006518C9" w:rsidRDefault="00921A47" w:rsidP="00921A47">
      <w:pPr>
        <w:rPr>
          <w:lang w:val="en-US"/>
        </w:rPr>
      </w:pPr>
    </w:p>
    <w:p w14:paraId="64E28C3B" w14:textId="77777777" w:rsidR="00921A47" w:rsidRPr="006518C9" w:rsidRDefault="00921A47" w:rsidP="00921A47">
      <w:pPr>
        <w:pStyle w:val="Heading2"/>
      </w:pPr>
      <w:bookmarkStart w:id="396" w:name="_Toc476057260"/>
      <w:r w:rsidRPr="006518C9">
        <w:t>Element &lt;</w:t>
      </w:r>
      <w:bookmarkStart w:id="397" w:name="SequenceCollection"/>
      <w:r w:rsidRPr="006518C9">
        <w:t>SequenceCollection</w:t>
      </w:r>
      <w:bookmarkEnd w:id="397"/>
      <w:r w:rsidRPr="006518C9">
        <w:t>&gt;</w:t>
      </w:r>
      <w:bookmarkEnd w:id="3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8605"/>
      </w:tblGrid>
      <w:tr w:rsidR="00921A47" w:rsidRPr="006518C9" w14:paraId="209DF14E" w14:textId="77777777" w:rsidTr="00921A47">
        <w:trPr>
          <w:tblCellSpacing w:w="15" w:type="dxa"/>
        </w:trPr>
        <w:tc>
          <w:tcPr>
            <w:tcW w:w="0" w:type="auto"/>
            <w:vAlign w:val="center"/>
            <w:hideMark/>
          </w:tcPr>
          <w:p w14:paraId="622A8E5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2C64B"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3FABCF80" w14:textId="77777777" w:rsidTr="00921A47">
        <w:trPr>
          <w:tblCellSpacing w:w="15" w:type="dxa"/>
        </w:trPr>
        <w:tc>
          <w:tcPr>
            <w:tcW w:w="0" w:type="auto"/>
            <w:vAlign w:val="center"/>
            <w:hideMark/>
          </w:tcPr>
          <w:p w14:paraId="663F10C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C749604" w14:textId="77777777" w:rsidR="00921A47" w:rsidRPr="006518C9" w:rsidRDefault="00921A47">
            <w:pPr>
              <w:rPr>
                <w:sz w:val="24"/>
                <w:szCs w:val="24"/>
                <w:lang w:val="en-US"/>
              </w:rPr>
            </w:pPr>
            <w:r w:rsidRPr="006518C9">
              <w:rPr>
                <w:lang w:val="en-US"/>
              </w:rPr>
              <w:t xml:space="preserve">SequenceCollectionType </w:t>
            </w:r>
          </w:p>
        </w:tc>
      </w:tr>
      <w:tr w:rsidR="00921A47" w:rsidRPr="006518C9" w14:paraId="7E6B3E9D" w14:textId="77777777" w:rsidTr="00921A47">
        <w:trPr>
          <w:tblCellSpacing w:w="15" w:type="dxa"/>
        </w:trPr>
        <w:tc>
          <w:tcPr>
            <w:tcW w:w="0" w:type="auto"/>
            <w:vAlign w:val="center"/>
            <w:hideMark/>
          </w:tcPr>
          <w:p w14:paraId="3D44363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E1D311" w14:textId="77777777" w:rsidR="00921A47" w:rsidRPr="006518C9" w:rsidRDefault="00921A47">
            <w:pPr>
              <w:rPr>
                <w:sz w:val="24"/>
                <w:szCs w:val="24"/>
                <w:lang w:val="en-US"/>
              </w:rPr>
            </w:pPr>
            <w:r w:rsidRPr="006518C9">
              <w:rPr>
                <w:lang w:val="en-US"/>
              </w:rPr>
              <w:t>none</w:t>
            </w:r>
          </w:p>
        </w:tc>
      </w:tr>
      <w:tr w:rsidR="00921A47" w:rsidRPr="006518C9" w14:paraId="19DCE63D" w14:textId="77777777" w:rsidTr="00921A47">
        <w:trPr>
          <w:tblCellSpacing w:w="15" w:type="dxa"/>
        </w:trPr>
        <w:tc>
          <w:tcPr>
            <w:tcW w:w="0" w:type="auto"/>
            <w:vAlign w:val="center"/>
            <w:hideMark/>
          </w:tcPr>
          <w:p w14:paraId="734E0E95"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0BEADE72"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26C9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C4CB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91333"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162873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AAD72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646021" w14:textId="77777777" w:rsidR="00921A47" w:rsidRPr="006518C9" w:rsidRDefault="00C514F9">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C8ABF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A756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6F7CE1B"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3AF3D08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0C9183" w14:textId="77777777" w:rsidR="00921A47" w:rsidRPr="006518C9" w:rsidRDefault="00C514F9">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373E2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702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ED27589" w14:textId="77777777" w:rsidR="00921A47" w:rsidRPr="006518C9" w:rsidRDefault="00921A47">
                  <w:pPr>
                    <w:rPr>
                      <w:sz w:val="24"/>
                      <w:szCs w:val="24"/>
                      <w:lang w:val="en-US"/>
                    </w:rPr>
                  </w:pPr>
                  <w:r w:rsidRPr="006518C9">
                    <w:rPr>
                      <w:lang w:val="en-US"/>
                    </w:rPr>
                    <w:t>One (poly)peptide (a sequence with modifications). The combination of Peptide sequence and modifications MUST be unique in the file.</w:t>
                  </w:r>
                </w:p>
              </w:tc>
            </w:tr>
            <w:tr w:rsidR="00921A47" w:rsidRPr="006518C9" w14:paraId="055532D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48B83" w14:textId="77777777" w:rsidR="00921A47" w:rsidRPr="006518C9" w:rsidRDefault="00C514F9">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B8F5B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707C9"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5B25434" w14:textId="77777777"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14:paraId="308C8527" w14:textId="77777777" w:rsidR="00921A47" w:rsidRPr="006518C9" w:rsidRDefault="00921A47">
            <w:pPr>
              <w:rPr>
                <w:sz w:val="24"/>
                <w:szCs w:val="24"/>
                <w:lang w:val="en-US"/>
              </w:rPr>
            </w:pPr>
          </w:p>
        </w:tc>
      </w:tr>
      <w:tr w:rsidR="00921A47" w:rsidRPr="006518C9" w14:paraId="22058CC7" w14:textId="77777777" w:rsidTr="00921A47">
        <w:trPr>
          <w:tblCellSpacing w:w="15" w:type="dxa"/>
        </w:trPr>
        <w:tc>
          <w:tcPr>
            <w:tcW w:w="0" w:type="auto"/>
            <w:vAlign w:val="center"/>
            <w:hideMark/>
          </w:tcPr>
          <w:p w14:paraId="4A79670F"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2E738D6E" w14:textId="77777777" w:rsidR="00921A47" w:rsidRPr="006518C9" w:rsidRDefault="00AD4E91">
            <w:pPr>
              <w:rPr>
                <w:sz w:val="24"/>
                <w:szCs w:val="24"/>
                <w:lang w:val="en-US"/>
              </w:rPr>
            </w:pPr>
            <w:r>
              <w:rPr>
                <w:noProof/>
                <w:lang w:val="en-US" w:eastAsia="en-US"/>
              </w:rPr>
              <w:drawing>
                <wp:inline distT="0" distB="0" distL="0" distR="0" wp14:anchorId="1AABEFE6" wp14:editId="511F0AFE">
                  <wp:extent cx="5486400" cy="6210300"/>
                  <wp:effectExtent l="0" t="0" r="0" b="0"/>
                  <wp:docPr id="11" name="Picture 11" descr="http://www.peptideatlas.org/PSI/schemas/mzIdentML/1.2/figures/Sequence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eptideatlas.org/PSI/schemas/mzIdentML/1.2/figures/SequenceCollection.pn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486400" cy="6210300"/>
                          </a:xfrm>
                          <a:prstGeom prst="rect">
                            <a:avLst/>
                          </a:prstGeom>
                          <a:noFill/>
                          <a:ln>
                            <a:noFill/>
                          </a:ln>
                        </pic:spPr>
                      </pic:pic>
                    </a:graphicData>
                  </a:graphic>
                </wp:inline>
              </w:drawing>
            </w:r>
          </w:p>
        </w:tc>
      </w:tr>
      <w:tr w:rsidR="00921A47" w:rsidRPr="006518C9" w14:paraId="4B26FD12" w14:textId="77777777" w:rsidTr="00921A47">
        <w:trPr>
          <w:tblCellSpacing w:w="15" w:type="dxa"/>
        </w:trPr>
        <w:tc>
          <w:tcPr>
            <w:tcW w:w="0" w:type="auto"/>
            <w:vAlign w:val="center"/>
            <w:hideMark/>
          </w:tcPr>
          <w:p w14:paraId="49F683A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24D9C9" w14:textId="77777777" w:rsidR="00921A47" w:rsidRPr="006518C9" w:rsidRDefault="00921A47">
            <w:pPr>
              <w:pStyle w:val="HTMLPreformatted"/>
            </w:pPr>
            <w:r w:rsidRPr="006518C9">
              <w:t>&lt;SequenceCollection xmlns="http://psidev.info/psi/pi/mzIdentML/1.2"&gt;</w:t>
            </w:r>
          </w:p>
          <w:p w14:paraId="4DC3B821" w14:textId="77777777" w:rsidR="00064789" w:rsidRPr="006518C9" w:rsidRDefault="00921A47">
            <w:pPr>
              <w:pStyle w:val="HTMLPreformatted"/>
            </w:pPr>
            <w:r w:rsidRPr="006518C9">
              <w:t xml:space="preserve">    &lt;DBSequence accession="sp|Q64467|G3PT_MOUSE Glyceraldehyde-3-phosphate dehydrogenase, testis-speci</w:t>
            </w:r>
          </w:p>
          <w:p w14:paraId="687BA819" w14:textId="77777777" w:rsidR="00064789" w:rsidRPr="006518C9" w:rsidRDefault="00921A47">
            <w:pPr>
              <w:pStyle w:val="HTMLPreformatted"/>
            </w:pPr>
            <w:r w:rsidRPr="006518C9">
              <w:t>fic OS=Mus..." searchDatabase_ref="SearchDB_1" length="440" name="sp|Q64467|G3PT_MOUSE Glyceraldehyde-3</w:t>
            </w:r>
          </w:p>
          <w:p w14:paraId="6AECA650" w14:textId="77777777" w:rsidR="00064789" w:rsidRPr="006518C9" w:rsidRDefault="00921A47">
            <w:pPr>
              <w:pStyle w:val="HTMLPreformatted"/>
            </w:pPr>
            <w:r w:rsidRPr="006518C9">
              <w:t>-phosphate dehydrogenase, testis-specific OS=Mus musculus GN=Gapdhs PE=1 SV=1" id="dbseq_sp|Q64467|G3PT</w:t>
            </w:r>
          </w:p>
          <w:p w14:paraId="13B54619" w14:textId="77777777" w:rsidR="00921A47" w:rsidRPr="006518C9" w:rsidRDefault="00921A47">
            <w:pPr>
              <w:pStyle w:val="HTMLPreformatted"/>
            </w:pPr>
            <w:r w:rsidRPr="006518C9">
              <w:t>_MOUSE Glyceraldehyde-3-phosphate dehydrogenase, testis-specific OS=Mus..."&gt;</w:t>
            </w:r>
          </w:p>
          <w:p w14:paraId="2C4EEA73" w14:textId="77777777" w:rsidR="00064789" w:rsidRPr="006518C9" w:rsidRDefault="00921A47">
            <w:pPr>
              <w:pStyle w:val="HTMLPreformatted"/>
            </w:pPr>
            <w:r w:rsidRPr="006518C9">
              <w:t xml:space="preserve">        &lt;Seq&gt;MSRRDVVLTNVTVVQLRRDRCPCPCPCPCPCPCPVIRPPPPKLEDPPPTVEEQPPPPPPPPPPPPPPPPPPPPQIEPDKFEEAPPPPP</w:t>
            </w:r>
          </w:p>
          <w:p w14:paraId="6A850E8C" w14:textId="77777777" w:rsidR="00064789" w:rsidRPr="006518C9" w:rsidRDefault="00921A47">
            <w:pPr>
              <w:pStyle w:val="HTMLPreformatted"/>
            </w:pPr>
            <w:r w:rsidRPr="006518C9">
              <w:t>PPPPPPPPPP</w:t>
            </w:r>
          </w:p>
          <w:p w14:paraId="0D8C09B9" w14:textId="77777777" w:rsidR="00064789" w:rsidRPr="006518C9" w:rsidRDefault="00921A47">
            <w:pPr>
              <w:pStyle w:val="HTMLPreformatted"/>
            </w:pPr>
            <w:r w:rsidRPr="006518C9">
              <w:t>PPLQKPARELTVGINGFGRIGRLVLRVCMEKGIRVVAVNDPFIDPEYMVYMFKYDSTHGRYKGNVEHKNGQLVVDNLEINTYQCKDPKEIPWSSIGNPYVVEC</w:t>
            </w:r>
          </w:p>
          <w:p w14:paraId="505DB128" w14:textId="77777777" w:rsidR="00064789" w:rsidRPr="006518C9" w:rsidRDefault="00921A47">
            <w:pPr>
              <w:pStyle w:val="HTMLPreformatted"/>
            </w:pPr>
            <w:r w:rsidRPr="006518C9">
              <w:t>TGVYLSIEAASAHISSGARRVVVTAPSPDAPMFVMGVNEKDYNPGSMTIVSNASCTTNCLAPLAKVIHENFGIVEGLMTTVHSYTATQKTVDGPSKKDWRGGR</w:t>
            </w:r>
          </w:p>
          <w:p w14:paraId="35623927" w14:textId="77777777" w:rsidR="00064789" w:rsidRPr="006518C9" w:rsidRDefault="00921A47">
            <w:pPr>
              <w:pStyle w:val="HTMLPreformatted"/>
            </w:pPr>
            <w:r w:rsidRPr="006518C9">
              <w:t>GAHQNIIPSSTGAAKAVGKVIPELKGKLTGMAFRVPTPNVSVVDLTCRLAKPASYSAITEAVKAAAKGPLAGILAYTEDQVVSTDFNGNPHSSIFDAKAGIAL</w:t>
            </w:r>
          </w:p>
          <w:p w14:paraId="14375D0B" w14:textId="77777777" w:rsidR="00921A47" w:rsidRPr="006518C9" w:rsidRDefault="00921A47">
            <w:pPr>
              <w:pStyle w:val="HTMLPreformatted"/>
            </w:pPr>
            <w:r w:rsidRPr="006518C9">
              <w:t>NDNFVKLVAWYDNEYGYSNRVVDLLRYMFSREK&lt;/Seq&gt;</w:t>
            </w:r>
          </w:p>
          <w:p w14:paraId="2AF93A9A" w14:textId="77777777" w:rsidR="00921A47" w:rsidRPr="006518C9" w:rsidRDefault="00921A47">
            <w:pPr>
              <w:pStyle w:val="HTMLPreformatted"/>
            </w:pPr>
            <w:r w:rsidRPr="006518C9">
              <w:t xml:space="preserve">    &lt;/DBSequence&gt;</w:t>
            </w:r>
          </w:p>
          <w:p w14:paraId="3649E3FD" w14:textId="77777777" w:rsidR="00064789" w:rsidRPr="006518C9" w:rsidRDefault="00921A47">
            <w:pPr>
              <w:pStyle w:val="HTMLPreformatted"/>
            </w:pPr>
            <w:r w:rsidRPr="006518C9">
              <w:t xml:space="preserve">    &lt;DBSequence accession="tr|Q3UEM8|Q3UEM8_MOUSE Putative uncharacte</w:t>
            </w:r>
            <w:r w:rsidR="00064789" w:rsidRPr="006518C9">
              <w:t>rized protein (Fragment) OS=Mus</w:t>
            </w:r>
          </w:p>
          <w:p w14:paraId="4BBC23AC" w14:textId="77777777" w:rsidR="00064789" w:rsidRPr="006518C9" w:rsidRDefault="00921A47">
            <w:pPr>
              <w:pStyle w:val="HTMLPreformatted"/>
            </w:pPr>
            <w:r w:rsidRPr="006518C9">
              <w:t>musculus..." searchDatabase_ref="SearchDB_1" length="520" name="tr|Q3UEM8|Q3UEM8_MOUSE Putative unchar</w:t>
            </w:r>
          </w:p>
          <w:p w14:paraId="0BB15142" w14:textId="77777777" w:rsidR="00064789" w:rsidRPr="006518C9" w:rsidRDefault="00921A47">
            <w:pPr>
              <w:pStyle w:val="HTMLPreformatted"/>
            </w:pPr>
            <w:r w:rsidRPr="006518C9">
              <w:t>acterized protein (Fragment) OS=Mus musculus GN=Hspa5 PE=2 SV=1" id="dbseq_tr|Q3UEM8|Q3UEM8_MOUSE Puta</w:t>
            </w:r>
          </w:p>
          <w:p w14:paraId="2C87074D" w14:textId="77777777" w:rsidR="00921A47" w:rsidRPr="006518C9" w:rsidRDefault="00921A47">
            <w:pPr>
              <w:pStyle w:val="HTMLPreformatted"/>
            </w:pPr>
            <w:r w:rsidRPr="006518C9">
              <w:lastRenderedPageBreak/>
              <w:t>tive uncharacterized protein (Fragment) OS=Mus musculus..."&gt;</w:t>
            </w:r>
          </w:p>
          <w:p w14:paraId="532FE2E6" w14:textId="77777777" w:rsidR="00064789" w:rsidRPr="006518C9" w:rsidRDefault="00921A47">
            <w:pPr>
              <w:pStyle w:val="HTMLPreformatted"/>
            </w:pPr>
            <w:r w:rsidRPr="006518C9">
              <w:t xml:space="preserve">        &lt;Seq&gt;MMKFTVVAAALLLLGAVRAEEEDKKEDVGTVVGIDLGTTYSCVGVFKNGRVEIIANDQGNRITPSYVAFTPEGERLIGDAAKNQLTSNP</w:t>
            </w:r>
          </w:p>
          <w:p w14:paraId="6F2067CB" w14:textId="77777777" w:rsidR="00064789" w:rsidRPr="006518C9" w:rsidRDefault="00921A47">
            <w:pPr>
              <w:pStyle w:val="HTMLPreformatted"/>
            </w:pPr>
            <w:r w:rsidRPr="006518C9">
              <w:t>ENTVFDAK</w:t>
            </w:r>
          </w:p>
          <w:p w14:paraId="493AD992" w14:textId="77777777" w:rsidR="00064789" w:rsidRPr="006518C9" w:rsidRDefault="00921A47">
            <w:pPr>
              <w:pStyle w:val="HTMLPreformatted"/>
            </w:pPr>
            <w:r w:rsidRPr="006518C9">
              <w:t>RLIGRTWNDPSVQQDIKFLPFKVVEKKTKPYIQVDIGGGQTKTFAPEEISAMVLTKMKETAEAYLGKKVTHAVVTVPAYFNDAQRQATKDAGTIAGLNVMRI</w:t>
            </w:r>
          </w:p>
          <w:p w14:paraId="71B99592" w14:textId="77777777" w:rsidR="00064789" w:rsidRPr="006518C9" w:rsidRDefault="00921A47">
            <w:pPr>
              <w:pStyle w:val="HTMLPreformatted"/>
            </w:pPr>
            <w:r w:rsidRPr="006518C9">
              <w:t>INEPTAAAIAYGLDKREGEKNILVFDLGGGTFDVSLLTIDNGVFEVVATNGDTHLGGEDFDQRVMEHFIKLYKKKTGKDVRKDNRAVQKLRREVEKAKRALS</w:t>
            </w:r>
          </w:p>
          <w:p w14:paraId="77ABF294" w14:textId="77777777" w:rsidR="00064789" w:rsidRPr="006518C9" w:rsidRDefault="00921A47">
            <w:pPr>
              <w:pStyle w:val="HTMLPreformatted"/>
            </w:pPr>
            <w:r w:rsidRPr="006518C9">
              <w:t>SQHQARIEIESFFEGEDFSETLTRAKFEELNMDLFRSTIKPVQKVLEDSDLKKSDIDEIVLVGGSTRIPKIQQLVKEFFNGKEPSRGINPDEAVAYGAAVQA</w:t>
            </w:r>
          </w:p>
          <w:p w14:paraId="1A861160" w14:textId="77777777" w:rsidR="00064789" w:rsidRPr="006518C9" w:rsidRDefault="00921A47">
            <w:pPr>
              <w:pStyle w:val="HTMLPreformatted"/>
            </w:pPr>
            <w:r w:rsidRPr="006518C9">
              <w:t>GVLSGDQDTGDLVLLDVCPLTLGIETVGGVMTKLIPRNTVVPTKKSQIFSTASDNQPTVTIKVYEGERPLTKDNHLLGTFDLTGIPPAPRGVPQIEVTFEID</w:t>
            </w:r>
          </w:p>
          <w:p w14:paraId="24556239" w14:textId="77777777" w:rsidR="00921A47" w:rsidRPr="006518C9" w:rsidRDefault="00921A47">
            <w:pPr>
              <w:pStyle w:val="HTMLPreformatted"/>
            </w:pPr>
            <w:r w:rsidRPr="006518C9">
              <w:t>VNGILRVTAEDKGTG&lt;/Seq&gt;</w:t>
            </w:r>
          </w:p>
          <w:p w14:paraId="7AA5F015" w14:textId="77777777" w:rsidR="00921A47" w:rsidRPr="006518C9" w:rsidRDefault="00921A47">
            <w:pPr>
              <w:pStyle w:val="HTMLPreformatted"/>
            </w:pPr>
            <w:r w:rsidRPr="006518C9">
              <w:t xml:space="preserve">    &lt;/DBSequence&gt;</w:t>
            </w:r>
          </w:p>
          <w:p w14:paraId="4AF84B7E" w14:textId="77777777" w:rsidR="00921A47" w:rsidRPr="006518C9" w:rsidRDefault="00921A47">
            <w:pPr>
              <w:pStyle w:val="HTMLPreformatted"/>
            </w:pPr>
            <w:r w:rsidRPr="006518C9">
              <w:t xml:space="preserve">  ...</w:t>
            </w:r>
          </w:p>
          <w:p w14:paraId="3274EFF9" w14:textId="77777777" w:rsidR="00921A47" w:rsidRPr="006518C9" w:rsidRDefault="00921A47">
            <w:pPr>
              <w:pStyle w:val="HTMLPreformatted"/>
            </w:pPr>
            <w:r w:rsidRPr="006518C9">
              <w:t>&lt;/SequenceCollection&gt;</w:t>
            </w:r>
          </w:p>
        </w:tc>
      </w:tr>
    </w:tbl>
    <w:p w14:paraId="31C77EAC" w14:textId="77777777" w:rsidR="00921A47" w:rsidRPr="006518C9" w:rsidRDefault="00921A47" w:rsidP="00921A47">
      <w:pPr>
        <w:rPr>
          <w:lang w:val="en-US"/>
        </w:rPr>
      </w:pPr>
    </w:p>
    <w:p w14:paraId="4D534BE0" w14:textId="77777777" w:rsidR="00921A47" w:rsidRPr="006518C9" w:rsidRDefault="00921A47" w:rsidP="00921A47">
      <w:pPr>
        <w:pStyle w:val="Heading2"/>
      </w:pPr>
      <w:bookmarkStart w:id="398" w:name="_Toc476057261"/>
      <w:r w:rsidRPr="006518C9">
        <w:t>Element &lt;</w:t>
      </w:r>
      <w:bookmarkStart w:id="399" w:name="SiteRegexp"/>
      <w:r w:rsidRPr="006518C9">
        <w:t>SiteRegexp</w:t>
      </w:r>
      <w:bookmarkEnd w:id="399"/>
      <w:r w:rsidRPr="006518C9">
        <w:t>&gt;</w:t>
      </w:r>
      <w:bookmarkEnd w:id="3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2EED7BA5" w14:textId="77777777" w:rsidTr="00921A47">
        <w:trPr>
          <w:tblCellSpacing w:w="15" w:type="dxa"/>
        </w:trPr>
        <w:tc>
          <w:tcPr>
            <w:tcW w:w="0" w:type="auto"/>
            <w:vAlign w:val="center"/>
            <w:hideMark/>
          </w:tcPr>
          <w:p w14:paraId="0F929D7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6B027A4"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119D7FD5" w14:textId="77777777" w:rsidTr="00921A47">
        <w:trPr>
          <w:tblCellSpacing w:w="15" w:type="dxa"/>
        </w:trPr>
        <w:tc>
          <w:tcPr>
            <w:tcW w:w="0" w:type="auto"/>
            <w:vAlign w:val="center"/>
            <w:hideMark/>
          </w:tcPr>
          <w:p w14:paraId="67AD44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D1E61DE" w14:textId="77777777" w:rsidR="00921A47" w:rsidRPr="006518C9" w:rsidRDefault="00921A47">
            <w:pPr>
              <w:rPr>
                <w:sz w:val="24"/>
                <w:szCs w:val="24"/>
                <w:lang w:val="en-US"/>
              </w:rPr>
            </w:pPr>
            <w:r w:rsidRPr="006518C9">
              <w:rPr>
                <w:lang w:val="en-US"/>
              </w:rPr>
              <w:t xml:space="preserve">xsd:string </w:t>
            </w:r>
          </w:p>
        </w:tc>
      </w:tr>
      <w:tr w:rsidR="00921A47" w:rsidRPr="006518C9" w14:paraId="21549F63" w14:textId="77777777" w:rsidTr="00921A47">
        <w:trPr>
          <w:tblCellSpacing w:w="15" w:type="dxa"/>
        </w:trPr>
        <w:tc>
          <w:tcPr>
            <w:tcW w:w="0" w:type="auto"/>
            <w:vAlign w:val="center"/>
            <w:hideMark/>
          </w:tcPr>
          <w:p w14:paraId="623DBD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9647FD" w14:textId="77777777" w:rsidR="00921A47" w:rsidRPr="006518C9" w:rsidRDefault="00921A47">
            <w:pPr>
              <w:rPr>
                <w:sz w:val="24"/>
                <w:szCs w:val="24"/>
                <w:lang w:val="en-US"/>
              </w:rPr>
            </w:pPr>
            <w:r w:rsidRPr="006518C9">
              <w:rPr>
                <w:lang w:val="en-US"/>
              </w:rPr>
              <w:t>none</w:t>
            </w:r>
          </w:p>
        </w:tc>
      </w:tr>
      <w:tr w:rsidR="00921A47" w:rsidRPr="006518C9" w14:paraId="7F0DFC40" w14:textId="77777777" w:rsidTr="00921A47">
        <w:trPr>
          <w:tblCellSpacing w:w="15" w:type="dxa"/>
        </w:trPr>
        <w:tc>
          <w:tcPr>
            <w:tcW w:w="0" w:type="auto"/>
            <w:vAlign w:val="center"/>
            <w:hideMark/>
          </w:tcPr>
          <w:p w14:paraId="467350C9"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0EF1539" w14:textId="77777777" w:rsidR="00921A47" w:rsidRPr="006518C9" w:rsidRDefault="00921A47">
            <w:pPr>
              <w:rPr>
                <w:sz w:val="24"/>
                <w:szCs w:val="24"/>
                <w:lang w:val="en-US"/>
              </w:rPr>
            </w:pPr>
            <w:r w:rsidRPr="006518C9">
              <w:rPr>
                <w:lang w:val="en-US"/>
              </w:rPr>
              <w:t>none</w:t>
            </w:r>
          </w:p>
        </w:tc>
      </w:tr>
      <w:tr w:rsidR="00921A47" w:rsidRPr="006518C9" w14:paraId="4F3B9DEF" w14:textId="77777777" w:rsidTr="00921A47">
        <w:trPr>
          <w:tblCellSpacing w:w="15" w:type="dxa"/>
        </w:trPr>
        <w:tc>
          <w:tcPr>
            <w:tcW w:w="0" w:type="auto"/>
            <w:vAlign w:val="center"/>
            <w:hideMark/>
          </w:tcPr>
          <w:p w14:paraId="56932D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747F980" w14:textId="77777777" w:rsidR="00921A47" w:rsidRPr="006518C9" w:rsidRDefault="00921A47">
            <w:pPr>
              <w:pStyle w:val="HTMLPreformatted"/>
            </w:pPr>
            <w:r w:rsidRPr="006518C9">
              <w:t>&lt;SiteRegexp&gt;(?&lt;=[KR])&lt;/SiteRegexp&gt;</w:t>
            </w:r>
          </w:p>
        </w:tc>
      </w:tr>
    </w:tbl>
    <w:p w14:paraId="3D26AC05" w14:textId="77777777" w:rsidR="00921A47" w:rsidRPr="006518C9" w:rsidRDefault="00921A47" w:rsidP="00921A47">
      <w:pPr>
        <w:rPr>
          <w:lang w:val="en-US"/>
        </w:rPr>
      </w:pPr>
    </w:p>
    <w:p w14:paraId="0FA21FA0" w14:textId="77777777" w:rsidR="00921A47" w:rsidRPr="006518C9" w:rsidRDefault="00921A47" w:rsidP="00921A47">
      <w:pPr>
        <w:pStyle w:val="Heading2"/>
      </w:pPr>
      <w:bookmarkStart w:id="400" w:name="_Toc476057262"/>
      <w:r w:rsidRPr="006518C9">
        <w:t>Element &lt;</w:t>
      </w:r>
      <w:bookmarkStart w:id="401" w:name="SoftwareName"/>
      <w:r w:rsidRPr="006518C9">
        <w:t>SoftwareName</w:t>
      </w:r>
      <w:bookmarkEnd w:id="401"/>
      <w:r w:rsidRPr="006518C9">
        <w:t>&gt;</w:t>
      </w:r>
      <w:bookmarkEnd w:id="4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7913"/>
      </w:tblGrid>
      <w:tr w:rsidR="00921A47" w:rsidRPr="006518C9" w14:paraId="356092DA" w14:textId="77777777" w:rsidTr="00921A47">
        <w:trPr>
          <w:tblCellSpacing w:w="15" w:type="dxa"/>
        </w:trPr>
        <w:tc>
          <w:tcPr>
            <w:tcW w:w="0" w:type="auto"/>
            <w:vAlign w:val="center"/>
            <w:hideMark/>
          </w:tcPr>
          <w:p w14:paraId="59A3EE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101993E"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7808B661" w14:textId="77777777" w:rsidTr="00921A47">
        <w:trPr>
          <w:tblCellSpacing w:w="15" w:type="dxa"/>
        </w:trPr>
        <w:tc>
          <w:tcPr>
            <w:tcW w:w="0" w:type="auto"/>
            <w:vAlign w:val="center"/>
            <w:hideMark/>
          </w:tcPr>
          <w:p w14:paraId="54EE78E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BA22F98" w14:textId="77777777" w:rsidR="00921A47" w:rsidRPr="006518C9" w:rsidRDefault="00921A47">
            <w:pPr>
              <w:rPr>
                <w:sz w:val="24"/>
                <w:szCs w:val="24"/>
                <w:lang w:val="en-US"/>
              </w:rPr>
            </w:pPr>
            <w:r w:rsidRPr="006518C9">
              <w:rPr>
                <w:lang w:val="en-US"/>
              </w:rPr>
              <w:t xml:space="preserve">ParamType </w:t>
            </w:r>
          </w:p>
        </w:tc>
      </w:tr>
      <w:tr w:rsidR="00921A47" w:rsidRPr="006518C9" w14:paraId="7DA20E0C" w14:textId="77777777" w:rsidTr="00921A47">
        <w:trPr>
          <w:tblCellSpacing w:w="15" w:type="dxa"/>
        </w:trPr>
        <w:tc>
          <w:tcPr>
            <w:tcW w:w="0" w:type="auto"/>
            <w:vAlign w:val="center"/>
            <w:hideMark/>
          </w:tcPr>
          <w:p w14:paraId="0149911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E50D255" w14:textId="77777777" w:rsidR="00921A47" w:rsidRPr="006518C9" w:rsidRDefault="00921A47">
            <w:pPr>
              <w:rPr>
                <w:sz w:val="24"/>
                <w:szCs w:val="24"/>
                <w:lang w:val="en-US"/>
              </w:rPr>
            </w:pPr>
            <w:r w:rsidRPr="006518C9">
              <w:rPr>
                <w:lang w:val="en-US"/>
              </w:rPr>
              <w:t>none</w:t>
            </w:r>
          </w:p>
        </w:tc>
      </w:tr>
      <w:tr w:rsidR="00921A47" w:rsidRPr="006518C9" w14:paraId="78962E3A" w14:textId="77777777" w:rsidTr="00921A47">
        <w:trPr>
          <w:tblCellSpacing w:w="15" w:type="dxa"/>
        </w:trPr>
        <w:tc>
          <w:tcPr>
            <w:tcW w:w="0" w:type="auto"/>
            <w:vAlign w:val="center"/>
            <w:hideMark/>
          </w:tcPr>
          <w:p w14:paraId="4D01E1D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7"/>
              <w:gridCol w:w="1135"/>
              <w:gridCol w:w="1180"/>
              <w:gridCol w:w="3870"/>
            </w:tblGrid>
            <w:tr w:rsidR="00921A47" w:rsidRPr="006518C9" w14:paraId="4AFEAE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0C15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67CE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2704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A1CC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DD23A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DE9AC"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7A32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73E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5E0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BC9DC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6CDDF"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E498B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2660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06544" w14:textId="77777777" w:rsidR="00921A47" w:rsidRPr="006518C9" w:rsidRDefault="00921A47">
                  <w:pPr>
                    <w:rPr>
                      <w:sz w:val="24"/>
                      <w:szCs w:val="24"/>
                      <w:lang w:val="en-US"/>
                    </w:rPr>
                  </w:pPr>
                  <w:r w:rsidRPr="006518C9">
                    <w:rPr>
                      <w:lang w:val="en-US"/>
                    </w:rPr>
                    <w:t>A single user-defined parameter.</w:t>
                  </w:r>
                </w:p>
              </w:tc>
            </w:tr>
          </w:tbl>
          <w:p w14:paraId="2A14BCA7" w14:textId="77777777" w:rsidR="00921A47" w:rsidRPr="006518C9" w:rsidRDefault="00921A47">
            <w:pPr>
              <w:rPr>
                <w:sz w:val="24"/>
                <w:szCs w:val="24"/>
                <w:lang w:val="en-US"/>
              </w:rPr>
            </w:pPr>
          </w:p>
        </w:tc>
      </w:tr>
      <w:tr w:rsidR="00921A47" w:rsidRPr="006518C9" w14:paraId="0FEAF469" w14:textId="77777777" w:rsidTr="00921A47">
        <w:trPr>
          <w:tblCellSpacing w:w="15" w:type="dxa"/>
        </w:trPr>
        <w:tc>
          <w:tcPr>
            <w:tcW w:w="0" w:type="auto"/>
            <w:vAlign w:val="center"/>
            <w:hideMark/>
          </w:tcPr>
          <w:p w14:paraId="347865E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9EAFC82" w14:textId="77777777" w:rsidR="00921A47" w:rsidRPr="006518C9" w:rsidRDefault="00921A47">
            <w:pPr>
              <w:pStyle w:val="HTMLPreformatted"/>
            </w:pPr>
            <w:r w:rsidRPr="006518C9">
              <w:t>&lt;SoftwareName&gt;</w:t>
            </w:r>
          </w:p>
          <w:p w14:paraId="16E5BEAD" w14:textId="77777777" w:rsidR="00921A47" w:rsidRPr="006518C9" w:rsidRDefault="00921A47">
            <w:pPr>
              <w:pStyle w:val="HTMLPreformatted"/>
            </w:pPr>
            <w:r w:rsidRPr="006518C9">
              <w:t xml:space="preserve">    &lt;cvParam accession="MS:1002244" cvRef="PSI-MS" name="mzidLib:FalseDiscoveryRate"/&gt;</w:t>
            </w:r>
          </w:p>
          <w:p w14:paraId="06D0B636" w14:textId="77777777" w:rsidR="00921A47" w:rsidRPr="006518C9" w:rsidRDefault="00921A47">
            <w:pPr>
              <w:pStyle w:val="HTMLPreformatted"/>
            </w:pPr>
            <w:r w:rsidRPr="006518C9">
              <w:t>&lt;/SoftwareName&gt;</w:t>
            </w:r>
          </w:p>
        </w:tc>
      </w:tr>
      <w:tr w:rsidR="00921A47" w:rsidRPr="006518C9" w14:paraId="79CFCB77" w14:textId="77777777" w:rsidTr="00921A47">
        <w:trPr>
          <w:tblCellSpacing w:w="15" w:type="dxa"/>
        </w:trPr>
        <w:tc>
          <w:tcPr>
            <w:tcW w:w="0" w:type="auto"/>
            <w:vAlign w:val="center"/>
            <w:hideMark/>
          </w:tcPr>
          <w:p w14:paraId="43AF1BD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FCCBE36" w14:textId="77777777" w:rsidR="00921A47" w:rsidRPr="006518C9" w:rsidRDefault="00921A47">
            <w:pPr>
              <w:pStyle w:val="HTMLPreformatted"/>
            </w:pPr>
            <w:r w:rsidRPr="006518C9">
              <w:t>Path /MzIdentML/AnalysisSoftwareList/AnalysisSoftware/SoftwareName</w:t>
            </w:r>
          </w:p>
          <w:p w14:paraId="5CA9D7AF" w14:textId="77777777" w:rsidR="00921A47" w:rsidRPr="006518C9" w:rsidRDefault="00921A47">
            <w:pPr>
              <w:pStyle w:val="HTMLPreformatted"/>
            </w:pPr>
            <w:r w:rsidRPr="006518C9">
              <w:t xml:space="preserve">MUST supply a *child* term of </w:t>
            </w:r>
            <w:hyperlink r:id="rId331"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7AC44C02" w14:textId="77777777" w:rsidR="00921A47" w:rsidRPr="006518C9" w:rsidRDefault="00921A47">
            <w:pPr>
              <w:pStyle w:val="HTMLPreformatted"/>
            </w:pPr>
            <w:r w:rsidRPr="006518C9">
              <w:t xml:space="preserve">  e.g.: </w:t>
            </w:r>
            <w:hyperlink r:id="rId332" w:tgtFrame="new" w:history="1">
              <w:r w:rsidRPr="006518C9">
                <w:rPr>
                  <w:rStyle w:val="Hyperlink"/>
                </w:rPr>
                <w:t>MS:1000532</w:t>
              </w:r>
            </w:hyperlink>
            <w:r w:rsidRPr="006518C9">
              <w:t xml:space="preserve"> (</w:t>
            </w:r>
            <w:r w:rsidRPr="006518C9">
              <w:rPr>
                <w:rStyle w:val="popup"/>
              </w:rPr>
              <w:t>Xcalibur</w:t>
            </w:r>
            <w:r w:rsidRPr="006518C9">
              <w:t xml:space="preserve">) </w:t>
            </w:r>
          </w:p>
          <w:p w14:paraId="57A4D718" w14:textId="77777777" w:rsidR="00921A47" w:rsidRPr="006518C9" w:rsidRDefault="00921A47">
            <w:pPr>
              <w:pStyle w:val="HTMLPreformatted"/>
            </w:pPr>
            <w:r w:rsidRPr="006518C9">
              <w:t xml:space="preserve">  e.g.: </w:t>
            </w:r>
            <w:hyperlink r:id="rId333" w:tgtFrame="new" w:history="1">
              <w:r w:rsidRPr="006518C9">
                <w:rPr>
                  <w:rStyle w:val="Hyperlink"/>
                </w:rPr>
                <w:t>MS:1000533</w:t>
              </w:r>
            </w:hyperlink>
            <w:r w:rsidRPr="006518C9">
              <w:t xml:space="preserve"> (</w:t>
            </w:r>
            <w:r w:rsidRPr="006518C9">
              <w:rPr>
                <w:rStyle w:val="popup"/>
              </w:rPr>
              <w:t>Bioworks</w:t>
            </w:r>
            <w:r w:rsidRPr="006518C9">
              <w:t xml:space="preserve">) </w:t>
            </w:r>
          </w:p>
          <w:p w14:paraId="69DCA2FC" w14:textId="77777777" w:rsidR="00921A47" w:rsidRPr="006518C9" w:rsidRDefault="00921A47">
            <w:pPr>
              <w:pStyle w:val="HTMLPreformatted"/>
            </w:pPr>
            <w:r w:rsidRPr="006518C9">
              <w:t xml:space="preserve">  e.g.: </w:t>
            </w:r>
            <w:hyperlink r:id="rId334" w:tgtFrame="new" w:history="1">
              <w:r w:rsidRPr="006518C9">
                <w:rPr>
                  <w:rStyle w:val="Hyperlink"/>
                </w:rPr>
                <w:t>MS:1000534</w:t>
              </w:r>
            </w:hyperlink>
            <w:r w:rsidRPr="006518C9">
              <w:t xml:space="preserve"> (</w:t>
            </w:r>
            <w:r w:rsidRPr="006518C9">
              <w:rPr>
                <w:rStyle w:val="popup"/>
              </w:rPr>
              <w:t>MassLynx</w:t>
            </w:r>
            <w:r w:rsidRPr="006518C9">
              <w:t xml:space="preserve">) </w:t>
            </w:r>
          </w:p>
          <w:p w14:paraId="506593A2" w14:textId="77777777" w:rsidR="00921A47" w:rsidRPr="006518C9" w:rsidRDefault="00921A47">
            <w:pPr>
              <w:pStyle w:val="HTMLPreformatted"/>
            </w:pPr>
            <w:r w:rsidRPr="006518C9">
              <w:t xml:space="preserve">  e.g.: </w:t>
            </w:r>
            <w:hyperlink r:id="rId335" w:tgtFrame="new" w:history="1">
              <w:r w:rsidRPr="006518C9">
                <w:rPr>
                  <w:rStyle w:val="Hyperlink"/>
                </w:rPr>
                <w:t>MS:1000535</w:t>
              </w:r>
            </w:hyperlink>
            <w:r w:rsidRPr="006518C9">
              <w:t xml:space="preserve"> (</w:t>
            </w:r>
            <w:r w:rsidRPr="006518C9">
              <w:rPr>
                <w:rStyle w:val="popup"/>
              </w:rPr>
              <w:t>FlexAnalysis</w:t>
            </w:r>
            <w:r w:rsidRPr="006518C9">
              <w:t xml:space="preserve">) </w:t>
            </w:r>
          </w:p>
          <w:p w14:paraId="63DD91E1" w14:textId="77777777" w:rsidR="00921A47" w:rsidRPr="006518C9" w:rsidRDefault="00921A47">
            <w:pPr>
              <w:pStyle w:val="HTMLPreformatted"/>
            </w:pPr>
            <w:r w:rsidRPr="006518C9">
              <w:t xml:space="preserve">  e.g.: </w:t>
            </w:r>
            <w:hyperlink r:id="rId336"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6325162" w14:textId="77777777" w:rsidR="00921A47" w:rsidRPr="006518C9" w:rsidRDefault="00921A47">
            <w:pPr>
              <w:pStyle w:val="HTMLPreformatted"/>
            </w:pPr>
            <w:r w:rsidRPr="006518C9">
              <w:t xml:space="preserve">  e.g.: </w:t>
            </w:r>
            <w:hyperlink r:id="rId337"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136904FB" w14:textId="77777777" w:rsidR="00921A47" w:rsidRPr="006518C9" w:rsidRDefault="00921A47">
            <w:pPr>
              <w:pStyle w:val="HTMLPreformatted"/>
            </w:pPr>
            <w:r w:rsidRPr="006518C9">
              <w:t xml:space="preserve">  e.g.: </w:t>
            </w:r>
            <w:hyperlink r:id="rId338"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14:paraId="3EF0C5A2" w14:textId="77777777" w:rsidR="00921A47" w:rsidRPr="006518C9" w:rsidRDefault="00921A47">
            <w:pPr>
              <w:pStyle w:val="HTMLPreformatted"/>
            </w:pPr>
            <w:r w:rsidRPr="006518C9">
              <w:t xml:space="preserve">  e.g.: </w:t>
            </w:r>
            <w:hyperlink r:id="rId339" w:tgtFrame="new" w:history="1">
              <w:r w:rsidRPr="006518C9">
                <w:rPr>
                  <w:rStyle w:val="Hyperlink"/>
                </w:rPr>
                <w:t>MS:1000551</w:t>
              </w:r>
            </w:hyperlink>
            <w:r w:rsidRPr="006518C9">
              <w:t xml:space="preserve"> (</w:t>
            </w:r>
            <w:r w:rsidRPr="006518C9">
              <w:rPr>
                <w:rStyle w:val="popup"/>
              </w:rPr>
              <w:t>Analyst</w:t>
            </w:r>
            <w:r w:rsidRPr="006518C9">
              <w:t xml:space="preserve">) </w:t>
            </w:r>
          </w:p>
          <w:p w14:paraId="35DAB763" w14:textId="77777777" w:rsidR="00921A47" w:rsidRPr="006518C9" w:rsidRDefault="00921A47">
            <w:pPr>
              <w:pStyle w:val="HTMLPreformatted"/>
            </w:pPr>
            <w:r w:rsidRPr="006518C9">
              <w:t xml:space="preserve">  e.g.: </w:t>
            </w:r>
            <w:hyperlink r:id="rId340" w:tgtFrame="new" w:history="1">
              <w:r w:rsidRPr="006518C9">
                <w:rPr>
                  <w:rStyle w:val="Hyperlink"/>
                </w:rPr>
                <w:t>MS:1000600</w:t>
              </w:r>
            </w:hyperlink>
            <w:r w:rsidRPr="006518C9">
              <w:t xml:space="preserve"> (</w:t>
            </w:r>
            <w:r w:rsidRPr="006518C9">
              <w:rPr>
                <w:rStyle w:val="popup"/>
              </w:rPr>
              <w:t>Proteios</w:t>
            </w:r>
            <w:r w:rsidRPr="006518C9">
              <w:t xml:space="preserve">) </w:t>
            </w:r>
          </w:p>
          <w:p w14:paraId="22BA1B25" w14:textId="77777777" w:rsidR="00921A47" w:rsidRPr="006518C9" w:rsidRDefault="00921A47">
            <w:pPr>
              <w:pStyle w:val="HTMLPreformatted"/>
            </w:pPr>
            <w:r w:rsidRPr="006518C9">
              <w:t xml:space="preserve">  e.g.: </w:t>
            </w:r>
            <w:hyperlink r:id="rId341"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14:paraId="58B02D89" w14:textId="77777777" w:rsidR="00921A47" w:rsidRPr="006518C9" w:rsidRDefault="00921A47">
            <w:pPr>
              <w:pStyle w:val="HTMLPreformatted"/>
            </w:pPr>
            <w:r w:rsidRPr="006518C9">
              <w:t xml:space="preserve">  </w:t>
            </w:r>
            <w:hyperlink r:id="rId342" w:tgtFrame="new" w:history="1">
              <w:r w:rsidRPr="006518C9">
                <w:rPr>
                  <w:rStyle w:val="Hyperlink"/>
                </w:rPr>
                <w:t>et al.</w:t>
              </w:r>
            </w:hyperlink>
          </w:p>
        </w:tc>
      </w:tr>
      <w:tr w:rsidR="00921A47" w:rsidRPr="006518C9" w14:paraId="06DB1D3F" w14:textId="77777777" w:rsidTr="00921A47">
        <w:trPr>
          <w:tblCellSpacing w:w="15" w:type="dxa"/>
        </w:trPr>
        <w:tc>
          <w:tcPr>
            <w:tcW w:w="0" w:type="auto"/>
            <w:vAlign w:val="center"/>
            <w:hideMark/>
          </w:tcPr>
          <w:p w14:paraId="33BD873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8FA4ED6" w14:textId="77777777" w:rsidR="00921A47" w:rsidRPr="006518C9" w:rsidRDefault="00921A47">
            <w:pPr>
              <w:pStyle w:val="HTMLPreformatted"/>
            </w:pPr>
            <w:r w:rsidRPr="006518C9">
              <w:t>&lt;cvParam cvRef="PSI-MS" accession="MS:1001475" name="OMSSA"&gt;&lt;/cvParam&gt;</w:t>
            </w:r>
          </w:p>
          <w:p w14:paraId="05AF1E25" w14:textId="77777777" w:rsidR="00921A47" w:rsidRPr="006518C9" w:rsidRDefault="00921A47">
            <w:pPr>
              <w:pStyle w:val="HTMLPreformatted"/>
            </w:pPr>
            <w:r w:rsidRPr="006518C9">
              <w:t>&lt;cvParam cvRef="PSI-MS" accession="MS:1002237" name="mzidLib"&gt;&lt;/cvParam&gt;</w:t>
            </w:r>
          </w:p>
          <w:p w14:paraId="2A241FF9" w14:textId="77777777" w:rsidR="00921A47" w:rsidRPr="006518C9" w:rsidRDefault="00921A47">
            <w:pPr>
              <w:pStyle w:val="HTMLPreformatted"/>
            </w:pPr>
            <w:r w:rsidRPr="006518C9">
              <w:t>&lt;cvParam accession="MS:1001476" cvRef="PSI-MS" name="X\!Tandem"/&gt;</w:t>
            </w:r>
          </w:p>
          <w:p w14:paraId="46EB6594" w14:textId="77777777" w:rsidR="00921A47" w:rsidRPr="006518C9" w:rsidRDefault="00921A47">
            <w:pPr>
              <w:pStyle w:val="HTMLPreformatted"/>
            </w:pPr>
            <w:r w:rsidRPr="006518C9">
              <w:t>&lt;cvParam accession="MS:1002239" cvRef="PSI-MS" name="mzidLib:Tandem2Mzid"/&gt;</w:t>
            </w:r>
          </w:p>
          <w:p w14:paraId="4FA4BB9A" w14:textId="77777777" w:rsidR="00921A47" w:rsidRPr="006518C9" w:rsidRDefault="00921A47">
            <w:pPr>
              <w:pStyle w:val="HTMLPreformatted"/>
            </w:pPr>
            <w:r w:rsidRPr="006518C9">
              <w:t>&lt;cvParam accession="MS:1002244" cvRef="PSI-MS" name="mzidLib:FalseDiscoveryRate"/&gt;</w:t>
            </w:r>
          </w:p>
          <w:p w14:paraId="7DBDDECE" w14:textId="77777777" w:rsidR="00921A47" w:rsidRPr="006518C9" w:rsidRDefault="00921A47">
            <w:pPr>
              <w:pStyle w:val="HTMLPreformatted"/>
            </w:pPr>
            <w:r w:rsidRPr="006518C9">
              <w:t>&lt;cvParam accession="MS:1002242" cvRef="PSI-MS" name="mzidLib:Thresholder"/&gt;</w:t>
            </w:r>
          </w:p>
          <w:p w14:paraId="78197932" w14:textId="77777777" w:rsidR="00921A47" w:rsidRPr="006518C9" w:rsidRDefault="00921A47">
            <w:pPr>
              <w:pStyle w:val="HTMLPreformatted"/>
            </w:pPr>
            <w:r w:rsidRPr="006518C9">
              <w:t>&lt;cvParam accession="MS:1002241" cvRef="PSI-MS" name="mzidLib:ProteoGrouper"/&gt;</w:t>
            </w:r>
          </w:p>
          <w:p w14:paraId="044B76D1" w14:textId="77777777" w:rsidR="00921A47" w:rsidRPr="006518C9" w:rsidRDefault="00921A47">
            <w:pPr>
              <w:pStyle w:val="HTMLPreformatted"/>
            </w:pPr>
            <w:r w:rsidRPr="006518C9">
              <w:t>&lt;cvParam accession="MS:1002048" cvRef="PSI-MS" name="MS-GF+"/&gt;</w:t>
            </w:r>
          </w:p>
          <w:p w14:paraId="5E19E8F2" w14:textId="77777777" w:rsidR="00921A47" w:rsidRPr="006518C9" w:rsidRDefault="00921A47">
            <w:pPr>
              <w:pStyle w:val="HTMLPreformatted"/>
            </w:pPr>
            <w:r w:rsidRPr="006518C9">
              <w:t>&lt;cvParam accession="MS:1001207" cvRef="PSI-MS" name="Mascot"/&gt;</w:t>
            </w:r>
          </w:p>
          <w:p w14:paraId="230A6E86" w14:textId="77777777" w:rsidR="00921A47" w:rsidRPr="006518C9" w:rsidRDefault="00921A47">
            <w:pPr>
              <w:pStyle w:val="HTMLPreformatted"/>
            </w:pPr>
            <w:r w:rsidRPr="006518C9">
              <w:t>&lt;cvParam accession="MS:1001478" cvRef="PSI-MS" name="Mascot Parser"/&gt;</w:t>
            </w:r>
          </w:p>
          <w:p w14:paraId="623EBFA7" w14:textId="77777777" w:rsidR="00921A47" w:rsidRPr="006518C9" w:rsidRDefault="00921A47">
            <w:pPr>
              <w:pStyle w:val="HTMLPreformatted"/>
            </w:pPr>
            <w:r w:rsidRPr="006518C9">
              <w:t>&lt;cvParam accession="MS:1002076" cvRef="PSI-MS" name="PAnalyzer"/&gt;</w:t>
            </w:r>
          </w:p>
          <w:p w14:paraId="1C4B539E" w14:textId="77777777" w:rsidR="00921A47" w:rsidRPr="006518C9" w:rsidRDefault="00921A47">
            <w:pPr>
              <w:pStyle w:val="HTMLPreformatted"/>
            </w:pPr>
            <w:r w:rsidRPr="006518C9">
              <w:t>&lt;cvParam accession="MS:1001456" cvRef="PSI-MS" name="analysis software"/&gt;</w:t>
            </w:r>
          </w:p>
          <w:p w14:paraId="10D3A819" w14:textId="77777777" w:rsidR="00921A47" w:rsidRPr="006518C9" w:rsidRDefault="00921A47">
            <w:pPr>
              <w:pStyle w:val="HTMLPreformatted"/>
            </w:pPr>
            <w:r w:rsidRPr="006518C9">
              <w:t xml:space="preserve">&lt;cvParam accession="MS:1000752" cvRef="PSI-MS" name="TOPP software"/&gt; </w:t>
            </w:r>
          </w:p>
          <w:p w14:paraId="22E47670" w14:textId="77777777" w:rsidR="00921A47" w:rsidRPr="006518C9" w:rsidRDefault="00921A47">
            <w:pPr>
              <w:pStyle w:val="HTMLPreformatted"/>
            </w:pPr>
            <w:r w:rsidRPr="006518C9">
              <w:t>&lt;cvParam cvRef="PSI-MS" accession="MS:1002458" name="PeptideShaker"/&gt;</w:t>
            </w:r>
          </w:p>
          <w:p w14:paraId="31A078BC" w14:textId="77777777" w:rsidR="00921A47" w:rsidRPr="006518C9" w:rsidRDefault="00921A47">
            <w:pPr>
              <w:pStyle w:val="HTMLPreformatted"/>
            </w:pPr>
            <w:r w:rsidRPr="006518C9">
              <w:t>&lt;cvParam cvRef="PSI-MS" accession="MS:1002544" name="xiFDR"&gt;&lt;/cvParam&gt;</w:t>
            </w:r>
          </w:p>
          <w:p w14:paraId="74449A29" w14:textId="77777777" w:rsidR="00921A47" w:rsidRPr="006518C9" w:rsidRDefault="00921A47">
            <w:pPr>
              <w:pStyle w:val="HTMLPreformatted"/>
            </w:pPr>
            <w:r w:rsidRPr="006518C9">
              <w:t>&lt;cvParam cvRef="PSI-MS" accession="MS:1002543" name="xiFDR"&gt;&lt;/cvParam&gt;</w:t>
            </w:r>
          </w:p>
        </w:tc>
      </w:tr>
    </w:tbl>
    <w:p w14:paraId="1EFDA13A" w14:textId="77777777" w:rsidR="00921A47" w:rsidRPr="006518C9" w:rsidRDefault="00921A47" w:rsidP="00921A47">
      <w:pPr>
        <w:rPr>
          <w:lang w:val="en-US"/>
        </w:rPr>
      </w:pPr>
    </w:p>
    <w:p w14:paraId="031EEF69" w14:textId="77777777" w:rsidR="00921A47" w:rsidRPr="006518C9" w:rsidRDefault="00921A47" w:rsidP="00921A47">
      <w:pPr>
        <w:pStyle w:val="Heading2"/>
      </w:pPr>
      <w:bookmarkStart w:id="402" w:name="_Toc476057263"/>
      <w:r w:rsidRPr="006518C9">
        <w:lastRenderedPageBreak/>
        <w:t>Element &lt;</w:t>
      </w:r>
      <w:bookmarkStart w:id="403" w:name="SourceFile"/>
      <w:r w:rsidRPr="006518C9">
        <w:t>SourceFile</w:t>
      </w:r>
      <w:bookmarkEnd w:id="403"/>
      <w:r w:rsidRPr="006518C9">
        <w:t>&gt;</w:t>
      </w:r>
      <w:bookmarkEnd w:id="4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581"/>
      </w:tblGrid>
      <w:tr w:rsidR="00921A47" w:rsidRPr="006518C9" w14:paraId="5E870FD9" w14:textId="77777777" w:rsidTr="00921A47">
        <w:trPr>
          <w:tblCellSpacing w:w="15" w:type="dxa"/>
        </w:trPr>
        <w:tc>
          <w:tcPr>
            <w:tcW w:w="0" w:type="auto"/>
            <w:vAlign w:val="center"/>
            <w:hideMark/>
          </w:tcPr>
          <w:p w14:paraId="54D351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9EE8592" w14:textId="77777777" w:rsidR="00921A47" w:rsidRPr="006518C9" w:rsidRDefault="00921A47">
            <w:pPr>
              <w:rPr>
                <w:sz w:val="24"/>
                <w:szCs w:val="24"/>
                <w:lang w:val="en-US"/>
              </w:rPr>
            </w:pPr>
            <w:r w:rsidRPr="006518C9">
              <w:rPr>
                <w:lang w:val="en-US"/>
              </w:rPr>
              <w:t xml:space="preserve">A file from which this mzIdentML instance was created. </w:t>
            </w:r>
          </w:p>
        </w:tc>
      </w:tr>
      <w:tr w:rsidR="00921A47" w:rsidRPr="006518C9" w14:paraId="3557D9E4" w14:textId="77777777" w:rsidTr="00921A47">
        <w:trPr>
          <w:tblCellSpacing w:w="15" w:type="dxa"/>
        </w:trPr>
        <w:tc>
          <w:tcPr>
            <w:tcW w:w="0" w:type="auto"/>
            <w:vAlign w:val="center"/>
            <w:hideMark/>
          </w:tcPr>
          <w:p w14:paraId="7E77E18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814E9BD" w14:textId="77777777" w:rsidR="00921A47" w:rsidRPr="006518C9" w:rsidRDefault="00921A47">
            <w:pPr>
              <w:rPr>
                <w:sz w:val="24"/>
                <w:szCs w:val="24"/>
                <w:lang w:val="en-US"/>
              </w:rPr>
            </w:pPr>
            <w:r w:rsidRPr="006518C9">
              <w:rPr>
                <w:lang w:val="en-US"/>
              </w:rPr>
              <w:t xml:space="preserve">SourceFileType </w:t>
            </w:r>
          </w:p>
        </w:tc>
      </w:tr>
      <w:tr w:rsidR="00921A47" w:rsidRPr="006518C9" w14:paraId="2BE78845" w14:textId="77777777" w:rsidTr="00921A47">
        <w:trPr>
          <w:tblCellSpacing w:w="15" w:type="dxa"/>
        </w:trPr>
        <w:tc>
          <w:tcPr>
            <w:tcW w:w="0" w:type="auto"/>
            <w:vAlign w:val="center"/>
            <w:hideMark/>
          </w:tcPr>
          <w:p w14:paraId="064EDEB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6C328F0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1DE2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369D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F1186"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F402E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8902E6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6844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E0F4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D156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FBA90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E5291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50525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30323"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C060A"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90B3E7" w14:textId="77777777" w:rsidR="00921A47" w:rsidRPr="006518C9" w:rsidRDefault="00921A47">
                  <w:pPr>
                    <w:rPr>
                      <w:sz w:val="24"/>
                      <w:szCs w:val="24"/>
                      <w:lang w:val="en-US"/>
                    </w:rPr>
                  </w:pPr>
                  <w:r w:rsidRPr="006518C9">
                    <w:rPr>
                      <w:lang w:val="en-US"/>
                    </w:rPr>
                    <w:t>The location of the data file.</w:t>
                  </w:r>
                </w:p>
              </w:tc>
            </w:tr>
            <w:tr w:rsidR="00921A47" w:rsidRPr="006518C9" w14:paraId="5D271FF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5891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A112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0C322"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E5AD19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103051A" w14:textId="77777777" w:rsidR="00921A47" w:rsidRPr="006518C9" w:rsidRDefault="00921A47">
            <w:pPr>
              <w:rPr>
                <w:sz w:val="24"/>
                <w:szCs w:val="24"/>
                <w:lang w:val="en-US"/>
              </w:rPr>
            </w:pPr>
          </w:p>
        </w:tc>
      </w:tr>
      <w:tr w:rsidR="00921A47" w:rsidRPr="006518C9" w14:paraId="5856C1F0" w14:textId="77777777" w:rsidTr="00921A47">
        <w:trPr>
          <w:tblCellSpacing w:w="15" w:type="dxa"/>
        </w:trPr>
        <w:tc>
          <w:tcPr>
            <w:tcW w:w="0" w:type="auto"/>
            <w:vAlign w:val="center"/>
            <w:hideMark/>
          </w:tcPr>
          <w:p w14:paraId="6C63800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57"/>
            </w:tblGrid>
            <w:tr w:rsidR="00921A47" w:rsidRPr="006518C9" w14:paraId="5184BF4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378E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18F7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A348D"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51F01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106B5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9F25C" w14:textId="77777777" w:rsidR="00921A47" w:rsidRPr="006518C9" w:rsidRDefault="00C514F9">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C393C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29E9"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A99A9B6"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7B79FFD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F268E7" w14:textId="77777777" w:rsidR="00921A47" w:rsidRPr="006518C9" w:rsidRDefault="00C514F9">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AF5B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B171D"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D929563"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0146D48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596F5F"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1237E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748B9"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6ADB6B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86719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447A4"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4D17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B179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A4502BB" w14:textId="77777777" w:rsidR="00921A47" w:rsidRPr="006518C9" w:rsidRDefault="00921A47">
                  <w:pPr>
                    <w:rPr>
                      <w:sz w:val="24"/>
                      <w:szCs w:val="24"/>
                      <w:lang w:val="en-US"/>
                    </w:rPr>
                  </w:pPr>
                  <w:r w:rsidRPr="006518C9">
                    <w:rPr>
                      <w:lang w:val="en-US"/>
                    </w:rPr>
                    <w:t>A single user-defined parameter.</w:t>
                  </w:r>
                </w:p>
              </w:tc>
            </w:tr>
          </w:tbl>
          <w:p w14:paraId="14C157EC" w14:textId="77777777" w:rsidR="00921A47" w:rsidRPr="006518C9" w:rsidRDefault="00921A47">
            <w:pPr>
              <w:rPr>
                <w:sz w:val="24"/>
                <w:szCs w:val="24"/>
                <w:lang w:val="en-US"/>
              </w:rPr>
            </w:pPr>
          </w:p>
        </w:tc>
      </w:tr>
      <w:tr w:rsidR="00921A47" w:rsidRPr="006518C9" w14:paraId="232943F6" w14:textId="77777777" w:rsidTr="00921A47">
        <w:trPr>
          <w:tblCellSpacing w:w="15" w:type="dxa"/>
        </w:trPr>
        <w:tc>
          <w:tcPr>
            <w:tcW w:w="0" w:type="auto"/>
            <w:vAlign w:val="center"/>
            <w:hideMark/>
          </w:tcPr>
          <w:p w14:paraId="135AFF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5139591" w14:textId="77777777" w:rsidR="006154EB" w:rsidRPr="006518C9" w:rsidRDefault="00921A47">
            <w:pPr>
              <w:pStyle w:val="HTMLPreformatted"/>
            </w:pPr>
            <w:r w:rsidRPr="006518C9">
              <w:t xml:space="preserve">      &lt;SourceFile location="C:\Users\hba041\My_Git_Applications\peptide-shaker.wiki\data\2016_04_05\.PeptideShaker_unzip_temp\searchgui_out_PeptideShaker_temp\qExactive01819</w:t>
            </w:r>
          </w:p>
          <w:p w14:paraId="7B5DA374" w14:textId="77777777" w:rsidR="00921A47" w:rsidRPr="006518C9" w:rsidRDefault="00921A47">
            <w:pPr>
              <w:pStyle w:val="HTMLPreformatted"/>
            </w:pPr>
            <w:r w:rsidRPr="006518C9">
              <w:t>.t.xml" id="SourceFile_2"&gt;</w:t>
            </w:r>
          </w:p>
          <w:p w14:paraId="525499CB" w14:textId="77777777" w:rsidR="00921A47" w:rsidRPr="006518C9" w:rsidRDefault="00921A47">
            <w:pPr>
              <w:pStyle w:val="HTMLPreformatted"/>
            </w:pPr>
            <w:r w:rsidRPr="006518C9">
              <w:t xml:space="preserve">        &lt;FileFormat&gt;</w:t>
            </w:r>
          </w:p>
          <w:p w14:paraId="129CD5F1" w14:textId="77777777" w:rsidR="00921A47" w:rsidRPr="006518C9" w:rsidRDefault="00921A47">
            <w:pPr>
              <w:pStyle w:val="HTMLPreformatted"/>
            </w:pPr>
            <w:r w:rsidRPr="006518C9">
              <w:t xml:space="preserve">          &lt;cvParam cvRef="PSI-MS" accession="MS:1001401" name="X!Tandem xml format"/&gt;</w:t>
            </w:r>
          </w:p>
          <w:p w14:paraId="25C8462F" w14:textId="77777777" w:rsidR="00921A47" w:rsidRPr="006518C9" w:rsidRDefault="00921A47">
            <w:pPr>
              <w:pStyle w:val="HTMLPreformatted"/>
            </w:pPr>
            <w:r w:rsidRPr="006518C9">
              <w:t xml:space="preserve">        &lt;/FileFormat&gt;</w:t>
            </w:r>
          </w:p>
          <w:p w14:paraId="0F39456E" w14:textId="77777777" w:rsidR="00921A47" w:rsidRPr="006518C9" w:rsidRDefault="00921A47">
            <w:pPr>
              <w:pStyle w:val="HTMLPreformatted"/>
            </w:pPr>
            <w:r w:rsidRPr="006518C9">
              <w:t xml:space="preserve">      &lt;/SourceFile&gt;</w:t>
            </w:r>
          </w:p>
        </w:tc>
      </w:tr>
      <w:tr w:rsidR="00921A47" w:rsidRPr="006518C9" w14:paraId="5A49E3DD" w14:textId="77777777" w:rsidTr="00921A47">
        <w:trPr>
          <w:tblCellSpacing w:w="15" w:type="dxa"/>
        </w:trPr>
        <w:tc>
          <w:tcPr>
            <w:tcW w:w="0" w:type="auto"/>
            <w:vAlign w:val="center"/>
            <w:hideMark/>
          </w:tcPr>
          <w:p w14:paraId="0120F44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84845AC" w14:textId="77777777" w:rsidR="00921A47" w:rsidRPr="006518C9" w:rsidRDefault="00921A47">
            <w:pPr>
              <w:pStyle w:val="HTMLPreformatted"/>
            </w:pPr>
            <w:r w:rsidRPr="006518C9">
              <w:t>Path /MzIdentML/DataCollection/Inputs/SourceFile</w:t>
            </w:r>
          </w:p>
          <w:p w14:paraId="37A5B752" w14:textId="77777777" w:rsidR="00921A47" w:rsidRPr="006518C9" w:rsidRDefault="00921A47">
            <w:pPr>
              <w:pStyle w:val="HTMLPreformatted"/>
            </w:pPr>
            <w:r w:rsidRPr="006518C9">
              <w:t xml:space="preserve">MAY supply a *child* term of </w:t>
            </w:r>
            <w:hyperlink r:id="rId343"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6B768FF1" w14:textId="77777777" w:rsidR="00921A47" w:rsidRPr="006518C9" w:rsidRDefault="00921A47">
            <w:pPr>
              <w:pStyle w:val="HTMLPreformatted"/>
            </w:pPr>
            <w:r w:rsidRPr="006518C9">
              <w:t xml:space="preserve">  e.g.: </w:t>
            </w:r>
            <w:hyperlink r:id="rId344" w:tgtFrame="new" w:history="1">
              <w:r w:rsidRPr="006518C9">
                <w:rPr>
                  <w:rStyle w:val="Hyperlink"/>
                </w:rPr>
                <w:t>MS:1000568</w:t>
              </w:r>
            </w:hyperlink>
            <w:r w:rsidRPr="006518C9">
              <w:t xml:space="preserve"> (</w:t>
            </w:r>
            <w:r w:rsidRPr="006518C9">
              <w:rPr>
                <w:rStyle w:val="popup"/>
              </w:rPr>
              <w:t>MD5</w:t>
            </w:r>
            <w:r w:rsidRPr="006518C9">
              <w:t xml:space="preserve">) </w:t>
            </w:r>
          </w:p>
          <w:p w14:paraId="3E7CF182" w14:textId="77777777" w:rsidR="00921A47" w:rsidRPr="006518C9" w:rsidRDefault="00921A47">
            <w:pPr>
              <w:pStyle w:val="HTMLPreformatted"/>
            </w:pPr>
            <w:r w:rsidRPr="006518C9">
              <w:t xml:space="preserve">  e.g.: </w:t>
            </w:r>
            <w:hyperlink r:id="rId345"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5FB774BE" w14:textId="77777777" w:rsidR="00921A47" w:rsidRPr="006518C9" w:rsidRDefault="00921A47" w:rsidP="00921A47">
      <w:pPr>
        <w:rPr>
          <w:lang w:val="en-US"/>
        </w:rPr>
      </w:pPr>
    </w:p>
    <w:p w14:paraId="1C06869A" w14:textId="77777777" w:rsidR="00921A47" w:rsidRPr="006518C9" w:rsidRDefault="00921A47" w:rsidP="00921A47">
      <w:pPr>
        <w:pStyle w:val="Heading2"/>
      </w:pPr>
      <w:bookmarkStart w:id="404" w:name="_Toc476057264"/>
      <w:r w:rsidRPr="006518C9">
        <w:t>Element &lt;</w:t>
      </w:r>
      <w:bookmarkStart w:id="405" w:name="SpecificityRules"/>
      <w:r w:rsidRPr="006518C9">
        <w:t>SpecificityRules</w:t>
      </w:r>
      <w:bookmarkEnd w:id="405"/>
      <w:r w:rsidRPr="006518C9">
        <w:t>&gt;</w:t>
      </w:r>
      <w:bookmarkEnd w:id="4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59BB2E07" w14:textId="77777777" w:rsidTr="00921A47">
        <w:trPr>
          <w:tblCellSpacing w:w="15" w:type="dxa"/>
        </w:trPr>
        <w:tc>
          <w:tcPr>
            <w:tcW w:w="0" w:type="auto"/>
            <w:vAlign w:val="center"/>
            <w:hideMark/>
          </w:tcPr>
          <w:p w14:paraId="416672C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24EE670"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77EB007F"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0D7EEF9E" w14:textId="77777777" w:rsidR="00921A47" w:rsidRPr="006518C9" w:rsidRDefault="00921A47" w:rsidP="006154EB">
            <w:pPr>
              <w:rPr>
                <w:sz w:val="24"/>
                <w:szCs w:val="24"/>
                <w:lang w:val="en-US"/>
              </w:rPr>
            </w:pPr>
            <w:r w:rsidRPr="006518C9">
              <w:rPr>
                <w:lang w:val="en-US"/>
              </w:rPr>
              <w:t xml:space="preserve">be provided by the attribute fixedMod. </w:t>
            </w:r>
          </w:p>
        </w:tc>
      </w:tr>
      <w:tr w:rsidR="00921A47" w:rsidRPr="006518C9" w14:paraId="17BBCF3D" w14:textId="77777777" w:rsidTr="00921A47">
        <w:trPr>
          <w:tblCellSpacing w:w="15" w:type="dxa"/>
        </w:trPr>
        <w:tc>
          <w:tcPr>
            <w:tcW w:w="0" w:type="auto"/>
            <w:vAlign w:val="center"/>
            <w:hideMark/>
          </w:tcPr>
          <w:p w14:paraId="7CE1B42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C86446" w14:textId="77777777" w:rsidR="00921A47" w:rsidRPr="006518C9" w:rsidRDefault="00921A47">
            <w:pPr>
              <w:rPr>
                <w:sz w:val="24"/>
                <w:szCs w:val="24"/>
                <w:lang w:val="en-US"/>
              </w:rPr>
            </w:pPr>
            <w:r w:rsidRPr="006518C9">
              <w:rPr>
                <w:lang w:val="en-US"/>
              </w:rPr>
              <w:t xml:space="preserve">SpecificityRulesType </w:t>
            </w:r>
          </w:p>
        </w:tc>
      </w:tr>
      <w:tr w:rsidR="00921A47" w:rsidRPr="006518C9" w14:paraId="6DE1472A" w14:textId="77777777" w:rsidTr="00921A47">
        <w:trPr>
          <w:tblCellSpacing w:w="15" w:type="dxa"/>
        </w:trPr>
        <w:tc>
          <w:tcPr>
            <w:tcW w:w="0" w:type="auto"/>
            <w:vAlign w:val="center"/>
            <w:hideMark/>
          </w:tcPr>
          <w:p w14:paraId="1B0A09B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B246270" w14:textId="77777777" w:rsidR="00921A47" w:rsidRPr="006518C9" w:rsidRDefault="00921A47">
            <w:pPr>
              <w:rPr>
                <w:sz w:val="24"/>
                <w:szCs w:val="24"/>
                <w:lang w:val="en-US"/>
              </w:rPr>
            </w:pPr>
            <w:r w:rsidRPr="006518C9">
              <w:rPr>
                <w:lang w:val="en-US"/>
              </w:rPr>
              <w:t>none</w:t>
            </w:r>
          </w:p>
        </w:tc>
      </w:tr>
      <w:tr w:rsidR="00921A47" w:rsidRPr="006518C9" w14:paraId="4A000617" w14:textId="77777777" w:rsidTr="00921A47">
        <w:trPr>
          <w:tblCellSpacing w:w="15" w:type="dxa"/>
        </w:trPr>
        <w:tc>
          <w:tcPr>
            <w:tcW w:w="0" w:type="auto"/>
            <w:vAlign w:val="center"/>
            <w:hideMark/>
          </w:tcPr>
          <w:p w14:paraId="7674066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4"/>
              <w:gridCol w:w="1135"/>
              <w:gridCol w:w="1180"/>
              <w:gridCol w:w="4298"/>
            </w:tblGrid>
            <w:tr w:rsidR="00921A47" w:rsidRPr="006518C9" w14:paraId="05F8A1D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275A4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FA8D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E1A47"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B02D02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AEECE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592FE"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4E4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2C8FA"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1650146" w14:textId="77777777" w:rsidR="00921A47" w:rsidRPr="006518C9" w:rsidRDefault="00921A47">
                  <w:pPr>
                    <w:rPr>
                      <w:sz w:val="24"/>
                      <w:szCs w:val="24"/>
                      <w:lang w:val="en-US"/>
                    </w:rPr>
                  </w:pPr>
                  <w:r w:rsidRPr="006518C9">
                    <w:rPr>
                      <w:lang w:val="en-US"/>
                    </w:rPr>
                    <w:t>A single entry from an ontology or a controlled vocabulary.</w:t>
                  </w:r>
                </w:p>
              </w:tc>
            </w:tr>
          </w:tbl>
          <w:p w14:paraId="46692011" w14:textId="77777777" w:rsidR="00921A47" w:rsidRPr="006518C9" w:rsidRDefault="00921A47">
            <w:pPr>
              <w:rPr>
                <w:sz w:val="24"/>
                <w:szCs w:val="24"/>
                <w:lang w:val="en-US"/>
              </w:rPr>
            </w:pPr>
          </w:p>
        </w:tc>
      </w:tr>
      <w:tr w:rsidR="00921A47" w:rsidRPr="006518C9" w14:paraId="2AC188F6" w14:textId="77777777" w:rsidTr="00921A47">
        <w:trPr>
          <w:tblCellSpacing w:w="15" w:type="dxa"/>
        </w:trPr>
        <w:tc>
          <w:tcPr>
            <w:tcW w:w="0" w:type="auto"/>
            <w:vAlign w:val="center"/>
            <w:hideMark/>
          </w:tcPr>
          <w:p w14:paraId="7DF678F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8CA3E7" w14:textId="77777777" w:rsidR="00921A47" w:rsidRPr="006518C9" w:rsidRDefault="00921A47">
            <w:pPr>
              <w:pStyle w:val="HTMLPreformatted"/>
            </w:pPr>
            <w:r w:rsidRPr="006518C9">
              <w:t xml:space="preserve">          &lt;SpecificityRules&gt;</w:t>
            </w:r>
          </w:p>
          <w:p w14:paraId="7578CA07" w14:textId="77777777" w:rsidR="006154EB" w:rsidRPr="006518C9" w:rsidRDefault="00921A47">
            <w:pPr>
              <w:pStyle w:val="HTMLPreformatted"/>
            </w:pPr>
            <w:r w:rsidRPr="006518C9">
              <w:t xml:space="preserve">            &lt;cvParam cvRef="PSI-MS" accession="MS:1002057" name="modification specificity protein N-</w:t>
            </w:r>
          </w:p>
          <w:p w14:paraId="35EB6B26" w14:textId="77777777" w:rsidR="00921A47" w:rsidRPr="006518C9" w:rsidRDefault="00921A47">
            <w:pPr>
              <w:pStyle w:val="HTMLPreformatted"/>
            </w:pPr>
            <w:r w:rsidRPr="006518C9">
              <w:t>term"/&gt;</w:t>
            </w:r>
          </w:p>
          <w:p w14:paraId="237A6D58" w14:textId="77777777" w:rsidR="00921A47" w:rsidRPr="006518C9" w:rsidRDefault="00921A47">
            <w:pPr>
              <w:pStyle w:val="HTMLPreformatted"/>
            </w:pPr>
            <w:r w:rsidRPr="006518C9">
              <w:t xml:space="preserve">          &lt;/SpecificityRules&gt;</w:t>
            </w:r>
          </w:p>
        </w:tc>
      </w:tr>
      <w:tr w:rsidR="00921A47" w:rsidRPr="006518C9" w14:paraId="79B4F1CF" w14:textId="77777777" w:rsidTr="00921A47">
        <w:trPr>
          <w:tblCellSpacing w:w="15" w:type="dxa"/>
        </w:trPr>
        <w:tc>
          <w:tcPr>
            <w:tcW w:w="0" w:type="auto"/>
            <w:vAlign w:val="center"/>
            <w:hideMark/>
          </w:tcPr>
          <w:p w14:paraId="5DAFFD7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39C801F" w14:textId="77777777" w:rsidR="006154EB" w:rsidRPr="006518C9" w:rsidRDefault="00921A47">
            <w:pPr>
              <w:pStyle w:val="HTMLPreformatted"/>
            </w:pPr>
            <w:r w:rsidRPr="006518C9">
              <w:t>Path /MzIdentML/AnalysisProtocolCollection/SpectrumIdentificationProtocol/ModificationParams/SearchModifi</w:t>
            </w:r>
          </w:p>
          <w:p w14:paraId="65EC0BB0" w14:textId="77777777" w:rsidR="00921A47" w:rsidRPr="006518C9" w:rsidRDefault="00921A47">
            <w:pPr>
              <w:pStyle w:val="HTMLPreformatted"/>
            </w:pPr>
            <w:r w:rsidRPr="006518C9">
              <w:t>cation/SpecificityRules</w:t>
            </w:r>
          </w:p>
          <w:p w14:paraId="2B894464" w14:textId="77777777" w:rsidR="00921A47" w:rsidRPr="006518C9" w:rsidRDefault="00921A47">
            <w:pPr>
              <w:pStyle w:val="HTMLPreformatted"/>
            </w:pPr>
            <w:r w:rsidRPr="006518C9">
              <w:t xml:space="preserve">MUST supply a *child* term of </w:t>
            </w:r>
            <w:hyperlink r:id="rId346"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4C1187EB" w14:textId="77777777" w:rsidR="00921A47" w:rsidRPr="006518C9" w:rsidRDefault="00921A47">
            <w:pPr>
              <w:pStyle w:val="HTMLPreformatted"/>
            </w:pPr>
            <w:r w:rsidRPr="006518C9">
              <w:t xml:space="preserve">  e.g.: </w:t>
            </w:r>
            <w:hyperlink r:id="rId347"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5798292C" w14:textId="77777777" w:rsidR="00921A47" w:rsidRPr="006518C9" w:rsidRDefault="00921A47">
            <w:pPr>
              <w:pStyle w:val="HTMLPreformatted"/>
            </w:pPr>
            <w:r w:rsidRPr="006518C9">
              <w:t xml:space="preserve">  e.g.: </w:t>
            </w:r>
            <w:hyperlink r:id="rId348"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03705EEB" w14:textId="77777777" w:rsidR="00921A47" w:rsidRPr="006518C9" w:rsidRDefault="00921A47">
            <w:pPr>
              <w:pStyle w:val="HTMLPreformatted"/>
            </w:pPr>
            <w:r w:rsidRPr="006518C9">
              <w:t xml:space="preserve">  e.g.: </w:t>
            </w:r>
            <w:hyperlink r:id="rId349"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08F6205C" w14:textId="77777777" w:rsidR="00921A47" w:rsidRPr="006518C9" w:rsidRDefault="00921A47">
            <w:pPr>
              <w:pStyle w:val="HTMLPreformatted"/>
            </w:pPr>
            <w:r w:rsidRPr="006518C9">
              <w:t xml:space="preserve">  e.g.: </w:t>
            </w:r>
            <w:hyperlink r:id="rId350"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65442BBB" w14:textId="77777777" w:rsidR="00921A47" w:rsidRPr="006518C9" w:rsidRDefault="00921A47">
            <w:pPr>
              <w:pStyle w:val="HTMLPreformatted"/>
            </w:pPr>
            <w:r w:rsidRPr="006518C9">
              <w:t xml:space="preserve">  e.g.: </w:t>
            </w:r>
            <w:hyperlink r:id="rId351"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034E9BA0" w14:textId="77777777" w:rsidR="00921A47" w:rsidRPr="006518C9" w:rsidRDefault="00921A47">
            <w:pPr>
              <w:pStyle w:val="HTMLPreformatted"/>
            </w:pPr>
            <w:r w:rsidRPr="006518C9">
              <w:lastRenderedPageBreak/>
              <w:t xml:space="preserve">  e.g.: </w:t>
            </w:r>
            <w:hyperlink r:id="rId352"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2ED3117D" w14:textId="77777777" w:rsidTr="00921A47">
        <w:trPr>
          <w:tblCellSpacing w:w="15" w:type="dxa"/>
        </w:trPr>
        <w:tc>
          <w:tcPr>
            <w:tcW w:w="0" w:type="auto"/>
            <w:vAlign w:val="center"/>
            <w:hideMark/>
          </w:tcPr>
          <w:p w14:paraId="2DAD843E"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74B71A9B" w14:textId="77777777" w:rsidR="00921A47" w:rsidRPr="006518C9" w:rsidRDefault="00921A47">
            <w:pPr>
              <w:pStyle w:val="HTMLPreformatted"/>
            </w:pPr>
            <w:r w:rsidRPr="006518C9">
              <w:t>&lt;cvParam accession="MS:1001189" cvRef="PSI-MS" name="modification specificity peptide N-term"/&gt;</w:t>
            </w:r>
          </w:p>
          <w:p w14:paraId="2F84B594" w14:textId="77777777" w:rsidR="00921A47" w:rsidRPr="006518C9" w:rsidRDefault="00921A47">
            <w:pPr>
              <w:pStyle w:val="HTMLPreformatted"/>
            </w:pPr>
            <w:r w:rsidRPr="006518C9">
              <w:t>&lt;cvParam accession="UNIMOD:214" cvRef="UNIMOD" name="iTRAQ4plex"/&gt;</w:t>
            </w:r>
          </w:p>
          <w:p w14:paraId="1136BF9E" w14:textId="77777777" w:rsidR="00921A47" w:rsidRPr="006518C9" w:rsidRDefault="00921A47">
            <w:pPr>
              <w:pStyle w:val="HTMLPreformatted"/>
            </w:pPr>
            <w:r w:rsidRPr="006518C9">
              <w:t>&lt;cvParam accession="MS:1002057" cvRef="PSI-MS" name="modification specificity protein N-term"/&gt;</w:t>
            </w:r>
          </w:p>
          <w:p w14:paraId="7C61C37F" w14:textId="77777777" w:rsidR="00921A47" w:rsidRPr="006518C9" w:rsidRDefault="00921A47">
            <w:pPr>
              <w:pStyle w:val="HTMLPreformatted"/>
            </w:pPr>
            <w:r w:rsidRPr="006518C9">
              <w:t>&lt;cvParam accession="UNIMOD:1" cvRef="UNIMOD" name="Acetyl"/&gt;</w:t>
            </w:r>
          </w:p>
          <w:p w14:paraId="4D95DAB1" w14:textId="77777777" w:rsidR="00921A47" w:rsidRPr="006518C9" w:rsidRDefault="00921A47">
            <w:pPr>
              <w:pStyle w:val="HTMLPreformatted"/>
            </w:pPr>
            <w:r w:rsidRPr="006518C9">
              <w:t>&lt;cvParam cvRef="PSI-MS" accession="MS:1002504" name="modification index" value="2"/&gt;</w:t>
            </w:r>
          </w:p>
          <w:p w14:paraId="08F3A660" w14:textId="77777777" w:rsidR="00921A47" w:rsidRPr="006518C9" w:rsidRDefault="00921A47">
            <w:pPr>
              <w:pStyle w:val="HTMLPreformatted"/>
            </w:pPr>
            <w:r w:rsidRPr="006518C9">
              <w:t>&lt;cvParam cvRef="UNIMOD" accession="UNIMOD:27" name="Glu-&gt;pyro-Glu"/&gt;</w:t>
            </w:r>
          </w:p>
          <w:p w14:paraId="06425DD6" w14:textId="77777777" w:rsidR="00921A47" w:rsidRPr="006518C9" w:rsidRDefault="00921A47">
            <w:pPr>
              <w:pStyle w:val="HTMLPreformatted"/>
            </w:pPr>
            <w:r w:rsidRPr="006518C9">
              <w:t>&lt;cvParam cvRef="UNIMOD" accession="UNIMOD:28" name="Gln-&gt;pyro-Glu"/&gt;</w:t>
            </w:r>
          </w:p>
          <w:p w14:paraId="3B168D9E" w14:textId="77777777" w:rsidR="00921A47" w:rsidRPr="006518C9" w:rsidRDefault="00921A47">
            <w:pPr>
              <w:pStyle w:val="HTMLPreformatted"/>
            </w:pPr>
            <w:r w:rsidRPr="006518C9">
              <w:t>&lt;cvParam cvRef="UNIMOD" accession="UNIMOD:385" name="Ammonia-loss"/&gt;</w:t>
            </w:r>
          </w:p>
          <w:p w14:paraId="6B43CD0C" w14:textId="77777777" w:rsidR="00921A47" w:rsidRPr="006518C9" w:rsidRDefault="00921A47">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14:paraId="231E3FB8" w14:textId="77777777" w:rsidR="00921A47" w:rsidRPr="006518C9" w:rsidRDefault="00921A47">
            <w:pPr>
              <w:pStyle w:val="HTMLPreformatted"/>
            </w:pPr>
            <w:r w:rsidRPr="006518C9">
              <w:t>&lt;cvParam cvRef="PSI-MS" accession="MS:1002509" name="cross-link donor" value="0"&gt;&lt;/cvParam&gt;</w:t>
            </w:r>
          </w:p>
          <w:p w14:paraId="5A7F4125" w14:textId="77777777" w:rsidR="00921A47" w:rsidRPr="006518C9" w:rsidRDefault="00921A47">
            <w:pPr>
              <w:pStyle w:val="HTMLPreformatted"/>
            </w:pPr>
            <w:r w:rsidRPr="006518C9">
              <w:t>&lt;cvParam cvRef="PSI-MS" accession="MS:1002510" name="cross-link acceptor" value="0"&gt;&lt;/cvParam&gt;</w:t>
            </w:r>
          </w:p>
          <w:p w14:paraId="5EF31755" w14:textId="77777777" w:rsidR="00921A47" w:rsidRPr="006518C9" w:rsidRDefault="00921A47" w:rsidP="009C19A8">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14:paraId="7252BAAE" w14:textId="77777777" w:rsidR="00921A47" w:rsidRPr="006518C9" w:rsidRDefault="00921A47" w:rsidP="00921A47">
      <w:pPr>
        <w:rPr>
          <w:lang w:val="en-US"/>
        </w:rPr>
      </w:pPr>
    </w:p>
    <w:p w14:paraId="6AD08FFB" w14:textId="77777777" w:rsidR="00921A47" w:rsidRPr="006518C9" w:rsidRDefault="00921A47" w:rsidP="00921A47">
      <w:pPr>
        <w:pStyle w:val="Heading2"/>
      </w:pPr>
      <w:bookmarkStart w:id="406" w:name="_Toc476057265"/>
      <w:r w:rsidRPr="006518C9">
        <w:t>Element &lt;</w:t>
      </w:r>
      <w:bookmarkStart w:id="407" w:name="SpectraData"/>
      <w:r w:rsidRPr="006518C9">
        <w:t>SpectraData</w:t>
      </w:r>
      <w:bookmarkEnd w:id="407"/>
      <w:r w:rsidRPr="006518C9">
        <w:t>&gt;</w:t>
      </w:r>
      <w:bookmarkEnd w:id="4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557"/>
      </w:tblGrid>
      <w:tr w:rsidR="00921A47" w:rsidRPr="006518C9" w14:paraId="7AE0F670" w14:textId="77777777" w:rsidTr="00921A47">
        <w:trPr>
          <w:tblCellSpacing w:w="15" w:type="dxa"/>
        </w:trPr>
        <w:tc>
          <w:tcPr>
            <w:tcW w:w="0" w:type="auto"/>
            <w:vAlign w:val="center"/>
            <w:hideMark/>
          </w:tcPr>
          <w:p w14:paraId="5E308A3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7344252"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6869D91" w14:textId="77777777" w:rsidTr="00921A47">
        <w:trPr>
          <w:tblCellSpacing w:w="15" w:type="dxa"/>
        </w:trPr>
        <w:tc>
          <w:tcPr>
            <w:tcW w:w="0" w:type="auto"/>
            <w:vAlign w:val="center"/>
            <w:hideMark/>
          </w:tcPr>
          <w:p w14:paraId="235B1EC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B9588A" w14:textId="77777777" w:rsidR="00921A47" w:rsidRPr="006518C9" w:rsidRDefault="00921A47">
            <w:pPr>
              <w:rPr>
                <w:sz w:val="24"/>
                <w:szCs w:val="24"/>
                <w:lang w:val="en-US"/>
              </w:rPr>
            </w:pPr>
            <w:r w:rsidRPr="006518C9">
              <w:rPr>
                <w:lang w:val="en-US"/>
              </w:rPr>
              <w:t xml:space="preserve">SpectraDataType </w:t>
            </w:r>
          </w:p>
        </w:tc>
      </w:tr>
      <w:tr w:rsidR="00921A47" w:rsidRPr="006518C9" w14:paraId="00DF893C" w14:textId="77777777" w:rsidTr="00921A47">
        <w:trPr>
          <w:tblCellSpacing w:w="15" w:type="dxa"/>
        </w:trPr>
        <w:tc>
          <w:tcPr>
            <w:tcW w:w="0" w:type="auto"/>
            <w:vAlign w:val="center"/>
            <w:hideMark/>
          </w:tcPr>
          <w:p w14:paraId="0557B23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491DDA76"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BFE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FD75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4E724"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24354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396A9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2B4A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8AD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444D8"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AB1E8B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C5A448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BA8F27"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12876A"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1A27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72332A2" w14:textId="77777777" w:rsidR="00921A47" w:rsidRPr="006518C9" w:rsidRDefault="00921A47">
                  <w:pPr>
                    <w:rPr>
                      <w:sz w:val="24"/>
                      <w:szCs w:val="24"/>
                      <w:lang w:val="en-US"/>
                    </w:rPr>
                  </w:pPr>
                  <w:r w:rsidRPr="006518C9">
                    <w:rPr>
                      <w:lang w:val="en-US"/>
                    </w:rPr>
                    <w:t>The location of the data file.</w:t>
                  </w:r>
                </w:p>
              </w:tc>
            </w:tr>
            <w:tr w:rsidR="00921A47" w:rsidRPr="006518C9" w14:paraId="4059A88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484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EF3D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C486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13383F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AA396DD" w14:textId="77777777" w:rsidR="00921A47" w:rsidRPr="006518C9" w:rsidRDefault="00921A47">
            <w:pPr>
              <w:rPr>
                <w:sz w:val="24"/>
                <w:szCs w:val="24"/>
                <w:lang w:val="en-US"/>
              </w:rPr>
            </w:pPr>
          </w:p>
        </w:tc>
      </w:tr>
      <w:tr w:rsidR="00921A47" w:rsidRPr="006518C9" w14:paraId="7364065A" w14:textId="77777777" w:rsidTr="00921A47">
        <w:trPr>
          <w:tblCellSpacing w:w="15" w:type="dxa"/>
        </w:trPr>
        <w:tc>
          <w:tcPr>
            <w:tcW w:w="0" w:type="auto"/>
            <w:vAlign w:val="center"/>
            <w:hideMark/>
          </w:tcPr>
          <w:p w14:paraId="1AA07A5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042D0FE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81661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7796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A6211" w14:textId="77777777"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DD0F3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213B8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7209A" w14:textId="77777777" w:rsidR="00921A47" w:rsidRPr="006518C9" w:rsidRDefault="00C514F9">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3A83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31C2F"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81D1E53"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57C2AD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5A107" w14:textId="77777777" w:rsidR="00921A47" w:rsidRPr="006518C9" w:rsidRDefault="00C514F9">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2F747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3DAC9"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13D3DE4"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18E7E1D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38FB5" w14:textId="77777777" w:rsidR="00921A47" w:rsidRPr="006518C9" w:rsidRDefault="00C514F9">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CEF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4D03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8156C48" w14:textId="77777777" w:rsidR="00921A47" w:rsidRPr="006518C9" w:rsidRDefault="00921A47">
                  <w:pPr>
                    <w:rPr>
                      <w:sz w:val="24"/>
                      <w:szCs w:val="24"/>
                      <w:lang w:val="en-US"/>
                    </w:rPr>
                  </w:pPr>
                  <w:r w:rsidRPr="006518C9">
                    <w:rPr>
                      <w:lang w:val="en-US"/>
                    </w:rPr>
                    <w:t>The format of the spectrum identifier within the source file</w:t>
                  </w:r>
                </w:p>
              </w:tc>
            </w:tr>
          </w:tbl>
          <w:p w14:paraId="12D0E814" w14:textId="77777777" w:rsidR="00921A47" w:rsidRPr="006518C9" w:rsidRDefault="00921A47">
            <w:pPr>
              <w:rPr>
                <w:sz w:val="24"/>
                <w:szCs w:val="24"/>
                <w:lang w:val="en-US"/>
              </w:rPr>
            </w:pPr>
          </w:p>
        </w:tc>
      </w:tr>
      <w:tr w:rsidR="00921A47" w:rsidRPr="006518C9" w14:paraId="01E08A16" w14:textId="77777777" w:rsidTr="00921A47">
        <w:trPr>
          <w:tblCellSpacing w:w="15" w:type="dxa"/>
        </w:trPr>
        <w:tc>
          <w:tcPr>
            <w:tcW w:w="0" w:type="auto"/>
            <w:vAlign w:val="center"/>
            <w:hideMark/>
          </w:tcPr>
          <w:p w14:paraId="5F54A8A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D6CF2E" w14:textId="77777777" w:rsidR="006154EB" w:rsidRPr="006518C9" w:rsidRDefault="00921A47">
            <w:pPr>
              <w:pStyle w:val="HTMLPreformatted"/>
            </w:pPr>
            <w:r w:rsidRPr="006518C9">
              <w:t>&lt;SpectraData location="E:\Work\PSI\mzIdentML\ProteinInference\Rosetta2\Peaklistswithecoli\Rosetta2a_Ecoli_spectra</w:t>
            </w:r>
          </w:p>
          <w:p w14:paraId="44D7009C" w14:textId="77777777" w:rsidR="00921A47" w:rsidRPr="006518C9" w:rsidRDefault="00921A47">
            <w:pPr>
              <w:pStyle w:val="HTMLPreformatted"/>
            </w:pPr>
            <w:r w:rsidRPr="006518C9">
              <w:t>.mgf" name="Rosetta2a_Ecoli_spectra.mgf" id="SID_1"&gt;</w:t>
            </w:r>
          </w:p>
          <w:p w14:paraId="073F45E7" w14:textId="77777777" w:rsidR="00921A47" w:rsidRPr="006518C9" w:rsidRDefault="00921A47">
            <w:pPr>
              <w:pStyle w:val="HTMLPreformatted"/>
            </w:pPr>
            <w:r w:rsidRPr="006518C9">
              <w:t xml:space="preserve">    &lt;FileFormat&gt;</w:t>
            </w:r>
          </w:p>
          <w:p w14:paraId="2169719B" w14:textId="77777777" w:rsidR="00921A47" w:rsidRPr="006518C9" w:rsidRDefault="00921A47">
            <w:pPr>
              <w:pStyle w:val="HTMLPreformatted"/>
            </w:pPr>
            <w:r w:rsidRPr="006518C9">
              <w:t xml:space="preserve">        &lt;cvParam accession="MS:1001062" cvRef="PSI-MS" name="Mascot MGF format"/&gt;</w:t>
            </w:r>
          </w:p>
          <w:p w14:paraId="6538141C" w14:textId="77777777" w:rsidR="00921A47" w:rsidRPr="006518C9" w:rsidRDefault="00921A47">
            <w:pPr>
              <w:pStyle w:val="HTMLPreformatted"/>
            </w:pPr>
            <w:r w:rsidRPr="006518C9">
              <w:t xml:space="preserve">    &lt;/FileFormat&gt;</w:t>
            </w:r>
          </w:p>
          <w:p w14:paraId="336856FB" w14:textId="77777777" w:rsidR="00921A47" w:rsidRPr="006518C9" w:rsidRDefault="00921A47">
            <w:pPr>
              <w:pStyle w:val="HTMLPreformatted"/>
            </w:pPr>
            <w:r w:rsidRPr="006518C9">
              <w:t xml:space="preserve">    &lt;SpectrumIDFormat&gt;</w:t>
            </w:r>
          </w:p>
          <w:p w14:paraId="44DDA8BC" w14:textId="77777777" w:rsidR="00921A47" w:rsidRPr="006518C9" w:rsidRDefault="00921A47">
            <w:pPr>
              <w:pStyle w:val="HTMLPreformatted"/>
            </w:pPr>
            <w:r w:rsidRPr="006518C9">
              <w:t xml:space="preserve">        &lt;cvParam accession="MS:1000774" cvRef="PSI-MS" name="multiple peak list nativeID format"/&gt;</w:t>
            </w:r>
          </w:p>
          <w:p w14:paraId="069F0E11" w14:textId="77777777" w:rsidR="00921A47" w:rsidRPr="006518C9" w:rsidRDefault="00921A47">
            <w:pPr>
              <w:pStyle w:val="HTMLPreformatted"/>
            </w:pPr>
            <w:r w:rsidRPr="006518C9">
              <w:t xml:space="preserve">    &lt;/SpectrumIDFormat&gt;</w:t>
            </w:r>
          </w:p>
          <w:p w14:paraId="1EEB4685" w14:textId="77777777" w:rsidR="00921A47" w:rsidRPr="006518C9" w:rsidRDefault="00921A47">
            <w:pPr>
              <w:pStyle w:val="HTMLPreformatted"/>
            </w:pPr>
            <w:r w:rsidRPr="006518C9">
              <w:t xml:space="preserve">  ...</w:t>
            </w:r>
          </w:p>
          <w:p w14:paraId="42FD1377" w14:textId="77777777" w:rsidR="00921A47" w:rsidRPr="006518C9" w:rsidRDefault="00921A47">
            <w:pPr>
              <w:pStyle w:val="HTMLPreformatted"/>
            </w:pPr>
            <w:r w:rsidRPr="006518C9">
              <w:t>&lt;/SpectraData&gt;</w:t>
            </w:r>
          </w:p>
        </w:tc>
      </w:tr>
    </w:tbl>
    <w:p w14:paraId="1E1E16E8" w14:textId="77777777" w:rsidR="00921A47" w:rsidRPr="006518C9" w:rsidRDefault="00921A47" w:rsidP="00921A47">
      <w:pPr>
        <w:rPr>
          <w:lang w:val="en-US"/>
        </w:rPr>
      </w:pPr>
    </w:p>
    <w:p w14:paraId="03617C82" w14:textId="77777777" w:rsidR="00921A47" w:rsidRPr="006518C9" w:rsidRDefault="00921A47" w:rsidP="00921A47">
      <w:pPr>
        <w:pStyle w:val="Heading2"/>
      </w:pPr>
      <w:bookmarkStart w:id="408" w:name="_Toc476057266"/>
      <w:r w:rsidRPr="006518C9">
        <w:t>Element &lt;</w:t>
      </w:r>
      <w:bookmarkStart w:id="409" w:name="SpectrumIdentification"/>
      <w:r w:rsidRPr="006518C9">
        <w:t>SpectrumIdentification</w:t>
      </w:r>
      <w:bookmarkEnd w:id="409"/>
      <w:r w:rsidRPr="006518C9">
        <w:t>&gt;</w:t>
      </w:r>
      <w:bookmarkEnd w:id="4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gridCol w:w="8562"/>
      </w:tblGrid>
      <w:tr w:rsidR="00921A47" w:rsidRPr="006518C9" w14:paraId="193F4713" w14:textId="77777777" w:rsidTr="00921A47">
        <w:trPr>
          <w:tblCellSpacing w:w="15" w:type="dxa"/>
        </w:trPr>
        <w:tc>
          <w:tcPr>
            <w:tcW w:w="0" w:type="auto"/>
            <w:vAlign w:val="center"/>
            <w:hideMark/>
          </w:tcPr>
          <w:p w14:paraId="4DF2308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F3BEEA6"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0DBCF25F" w14:textId="77777777" w:rsidTr="00921A47">
        <w:trPr>
          <w:tblCellSpacing w:w="15" w:type="dxa"/>
        </w:trPr>
        <w:tc>
          <w:tcPr>
            <w:tcW w:w="0" w:type="auto"/>
            <w:vAlign w:val="center"/>
            <w:hideMark/>
          </w:tcPr>
          <w:p w14:paraId="2B96658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3C23D78" w14:textId="77777777" w:rsidR="00921A47" w:rsidRPr="006518C9" w:rsidRDefault="00921A47">
            <w:pPr>
              <w:rPr>
                <w:sz w:val="24"/>
                <w:szCs w:val="24"/>
                <w:lang w:val="en-US"/>
              </w:rPr>
            </w:pPr>
            <w:r w:rsidRPr="006518C9">
              <w:rPr>
                <w:lang w:val="en-US"/>
              </w:rPr>
              <w:t xml:space="preserve">SpectrumIdentificationType </w:t>
            </w:r>
          </w:p>
        </w:tc>
      </w:tr>
      <w:tr w:rsidR="00921A47" w:rsidRPr="006518C9" w14:paraId="03A3CFE1" w14:textId="77777777" w:rsidTr="00921A47">
        <w:trPr>
          <w:tblCellSpacing w:w="15" w:type="dxa"/>
        </w:trPr>
        <w:tc>
          <w:tcPr>
            <w:tcW w:w="0" w:type="auto"/>
            <w:vAlign w:val="center"/>
            <w:hideMark/>
          </w:tcPr>
          <w:p w14:paraId="24AA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227"/>
            </w:tblGrid>
            <w:tr w:rsidR="00921A47" w:rsidRPr="006518C9" w14:paraId="4DA038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8AC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37B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73DE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EF1D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9C82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998CE5"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EEAC9"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1E05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80960" w14:textId="77777777" w:rsidR="00921A47" w:rsidRPr="006518C9" w:rsidRDefault="00921A47">
                  <w:pPr>
                    <w:rPr>
                      <w:sz w:val="24"/>
                      <w:szCs w:val="24"/>
                      <w:lang w:val="en-US"/>
                    </w:rPr>
                  </w:pPr>
                  <w:r w:rsidRPr="006518C9">
                    <w:rPr>
                      <w:lang w:val="en-US"/>
                    </w:rPr>
                    <w:t>When the protocol was applied.</w:t>
                  </w:r>
                </w:p>
              </w:tc>
            </w:tr>
            <w:tr w:rsidR="00921A47" w:rsidRPr="006518C9" w14:paraId="1EAF27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401A1F"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6CFD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FFD8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E64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w:t>
                  </w:r>
                  <w:r w:rsidRPr="006518C9">
                    <w:rPr>
                      <w:lang w:val="en-US"/>
                    </w:rPr>
                    <w:lastRenderedPageBreak/>
                    <w:t xml:space="preserve">related documents, or a repository) of its use. </w:t>
                  </w:r>
                </w:p>
              </w:tc>
            </w:tr>
            <w:tr w:rsidR="00921A47" w:rsidRPr="006518C9" w14:paraId="09F1C7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B1317" w14:textId="77777777"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8379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A6F3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910A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60F4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0DB5E"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C5DA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15B2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1F92D" w14:textId="77777777"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14:paraId="05E5A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89670C" w14:textId="77777777"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303D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7FA3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1462" w14:textId="77777777" w:rsidR="00921A47" w:rsidRPr="006518C9" w:rsidRDefault="00921A47">
                  <w:pPr>
                    <w:rPr>
                      <w:sz w:val="24"/>
                      <w:szCs w:val="24"/>
                      <w:lang w:val="en-US"/>
                    </w:rPr>
                  </w:pPr>
                  <w:r w:rsidRPr="006518C9">
                    <w:rPr>
                      <w:lang w:val="en-US"/>
                    </w:rPr>
                    <w:t xml:space="preserve">A reference to the search protocol used for this SpectrumIdentification. </w:t>
                  </w:r>
                </w:p>
              </w:tc>
            </w:tr>
          </w:tbl>
          <w:p w14:paraId="560B1EA7" w14:textId="77777777" w:rsidR="00921A47" w:rsidRPr="006518C9" w:rsidRDefault="00921A47">
            <w:pPr>
              <w:rPr>
                <w:sz w:val="24"/>
                <w:szCs w:val="24"/>
                <w:lang w:val="en-US"/>
              </w:rPr>
            </w:pPr>
          </w:p>
        </w:tc>
      </w:tr>
      <w:tr w:rsidR="00921A47" w:rsidRPr="006518C9" w14:paraId="4C224EF5" w14:textId="77777777" w:rsidTr="00921A47">
        <w:trPr>
          <w:tblCellSpacing w:w="15" w:type="dxa"/>
        </w:trPr>
        <w:tc>
          <w:tcPr>
            <w:tcW w:w="0" w:type="auto"/>
            <w:vAlign w:val="center"/>
            <w:hideMark/>
          </w:tcPr>
          <w:p w14:paraId="3E6A8AB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6AC6DE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917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ED5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0D5F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CDEA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B12A1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BE354" w14:textId="77777777" w:rsidR="00921A47" w:rsidRPr="006518C9" w:rsidRDefault="00C514F9">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5CEAF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E59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3D3A" w14:textId="77777777" w:rsidR="00921A47" w:rsidRPr="006518C9" w:rsidRDefault="00921A47">
                  <w:pPr>
                    <w:rPr>
                      <w:sz w:val="24"/>
                      <w:szCs w:val="24"/>
                      <w:lang w:val="en-US"/>
                    </w:rPr>
                  </w:pPr>
                  <w:r w:rsidRPr="006518C9">
                    <w:rPr>
                      <w:lang w:val="en-US"/>
                    </w:rPr>
                    <w:t>One of the spectra data sets used.</w:t>
                  </w:r>
                </w:p>
              </w:tc>
            </w:tr>
            <w:tr w:rsidR="00921A47" w:rsidRPr="006518C9" w14:paraId="0630F3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D8027C" w14:textId="77777777" w:rsidR="00921A47" w:rsidRPr="006518C9" w:rsidRDefault="00C514F9">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E424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F262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798E3" w14:textId="77777777" w:rsidR="00921A47" w:rsidRPr="006518C9" w:rsidRDefault="00921A47">
                  <w:pPr>
                    <w:rPr>
                      <w:sz w:val="24"/>
                      <w:szCs w:val="24"/>
                      <w:lang w:val="en-US"/>
                    </w:rPr>
                  </w:pPr>
                  <w:r w:rsidRPr="006518C9">
                    <w:rPr>
                      <w:lang w:val="en-US"/>
                    </w:rPr>
                    <w:t>One of the search databases used.</w:t>
                  </w:r>
                </w:p>
              </w:tc>
            </w:tr>
          </w:tbl>
          <w:p w14:paraId="1EF8DC26" w14:textId="77777777" w:rsidR="00921A47" w:rsidRPr="006518C9" w:rsidRDefault="00921A47">
            <w:pPr>
              <w:rPr>
                <w:sz w:val="24"/>
                <w:szCs w:val="24"/>
                <w:lang w:val="en-US"/>
              </w:rPr>
            </w:pPr>
          </w:p>
        </w:tc>
      </w:tr>
      <w:tr w:rsidR="00921A47" w:rsidRPr="006518C9" w14:paraId="301C337D" w14:textId="77777777" w:rsidTr="00921A47">
        <w:trPr>
          <w:tblCellSpacing w:w="15" w:type="dxa"/>
        </w:trPr>
        <w:tc>
          <w:tcPr>
            <w:tcW w:w="0" w:type="auto"/>
            <w:vAlign w:val="center"/>
            <w:hideMark/>
          </w:tcPr>
          <w:p w14:paraId="5B3BECD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F9B3CC" w14:textId="77777777" w:rsidR="00921A47" w:rsidRPr="006518C9" w:rsidRDefault="00921A47">
            <w:pPr>
              <w:pStyle w:val="HTMLPreformatted"/>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14:paraId="1A735BB9" w14:textId="77777777" w:rsidR="00921A47" w:rsidRPr="006518C9" w:rsidRDefault="00921A47">
            <w:pPr>
              <w:pStyle w:val="HTMLPreformatted"/>
            </w:pPr>
            <w:r w:rsidRPr="006518C9">
              <w:t xml:space="preserve">  &lt;InputSpectra spectraData_ref="SD_4299_120114_20_Orbi2_ZC_QC_220_HSAd0-d4-1to1-3_Din.raw"&gt;&lt;/InputSpectra&gt;</w:t>
            </w:r>
          </w:p>
          <w:p w14:paraId="56928E0A" w14:textId="77777777" w:rsidR="00921A47" w:rsidRPr="006518C9" w:rsidRDefault="00921A47">
            <w:pPr>
              <w:pStyle w:val="HTMLPreformatted"/>
            </w:pPr>
            <w:r w:rsidRPr="006518C9">
              <w:t xml:space="preserve">  &lt;SearchDatabaseRef searchDatabase_ref="SDB_4299_203"&gt;&lt;/SearchDatabaseRef&gt;</w:t>
            </w:r>
          </w:p>
          <w:p w14:paraId="4F5FFA90" w14:textId="77777777" w:rsidR="00921A47" w:rsidRPr="006518C9" w:rsidRDefault="00921A47">
            <w:pPr>
              <w:pStyle w:val="HTMLPreformatted"/>
            </w:pPr>
            <w:r w:rsidRPr="006518C9">
              <w:t>&lt;/SpectrumIdentification&gt;</w:t>
            </w:r>
          </w:p>
        </w:tc>
      </w:tr>
    </w:tbl>
    <w:p w14:paraId="44F01FB2" w14:textId="77777777" w:rsidR="00921A47" w:rsidRPr="006518C9" w:rsidRDefault="00921A47" w:rsidP="00921A47">
      <w:pPr>
        <w:rPr>
          <w:lang w:val="en-US"/>
        </w:rPr>
      </w:pPr>
    </w:p>
    <w:p w14:paraId="4AFCCEF9" w14:textId="77777777" w:rsidR="00921A47" w:rsidRPr="006518C9" w:rsidRDefault="00921A47" w:rsidP="00921A47">
      <w:pPr>
        <w:pStyle w:val="Heading2"/>
      </w:pPr>
      <w:bookmarkStart w:id="410" w:name="_Toc476057267"/>
      <w:r w:rsidRPr="006518C9">
        <w:t>Element &lt;</w:t>
      </w:r>
      <w:bookmarkStart w:id="411" w:name="SpectrumIdentificationItem"/>
      <w:r w:rsidRPr="006518C9">
        <w:t>SpectrumIdentificationItem</w:t>
      </w:r>
      <w:bookmarkEnd w:id="411"/>
      <w:r w:rsidRPr="006518C9">
        <w:t>&gt;</w:t>
      </w:r>
      <w:bookmarkEnd w:id="4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8603"/>
      </w:tblGrid>
      <w:tr w:rsidR="00921A47" w:rsidRPr="006518C9" w14:paraId="4934519A" w14:textId="77777777" w:rsidTr="00921A47">
        <w:trPr>
          <w:tblCellSpacing w:w="15" w:type="dxa"/>
        </w:trPr>
        <w:tc>
          <w:tcPr>
            <w:tcW w:w="0" w:type="auto"/>
            <w:vAlign w:val="center"/>
            <w:hideMark/>
          </w:tcPr>
          <w:p w14:paraId="5F9D021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566322E"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14:paraId="5C9FD1EC" w14:textId="77777777" w:rsidR="006154EB" w:rsidRPr="006518C9" w:rsidRDefault="00921A47">
            <w:pPr>
              <w:rPr>
                <w:lang w:val="en-US"/>
              </w:rPr>
            </w:pPr>
            <w:r w:rsidRPr="006518C9">
              <w:rPr>
                <w:lang w:val="en-US"/>
              </w:rPr>
              <w:t>the set of confidence values for that identification. PeptideEvidence elemen</w:t>
            </w:r>
            <w:r w:rsidR="006154EB" w:rsidRPr="006518C9">
              <w:rPr>
                <w:lang w:val="en-US"/>
              </w:rPr>
              <w:t>ts should be given</w:t>
            </w:r>
          </w:p>
          <w:p w14:paraId="7A4521F3"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6EA747D5" w14:textId="77777777" w:rsidTr="00921A47">
        <w:trPr>
          <w:tblCellSpacing w:w="15" w:type="dxa"/>
        </w:trPr>
        <w:tc>
          <w:tcPr>
            <w:tcW w:w="0" w:type="auto"/>
            <w:vAlign w:val="center"/>
            <w:hideMark/>
          </w:tcPr>
          <w:p w14:paraId="772B51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3D6B33F" w14:textId="77777777" w:rsidR="00921A47" w:rsidRPr="006518C9" w:rsidRDefault="00921A47">
            <w:pPr>
              <w:rPr>
                <w:sz w:val="24"/>
                <w:szCs w:val="24"/>
                <w:lang w:val="en-US"/>
              </w:rPr>
            </w:pPr>
            <w:r w:rsidRPr="006518C9">
              <w:rPr>
                <w:lang w:val="en-US"/>
              </w:rPr>
              <w:t xml:space="preserve">SpectrumIdentificationItemType </w:t>
            </w:r>
          </w:p>
        </w:tc>
      </w:tr>
      <w:tr w:rsidR="00921A47" w:rsidRPr="006518C9" w14:paraId="6D50FC51" w14:textId="77777777" w:rsidTr="00921A47">
        <w:trPr>
          <w:tblCellSpacing w:w="15" w:type="dxa"/>
        </w:trPr>
        <w:tc>
          <w:tcPr>
            <w:tcW w:w="0" w:type="auto"/>
            <w:vAlign w:val="center"/>
            <w:hideMark/>
          </w:tcPr>
          <w:p w14:paraId="227BAF5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01"/>
            </w:tblGrid>
            <w:tr w:rsidR="00921A47" w:rsidRPr="006518C9" w14:paraId="0D4E918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1707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5893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DA4C6"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9716B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E8AD63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324409" w14:textId="77777777"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8CC23"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C1D6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EB0C537"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3123B01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4943AB" w14:textId="77777777"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5AD5F"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8DC78"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0BEC1F6"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calcuated properly. </w:t>
                  </w:r>
                </w:p>
              </w:tc>
            </w:tr>
            <w:tr w:rsidR="00921A47" w:rsidRPr="006518C9" w14:paraId="7D3FA94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274543" w14:textId="77777777"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98F7B1"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3031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67A4F43"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42FF1F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F3217" w14:textId="77777777"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14F89"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4F091"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7DDD48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C131A3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61D11E"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03D9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6E36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D2FC13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8D5405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E095C8" w14:textId="77777777"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ED42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E96D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76E984A" w14:textId="77777777" w:rsidR="00921A47" w:rsidRPr="006518C9" w:rsidRDefault="00921A47">
                  <w:pPr>
                    <w:rPr>
                      <w:sz w:val="24"/>
                      <w:szCs w:val="24"/>
                      <w:lang w:val="en-US"/>
                    </w:rPr>
                  </w:pPr>
                  <w:r w:rsidRPr="006518C9">
                    <w:rPr>
                      <w:lang w:val="en-US"/>
                    </w:rPr>
                    <w:t>A reference should be given to the MassTable used to calculate the sequenceMass only if more than one MassTable has been given.</w:t>
                  </w:r>
                </w:p>
              </w:tc>
            </w:tr>
            <w:tr w:rsidR="00921A47" w:rsidRPr="006518C9" w14:paraId="212CD7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118A2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D66A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93F1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D45FD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ABF1EB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FC2F7" w14:textId="77777777" w:rsidR="00921A47" w:rsidRPr="006518C9" w:rsidRDefault="00921A47">
                  <w:pPr>
                    <w:rPr>
                      <w:sz w:val="24"/>
                      <w:szCs w:val="24"/>
                      <w:lang w:val="en-US"/>
                    </w:rPr>
                  </w:pPr>
                  <w:r w:rsidRPr="006518C9">
                    <w:rPr>
                      <w:lang w:val="en-US"/>
                    </w:rPr>
                    <w:lastRenderedPageBreak/>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7625D"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53B1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988A8C2" w14:textId="77777777"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should be given for all results. </w:t>
                  </w:r>
                </w:p>
              </w:tc>
            </w:tr>
            <w:tr w:rsidR="00921A47" w:rsidRPr="006518C9" w14:paraId="4459444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0A8FF9" w14:textId="77777777"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22B7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A05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00ED6F5"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486DB92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9D3860" w14:textId="77777777" w:rsidR="00921A47" w:rsidRPr="006518C9" w:rsidRDefault="00921A47">
                  <w:pPr>
                    <w:rPr>
                      <w:sz w:val="24"/>
                      <w:szCs w:val="24"/>
                      <w:lang w:val="en-US"/>
                    </w:rPr>
                  </w:pPr>
                  <w:r w:rsidRPr="006518C9">
                    <w:rPr>
                      <w:lang w:val="en-US"/>
                    </w:rP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899E2"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4593B"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C5FF604"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4C13A39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656590"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60EF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908C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1C2751C" w14:textId="77777777" w:rsidR="00921A47" w:rsidRPr="006518C9" w:rsidRDefault="00921A47">
                  <w:pPr>
                    <w:rPr>
                      <w:sz w:val="24"/>
                      <w:szCs w:val="24"/>
                      <w:lang w:val="en-US"/>
                    </w:rPr>
                  </w:pPr>
                  <w:r w:rsidRPr="006518C9">
                    <w:rPr>
                      <w:lang w:val="en-US"/>
                    </w:rPr>
                    <w:t xml:space="preserve">A reference should be provided to link the SpectrumIdentificationItem to a Sample if more than one sample has been described in the AnalysisSampleCollection. </w:t>
                  </w:r>
                </w:p>
              </w:tc>
            </w:tr>
          </w:tbl>
          <w:p w14:paraId="2876B6D6" w14:textId="77777777" w:rsidR="00921A47" w:rsidRPr="006518C9" w:rsidRDefault="00921A47">
            <w:pPr>
              <w:rPr>
                <w:sz w:val="24"/>
                <w:szCs w:val="24"/>
                <w:lang w:val="en-US"/>
              </w:rPr>
            </w:pPr>
          </w:p>
        </w:tc>
      </w:tr>
      <w:tr w:rsidR="00921A47" w:rsidRPr="006518C9" w14:paraId="3F0E4F7C" w14:textId="77777777" w:rsidTr="00921A47">
        <w:trPr>
          <w:tblCellSpacing w:w="15" w:type="dxa"/>
        </w:trPr>
        <w:tc>
          <w:tcPr>
            <w:tcW w:w="0" w:type="auto"/>
            <w:vAlign w:val="center"/>
            <w:hideMark/>
          </w:tcPr>
          <w:p w14:paraId="56ECA1B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79"/>
            </w:tblGrid>
            <w:tr w:rsidR="00921A47" w:rsidRPr="006518C9" w14:paraId="543703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03DD4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3F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995EC"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494DB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592484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9AA525" w14:textId="77777777" w:rsidR="00921A47" w:rsidRPr="006518C9" w:rsidRDefault="00C514F9">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BE61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EC73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4D03A9" w14:textId="77777777" w:rsidR="00921A47" w:rsidRPr="006518C9" w:rsidRDefault="00921A47">
                  <w:pPr>
                    <w:rPr>
                      <w:sz w:val="24"/>
                      <w:szCs w:val="24"/>
                      <w:lang w:val="en-US"/>
                    </w:rPr>
                  </w:pPr>
                  <w:r w:rsidRPr="006518C9">
                    <w:rPr>
                      <w:lang w:val="en-US"/>
                    </w:rPr>
                    <w:t>Reference to the PeptideEvidence element identified. If a specific sequence can be assigned to multiple proteins and or positions in a protein all possible PeptideEvidence elements should be referenced here.</w:t>
                  </w:r>
                </w:p>
              </w:tc>
            </w:tr>
            <w:tr w:rsidR="00921A47" w:rsidRPr="006518C9" w14:paraId="423B4D8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EBBC7C" w14:textId="77777777" w:rsidR="00921A47" w:rsidRPr="006518C9" w:rsidRDefault="00C514F9">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AAC2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45BB8"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9F959B"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356AB56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8FA71"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4CC42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EC76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704277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85342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F1573"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A6CA7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25ACD"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C5231F5" w14:textId="77777777" w:rsidR="00921A47" w:rsidRPr="006518C9" w:rsidRDefault="00921A47">
                  <w:pPr>
                    <w:rPr>
                      <w:sz w:val="24"/>
                      <w:szCs w:val="24"/>
                      <w:lang w:val="en-US"/>
                    </w:rPr>
                  </w:pPr>
                  <w:r w:rsidRPr="006518C9">
                    <w:rPr>
                      <w:lang w:val="en-US"/>
                    </w:rPr>
                    <w:t>A single user-defined parameter.</w:t>
                  </w:r>
                </w:p>
              </w:tc>
            </w:tr>
          </w:tbl>
          <w:p w14:paraId="3D27E879" w14:textId="77777777" w:rsidR="00921A47" w:rsidRPr="006518C9" w:rsidRDefault="00921A47">
            <w:pPr>
              <w:rPr>
                <w:sz w:val="24"/>
                <w:szCs w:val="24"/>
                <w:lang w:val="en-US"/>
              </w:rPr>
            </w:pPr>
          </w:p>
        </w:tc>
      </w:tr>
      <w:tr w:rsidR="00921A47" w:rsidRPr="006518C9" w14:paraId="2A10CE38" w14:textId="77777777" w:rsidTr="00921A47">
        <w:trPr>
          <w:tblCellSpacing w:w="15" w:type="dxa"/>
        </w:trPr>
        <w:tc>
          <w:tcPr>
            <w:tcW w:w="0" w:type="auto"/>
            <w:vAlign w:val="center"/>
            <w:hideMark/>
          </w:tcPr>
          <w:p w14:paraId="230C269C"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431EAFE" w14:textId="77777777" w:rsidR="00921A47" w:rsidRPr="006518C9" w:rsidRDefault="00AD4E91">
            <w:pPr>
              <w:rPr>
                <w:sz w:val="24"/>
                <w:szCs w:val="24"/>
                <w:lang w:val="en-US"/>
              </w:rPr>
            </w:pPr>
            <w:r>
              <w:rPr>
                <w:noProof/>
                <w:lang w:val="en-US" w:eastAsia="en-US"/>
              </w:rPr>
              <w:drawing>
                <wp:inline distT="0" distB="0" distL="0" distR="0" wp14:anchorId="2EF59435" wp14:editId="1E43783E">
                  <wp:extent cx="5486400" cy="3108960"/>
                  <wp:effectExtent l="0" t="0" r="0" b="0"/>
                  <wp:docPr id="12" name="Picture 12" descr="http://www.peptideatlas.org/PSI/schemas/mzIdentML/1.2/figures/SpectrumIdentification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eptideatlas.org/PSI/schemas/mzIdentML/1.2/figures/SpectrumIdentificationItem.png"/>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tc>
      </w:tr>
      <w:tr w:rsidR="00921A47" w:rsidRPr="002971BD" w14:paraId="1DEF1D60" w14:textId="77777777" w:rsidTr="00921A47">
        <w:trPr>
          <w:tblCellSpacing w:w="15" w:type="dxa"/>
        </w:trPr>
        <w:tc>
          <w:tcPr>
            <w:tcW w:w="0" w:type="auto"/>
            <w:vAlign w:val="center"/>
            <w:hideMark/>
          </w:tcPr>
          <w:p w14:paraId="61C3F9C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6534E45" w14:textId="77777777" w:rsidR="009A2DAA" w:rsidRPr="006518C9" w:rsidRDefault="00921A47">
            <w:pPr>
              <w:pStyle w:val="HTMLPreformatted"/>
            </w:pPr>
            <w:r w:rsidRPr="006518C9">
              <w:t xml:space="preserve">          &lt;SpectrumIdentificationItem passThreshold="true" rank="1" peptide_ref="NMGGPYGGGNYGPGGSGGSGGYGGR_15.99491461956-ATAA-2" calculatedMassToCharge="1103.45377262</w:t>
            </w:r>
          </w:p>
          <w:p w14:paraId="34EE7F44" w14:textId="77777777" w:rsidR="00921A47" w:rsidRPr="006518C9" w:rsidRDefault="00921A47">
            <w:pPr>
              <w:pStyle w:val="HTMLPreformatted"/>
            </w:pPr>
            <w:r w:rsidRPr="006518C9">
              <w:t>38118" experimentalMassToCharge="1103.454029541017" chargeState="2" id="SII_1920_1"&gt;</w:t>
            </w:r>
          </w:p>
          <w:p w14:paraId="3C951125" w14:textId="77777777" w:rsidR="00921A47" w:rsidRPr="006518C9" w:rsidRDefault="00921A47">
            <w:pPr>
              <w:pStyle w:val="HTMLPreformatted"/>
            </w:pPr>
            <w:r w:rsidRPr="006518C9">
              <w:lastRenderedPageBreak/>
              <w:t xml:space="preserve">            &lt;PeptideEvidenceRef peptideEvidence_ref="PepEv_5164"/&gt;</w:t>
            </w:r>
          </w:p>
          <w:p w14:paraId="3DBF902F" w14:textId="77777777" w:rsidR="00921A47" w:rsidRPr="006518C9" w:rsidRDefault="00921A47">
            <w:pPr>
              <w:pStyle w:val="HTMLPreformatted"/>
            </w:pPr>
            <w:r w:rsidRPr="006518C9">
              <w:t xml:space="preserve">            &lt;Fragmentation&gt;</w:t>
            </w:r>
          </w:p>
          <w:p w14:paraId="790B2972" w14:textId="77777777" w:rsidR="00921A47" w:rsidRPr="006518C9" w:rsidRDefault="00921A47">
            <w:pPr>
              <w:pStyle w:val="HTMLPreformatted"/>
            </w:pPr>
            <w:r w:rsidRPr="006518C9">
              <w:t xml:space="preserve">              &lt;IonType charge="1" index="1 2 3 4 5 6 7 8 9 10 11 12 13 14 15 16 17 18 19 20 21 22 23"&gt;</w:t>
            </w:r>
          </w:p>
          <w:p w14:paraId="3C41FA78" w14:textId="77777777" w:rsidR="006154EB" w:rsidRPr="006518C9" w:rsidRDefault="00921A47">
            <w:pPr>
              <w:pStyle w:val="HTMLPreformatted"/>
            </w:pPr>
            <w:r w:rsidRPr="006518C9">
              <w:t xml:space="preserve">                &lt;FragmentArray measure_ref="Measure_MZ" values="175.</w:t>
            </w:r>
            <w:r w:rsidR="006154EB" w:rsidRPr="006518C9">
              <w:t>1193695 232.1403961 289.1618958</w:t>
            </w:r>
          </w:p>
          <w:p w14:paraId="4A329167"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010505"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6F2A5A2B" w14:textId="77777777" w:rsidR="00921A47" w:rsidRPr="006518C9" w:rsidRDefault="00921A47">
            <w:pPr>
              <w:pStyle w:val="HTMLPreformatted"/>
            </w:pPr>
            <w:r w:rsidRPr="006518C9">
              <w:t>1733.721191 1830.793213 1887.808105 1944.829834"/&gt;</w:t>
            </w:r>
          </w:p>
          <w:p w14:paraId="46D21D28" w14:textId="77777777" w:rsidR="009A2DAA" w:rsidRPr="006518C9" w:rsidRDefault="00921A47">
            <w:pPr>
              <w:pStyle w:val="HTMLPreformatted"/>
            </w:pPr>
            <w:r w:rsidRPr="006518C9">
              <w:t xml:space="preserve">                &lt;FragmentArray measure_ref="Measure_Int" values="</w:t>
            </w:r>
            <w:r w:rsidR="009A2DAA" w:rsidRPr="006518C9">
              <w:t>5939.5844726563 4933.5014648438</w:t>
            </w:r>
          </w:p>
          <w:p w14:paraId="05B552FD"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183D6404"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0632B876"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62DB3386" w14:textId="77777777" w:rsidR="00921A47" w:rsidRPr="006518C9" w:rsidRDefault="00921A47">
            <w:pPr>
              <w:pStyle w:val="HTMLPreformatted"/>
            </w:pPr>
            <w:r w:rsidRPr="006518C9">
              <w:t>1954.5501708984 4844.9125976563"/&gt;</w:t>
            </w:r>
          </w:p>
          <w:p w14:paraId="0E547F6A" w14:textId="77777777" w:rsidR="009A2DAA" w:rsidRPr="006518C9" w:rsidRDefault="00921A47">
            <w:pPr>
              <w:pStyle w:val="HTMLPreformatted"/>
            </w:pPr>
            <w:r w:rsidRPr="006518C9">
              <w:t xml:space="preserve">                &lt;FragmentArray measure_ref="Measure_Erro</w:t>
            </w:r>
            <w:r w:rsidR="009A2DAA" w:rsidRPr="006518C9">
              <w:t>r" values="4.173258879802688E-4</w:t>
            </w:r>
          </w:p>
          <w:p w14:paraId="5AA8AFEA" w14:textId="77777777" w:rsidR="009A2DAA" w:rsidRPr="002971BD" w:rsidRDefault="00921A47">
            <w:pPr>
              <w:pStyle w:val="HTMLPreformatted"/>
              <w:rPr>
                <w:lang w:val="de-DE"/>
              </w:rPr>
            </w:pPr>
            <w:r w:rsidRPr="002971BD">
              <w:rPr>
                <w:lang w:val="de-DE"/>
              </w:rPr>
              <w:t>-1.9794682032170385E-5 1.618474794895519E-5 0.0016900521</w:t>
            </w:r>
            <w:r w:rsidR="009A2DAA" w:rsidRPr="002971BD">
              <w:rPr>
                <w:lang w:val="de-DE"/>
              </w:rPr>
              <w:t>97886871 -0.0037214683721344954</w:t>
            </w:r>
          </w:p>
          <w:p w14:paraId="14719CDF" w14:textId="77777777" w:rsidR="009A2DAA" w:rsidRPr="002971BD" w:rsidRDefault="00921A47">
            <w:pPr>
              <w:pStyle w:val="HTMLPreformatted"/>
              <w:rPr>
                <w:lang w:val="de-DE"/>
              </w:rPr>
            </w:pPr>
            <w:r w:rsidRPr="002971BD">
              <w:rPr>
                <w:lang w:val="de-DE"/>
              </w:rPr>
              <w:t>0.0020060110579152024 -2.3719321211501665E-4 2.71686217956</w:t>
            </w:r>
            <w:r w:rsidR="009A2DAA" w:rsidRPr="002971BD">
              <w:rPr>
                <w:lang w:val="de-DE"/>
              </w:rPr>
              <w:t>81247E-4 -0.0019049343519554895</w:t>
            </w:r>
          </w:p>
          <w:p w14:paraId="659BC9F6" w14:textId="77777777" w:rsidR="009A2DAA" w:rsidRPr="002971BD" w:rsidRDefault="00921A47">
            <w:pPr>
              <w:pStyle w:val="HTMLPreformatted"/>
              <w:rPr>
                <w:lang w:val="de-DE"/>
              </w:rPr>
            </w:pPr>
            <w:r w:rsidRPr="002971BD">
              <w:rPr>
                <w:lang w:val="de-DE"/>
              </w:rPr>
              <w:t>0.0019553613780090018 2.6704080801209784E-4 0.007734020</w:t>
            </w:r>
            <w:r w:rsidR="009A2DAA" w:rsidRPr="002971BD">
              <w:rPr>
                <w:lang w:val="de-DE"/>
              </w:rPr>
              <w:t>238103767 0.0013568713879976713</w:t>
            </w:r>
          </w:p>
          <w:p w14:paraId="249FCFFD" w14:textId="77777777" w:rsidR="009A2DAA" w:rsidRPr="002971BD" w:rsidRDefault="00921A47">
            <w:pPr>
              <w:pStyle w:val="HTMLPreformatted"/>
              <w:rPr>
                <w:lang w:val="de-DE"/>
              </w:rPr>
            </w:pPr>
            <w:r w:rsidRPr="002971BD">
              <w:rPr>
                <w:lang w:val="de-DE"/>
              </w:rPr>
              <w:t>1.571508180404635E-4 -0.0017703817320580129 0.013774177</w:t>
            </w:r>
            <w:r w:rsidR="009A2DAA" w:rsidRPr="002971BD">
              <w:rPr>
                <w:lang w:val="de-DE"/>
              </w:rPr>
              <w:t>127970688 0.0056154565579618065</w:t>
            </w:r>
          </w:p>
          <w:p w14:paraId="21FAECC9" w14:textId="77777777" w:rsidR="009A2DAA" w:rsidRPr="002971BD" w:rsidRDefault="00921A47">
            <w:pPr>
              <w:pStyle w:val="HTMLPreformatted"/>
              <w:rPr>
                <w:lang w:val="de-DE"/>
              </w:rPr>
            </w:pPr>
            <w:r w:rsidRPr="002971BD">
              <w:rPr>
                <w:lang w:val="de-DE"/>
              </w:rPr>
              <w:t>0.004415735988004599 0.006145015418042021 -0.0050595</w:t>
            </w:r>
            <w:r w:rsidR="009A2DAA" w:rsidRPr="002971BD">
              <w:rPr>
                <w:lang w:val="de-DE"/>
              </w:rPr>
              <w:t>17131940083 0.01419863401793009</w:t>
            </w:r>
          </w:p>
          <w:p w14:paraId="325AA6A0" w14:textId="77777777" w:rsidR="00921A47" w:rsidRPr="002971BD" w:rsidRDefault="00921A47">
            <w:pPr>
              <w:pStyle w:val="HTMLPreformatted"/>
              <w:rPr>
                <w:lang w:val="de-DE"/>
              </w:rPr>
            </w:pPr>
            <w:r w:rsidRPr="002971BD">
              <w:rPr>
                <w:lang w:val="de-DE"/>
              </w:rPr>
              <w:t>0.007626913448120831 0.007892192877989146"/&gt;</w:t>
            </w:r>
          </w:p>
          <w:p w14:paraId="5AB7062A" w14:textId="77777777" w:rsidR="00921A47" w:rsidRPr="002971BD" w:rsidRDefault="00921A47">
            <w:pPr>
              <w:pStyle w:val="HTMLPreformatted"/>
              <w:rPr>
                <w:lang w:val="de-DE"/>
              </w:rPr>
            </w:pPr>
            <w:r w:rsidRPr="002971BD">
              <w:rPr>
                <w:lang w:val="de-DE"/>
              </w:rPr>
              <w:t xml:space="preserve">  ...</w:t>
            </w:r>
          </w:p>
          <w:p w14:paraId="3A746262" w14:textId="77777777" w:rsidR="00921A47" w:rsidRPr="002971BD" w:rsidRDefault="00921A47">
            <w:pPr>
              <w:pStyle w:val="HTMLPreformatted"/>
              <w:rPr>
                <w:lang w:val="de-DE"/>
              </w:rPr>
            </w:pPr>
            <w:r w:rsidRPr="002971BD">
              <w:rPr>
                <w:lang w:val="de-DE"/>
              </w:rPr>
              <w:t>&lt;/SpectrumIdentificationItem&gt;</w:t>
            </w:r>
          </w:p>
        </w:tc>
      </w:tr>
      <w:tr w:rsidR="00921A47" w:rsidRPr="006518C9" w14:paraId="14D8E5F9" w14:textId="77777777" w:rsidTr="00921A47">
        <w:trPr>
          <w:tblCellSpacing w:w="15" w:type="dxa"/>
        </w:trPr>
        <w:tc>
          <w:tcPr>
            <w:tcW w:w="0" w:type="auto"/>
            <w:vAlign w:val="center"/>
            <w:hideMark/>
          </w:tcPr>
          <w:p w14:paraId="7946A232"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25C94C74" w14:textId="77777777" w:rsidR="009A2DAA" w:rsidRPr="006518C9" w:rsidRDefault="00921A47">
            <w:pPr>
              <w:pStyle w:val="HTMLPreformatted"/>
            </w:pPr>
            <w:r w:rsidRPr="006518C9">
              <w:t>Path /MzIdentML/DataCollection/AnalysisData/SpectrumIdentificationList/SpectrumIdentificationResult/Spect</w:t>
            </w:r>
          </w:p>
          <w:p w14:paraId="3686D462" w14:textId="77777777" w:rsidR="00921A47" w:rsidRPr="006518C9" w:rsidRDefault="00921A47">
            <w:pPr>
              <w:pStyle w:val="HTMLPreformatted"/>
            </w:pPr>
            <w:r w:rsidRPr="006518C9">
              <w:t>rumIdentificationItem</w:t>
            </w:r>
          </w:p>
          <w:p w14:paraId="6D8E9010" w14:textId="77777777" w:rsidR="00921A47" w:rsidRPr="006518C9" w:rsidRDefault="00921A47">
            <w:pPr>
              <w:pStyle w:val="HTMLPreformatted"/>
            </w:pPr>
            <w:r w:rsidRPr="006518C9">
              <w:t xml:space="preserve">MAY supply a *child* term of </w:t>
            </w:r>
            <w:hyperlink r:id="rId354"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11399533" w14:textId="77777777" w:rsidR="00921A47" w:rsidRPr="006518C9" w:rsidRDefault="00921A47">
            <w:pPr>
              <w:pStyle w:val="HTMLPreformatted"/>
            </w:pPr>
            <w:r w:rsidRPr="006518C9">
              <w:t xml:space="preserve">  e.g.: </w:t>
            </w:r>
            <w:hyperlink r:id="rId355"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691D81D8" w14:textId="77777777" w:rsidR="00921A47" w:rsidRPr="006518C9" w:rsidRDefault="00921A47">
            <w:pPr>
              <w:pStyle w:val="HTMLPreformatted"/>
            </w:pPr>
            <w:r w:rsidRPr="006518C9">
              <w:t xml:space="preserve">  e.g.: </w:t>
            </w:r>
            <w:hyperlink r:id="rId356"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2C0B1DC7" w14:textId="77777777" w:rsidR="00921A47" w:rsidRPr="006518C9" w:rsidRDefault="00921A47">
            <w:pPr>
              <w:pStyle w:val="HTMLPreformatted"/>
            </w:pPr>
            <w:r w:rsidRPr="006518C9">
              <w:t xml:space="preserve">  e.g.: </w:t>
            </w:r>
            <w:hyperlink r:id="rId357"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41821AC2" w14:textId="77777777" w:rsidR="00921A47" w:rsidRPr="006518C9" w:rsidRDefault="00921A47">
            <w:pPr>
              <w:pStyle w:val="HTMLPreformatted"/>
            </w:pPr>
            <w:r w:rsidRPr="006518C9">
              <w:t xml:space="preserve">  e.g.: </w:t>
            </w:r>
            <w:hyperlink r:id="rId358"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3749588C" w14:textId="77777777" w:rsidR="00921A47" w:rsidRPr="006518C9" w:rsidRDefault="00921A47">
            <w:pPr>
              <w:pStyle w:val="HTMLPreformatted"/>
            </w:pPr>
            <w:r w:rsidRPr="006518C9">
              <w:t xml:space="preserve">  e.g.: </w:t>
            </w:r>
            <w:hyperlink r:id="rId359"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13D6C50F" w14:textId="77777777" w:rsidR="00921A47" w:rsidRPr="006518C9" w:rsidRDefault="00921A47">
            <w:pPr>
              <w:pStyle w:val="HTMLPreformatted"/>
            </w:pPr>
            <w:r w:rsidRPr="006518C9">
              <w:t xml:space="preserve">  e.g.: </w:t>
            </w:r>
            <w:hyperlink r:id="rId360"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1528DE4" w14:textId="77777777" w:rsidR="00921A47" w:rsidRPr="006518C9" w:rsidRDefault="00921A47">
            <w:pPr>
              <w:pStyle w:val="HTMLPreformatted"/>
            </w:pPr>
            <w:r w:rsidRPr="006518C9">
              <w:t xml:space="preserve">  e.g.: </w:t>
            </w:r>
            <w:hyperlink r:id="rId361"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71A3B92" w14:textId="77777777" w:rsidR="00921A47" w:rsidRPr="006518C9" w:rsidRDefault="00921A47">
            <w:pPr>
              <w:pStyle w:val="HTMLPreformatted"/>
            </w:pPr>
            <w:r w:rsidRPr="006518C9">
              <w:t xml:space="preserve">  e.g.: </w:t>
            </w:r>
            <w:hyperlink r:id="rId362"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546C1E6A" w14:textId="77777777" w:rsidR="00921A47" w:rsidRPr="006518C9" w:rsidRDefault="00921A47">
            <w:pPr>
              <w:pStyle w:val="HTMLPreformatted"/>
            </w:pPr>
            <w:r w:rsidRPr="006518C9">
              <w:t xml:space="preserve">  e.g.: </w:t>
            </w:r>
            <w:hyperlink r:id="rId363"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52D7A232" w14:textId="77777777" w:rsidR="00921A47" w:rsidRPr="006518C9" w:rsidRDefault="00921A47">
            <w:pPr>
              <w:pStyle w:val="HTMLPreformatted"/>
            </w:pPr>
            <w:r w:rsidRPr="006518C9">
              <w:t xml:space="preserve">  e.g.: </w:t>
            </w:r>
            <w:hyperlink r:id="rId364"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5764243" w14:textId="77777777" w:rsidR="00921A47" w:rsidRPr="006518C9" w:rsidRDefault="00921A47">
            <w:pPr>
              <w:pStyle w:val="HTMLPreformatted"/>
            </w:pPr>
            <w:r w:rsidRPr="006518C9">
              <w:t xml:space="preserve">  </w:t>
            </w:r>
            <w:hyperlink r:id="rId365" w:tgtFrame="new" w:history="1">
              <w:r w:rsidRPr="006518C9">
                <w:rPr>
                  <w:rStyle w:val="Hyperlink"/>
                </w:rPr>
                <w:t>et al.</w:t>
              </w:r>
            </w:hyperlink>
          </w:p>
        </w:tc>
      </w:tr>
      <w:tr w:rsidR="00921A47" w:rsidRPr="006518C9" w14:paraId="7147BA1B" w14:textId="77777777" w:rsidTr="00921A47">
        <w:trPr>
          <w:tblCellSpacing w:w="15" w:type="dxa"/>
        </w:trPr>
        <w:tc>
          <w:tcPr>
            <w:tcW w:w="0" w:type="auto"/>
            <w:vAlign w:val="center"/>
            <w:hideMark/>
          </w:tcPr>
          <w:p w14:paraId="5FFB4EE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70FF99F" w14:textId="77777777" w:rsidR="00921A47" w:rsidRPr="006518C9" w:rsidRDefault="00921A47">
            <w:pPr>
              <w:pStyle w:val="HTMLPreformatted"/>
            </w:pPr>
            <w:r w:rsidRPr="006518C9">
              <w:t>&lt;cvParam accession="MS:1001330" cvRef="PSI-MS" value="2.5E-6" name="X\!Tandem:expect"/&gt;</w:t>
            </w:r>
          </w:p>
          <w:p w14:paraId="4AE81796" w14:textId="77777777" w:rsidR="00921A47" w:rsidRPr="006518C9" w:rsidRDefault="00921A47">
            <w:pPr>
              <w:pStyle w:val="HTMLPreformatted"/>
            </w:pPr>
            <w:r w:rsidRPr="006518C9">
              <w:t>&lt;cvParam accession="MS:1001331" cvRef="PSI-MS" value="43.2" name="X\!Tandem:hyperscore"/&gt;</w:t>
            </w:r>
          </w:p>
          <w:p w14:paraId="44DDB2A1" w14:textId="77777777" w:rsidR="00921A47" w:rsidRPr="006518C9" w:rsidRDefault="00921A47">
            <w:pPr>
              <w:pStyle w:val="HTMLPreformatted"/>
            </w:pPr>
            <w:r w:rsidRPr="006518C9">
              <w:t>&lt;cvParam accession="MS:1001250" cvRef="PSI-MS" value="0.0" name="local FDR"/&gt;</w:t>
            </w:r>
          </w:p>
          <w:p w14:paraId="081A9BDD" w14:textId="77777777" w:rsidR="00921A47" w:rsidRPr="006518C9" w:rsidRDefault="00921A47">
            <w:pPr>
              <w:pStyle w:val="HTMLPreformatted"/>
            </w:pPr>
            <w:r w:rsidRPr="006518C9">
              <w:t>&lt;cvParam accession="MS:1001868" cvRef="PSI-MS" value="0.0" name="distinct peptide-level q-value"/&gt;</w:t>
            </w:r>
          </w:p>
          <w:p w14:paraId="7FDA2ACC" w14:textId="77777777" w:rsidR="00921A47" w:rsidRPr="006518C9" w:rsidRDefault="00921A47">
            <w:pPr>
              <w:pStyle w:val="HTMLPreformatted"/>
            </w:pPr>
            <w:r w:rsidRPr="006518C9">
              <w:t>&lt;cvParam accession="MS:1001874" cvRef="PSI-MS" value="3.113325031133251E-4" name="FDRScore"/&gt;</w:t>
            </w:r>
          </w:p>
          <w:p w14:paraId="6FA8D92E" w14:textId="77777777" w:rsidR="00921A47" w:rsidRPr="006518C9" w:rsidRDefault="00921A47">
            <w:pPr>
              <w:pStyle w:val="HTMLPreformatted"/>
            </w:pPr>
            <w:r w:rsidRPr="006518C9">
              <w:t>&lt;cvParam accession="MS:1000796" cvRef="PSI-MS" value="Locus:11.1.1.4652.4 File:"R1 p450 iTRAQ QS CEX11.wiff"" name="spectrum title"/&gt;</w:t>
            </w:r>
          </w:p>
          <w:p w14:paraId="3BA0AA54" w14:textId="77777777" w:rsidR="00921A47" w:rsidRPr="006518C9" w:rsidRDefault="00921A47">
            <w:pPr>
              <w:pStyle w:val="HTMLPreformatted"/>
            </w:pPr>
            <w:r w:rsidRPr="006518C9">
              <w:t>&lt;cvParam accession="MS:1002049" cvRef="PSI-MS" value="129" name="MS-GF:RawScore"/&gt;</w:t>
            </w:r>
          </w:p>
          <w:p w14:paraId="1DB332A8" w14:textId="77777777" w:rsidR="00921A47" w:rsidRPr="006518C9" w:rsidRDefault="00921A47">
            <w:pPr>
              <w:pStyle w:val="HTMLPreformatted"/>
            </w:pPr>
            <w:r w:rsidRPr="006518C9">
              <w:t>&lt;cvParam accession="MS:1002050" cvRef="PSI-MS" value="143" name="MS-GF:DeNovoScore"/&gt;</w:t>
            </w:r>
          </w:p>
          <w:p w14:paraId="7EAB1E36" w14:textId="77777777" w:rsidR="00921A47" w:rsidRPr="006518C9" w:rsidRDefault="00921A47">
            <w:pPr>
              <w:pStyle w:val="HTMLPreformatted"/>
            </w:pPr>
            <w:r w:rsidRPr="006518C9">
              <w:t>&lt;cvParam accession="MS:1002052" cvRef="PSI-MS" value="6.3746987E-25" name="MS-GF:SpecEValue"/&gt;</w:t>
            </w:r>
          </w:p>
          <w:p w14:paraId="05B2ECE4" w14:textId="77777777" w:rsidR="00921A47" w:rsidRPr="006518C9" w:rsidRDefault="00921A47">
            <w:pPr>
              <w:pStyle w:val="HTMLPreformatted"/>
            </w:pPr>
            <w:r w:rsidRPr="006518C9">
              <w:t>&lt;cvParam accession="MS:1002053" cvRef="PSI-MS" value="1.3781529E-17" name="MS-GF:EValue"/&gt;</w:t>
            </w:r>
          </w:p>
          <w:p w14:paraId="3C369044" w14:textId="77777777" w:rsidR="00921A47" w:rsidRPr="006518C9" w:rsidRDefault="00921A47">
            <w:pPr>
              <w:pStyle w:val="HTMLPreformatted"/>
            </w:pPr>
            <w:r w:rsidRPr="006518C9">
              <w:t>&lt;cvParam accession="MS:1002054" cvRef="PSI-MS" value="0.0" name="MS-GF:QValue"/&gt;</w:t>
            </w:r>
          </w:p>
          <w:p w14:paraId="14494557" w14:textId="77777777" w:rsidR="00921A47" w:rsidRPr="006518C9" w:rsidRDefault="00921A47">
            <w:pPr>
              <w:pStyle w:val="HTMLPreformatted"/>
            </w:pPr>
            <w:r w:rsidRPr="006518C9">
              <w:t>&lt;cvParam accession="MS:1002055" cvRef="PSI-MS" value="0.0" name="MS-GF:PepQValue"/&gt;</w:t>
            </w:r>
          </w:p>
          <w:p w14:paraId="59F5DCC4" w14:textId="77777777" w:rsidR="00921A47" w:rsidRPr="006518C9" w:rsidRDefault="00921A47">
            <w:pPr>
              <w:pStyle w:val="HTMLPreformatted"/>
            </w:pPr>
            <w:r w:rsidRPr="006518C9">
              <w:t>&lt;cvParam accession="MS:1002351" cvRef="PSI-MS" value="0.0" name="PSM-level local FDR"/&gt;</w:t>
            </w:r>
          </w:p>
          <w:p w14:paraId="482333F4" w14:textId="77777777" w:rsidR="00921A47" w:rsidRPr="006518C9" w:rsidRDefault="00921A47">
            <w:pPr>
              <w:pStyle w:val="HTMLPreformatted"/>
            </w:pPr>
            <w:r w:rsidRPr="006518C9">
              <w:t>&lt;cvParam accession="MS:1002354" cvRef="PSI-MS" value="0.0" name="PSM-level q-value"/&gt;</w:t>
            </w:r>
          </w:p>
          <w:p w14:paraId="098CEEF0" w14:textId="77777777" w:rsidR="00921A47" w:rsidRPr="006518C9" w:rsidRDefault="00921A47">
            <w:pPr>
              <w:pStyle w:val="HTMLPreformatted"/>
            </w:pPr>
            <w:r w:rsidRPr="006518C9">
              <w:t>&lt;cvParam accession="MS:1002355" cvRef="PSI-MS" value="1.5603866050496166E-18" name="PSM-level FDRScore"/&gt;</w:t>
            </w:r>
          </w:p>
          <w:p w14:paraId="7EB711C0" w14:textId="77777777" w:rsidR="00921A47" w:rsidRPr="006518C9" w:rsidRDefault="00921A47">
            <w:pPr>
              <w:pStyle w:val="HTMLPreformatted"/>
            </w:pPr>
            <w:r w:rsidRPr="006518C9">
              <w:t>&lt;cvParam accession="MS:1001171" cvRef="PSI-MS" value="25.37" name="Mascot:score"/&gt;</w:t>
            </w:r>
          </w:p>
          <w:p w14:paraId="5030E52A" w14:textId="77777777" w:rsidR="00921A47" w:rsidRPr="006518C9" w:rsidRDefault="00921A47">
            <w:pPr>
              <w:pStyle w:val="HTMLPreformatted"/>
            </w:pPr>
            <w:r w:rsidRPr="006518C9">
              <w:t>&lt;cvParam accession="MS:1001172" cvRef="PSI-MS" value="0.0813522191664226" name="Mascot:expectation value"/&gt;</w:t>
            </w:r>
          </w:p>
          <w:p w14:paraId="7ED4642E" w14:textId="77777777" w:rsidR="00921A47" w:rsidRPr="006518C9" w:rsidRDefault="00921A47">
            <w:pPr>
              <w:pStyle w:val="HTMLPreformatted"/>
            </w:pPr>
            <w:r w:rsidRPr="006518C9">
              <w:t>&lt;cvParam accession="MS:1001175" cvRef="PSI-MS" name="peptide shared in multiple proteins"/&gt;</w:t>
            </w:r>
          </w:p>
          <w:p w14:paraId="35143671" w14:textId="77777777" w:rsidR="00921A47" w:rsidRPr="006518C9" w:rsidRDefault="00921A47">
            <w:pPr>
              <w:pStyle w:val="HTMLPreformatted"/>
            </w:pPr>
            <w:r w:rsidRPr="006518C9">
              <w:t>&lt;cvParam accession="MS:1001363" cvRef="PSI-MS" name="peptide unique to one protein"/&gt;</w:t>
            </w:r>
          </w:p>
          <w:p w14:paraId="63795F18" w14:textId="77777777" w:rsidR="00921A47" w:rsidRPr="006518C9" w:rsidRDefault="00921A47">
            <w:pPr>
              <w:pStyle w:val="HTMLPreformatted"/>
            </w:pPr>
            <w:r w:rsidRPr="006518C9">
              <w:t>&lt;cvParam accession="MS:1001371" cvRef="PSI-MS" value="40" name="Mascot:identity threshold"/&gt;</w:t>
            </w:r>
          </w:p>
          <w:p w14:paraId="424217F3" w14:textId="77777777" w:rsidR="00921A47" w:rsidRPr="006518C9" w:rsidRDefault="00921A47">
            <w:pPr>
              <w:pStyle w:val="HTMLPreformatted"/>
            </w:pPr>
            <w:r w:rsidRPr="006518C9">
              <w:t>&lt;cvParam accession="MS:1001370" cvRef="PSI-MS" value="27" name="Mascot:homology threshold"/&gt;</w:t>
            </w:r>
          </w:p>
          <w:p w14:paraId="7C9DA542" w14:textId="77777777" w:rsidR="00921A47" w:rsidRPr="006518C9" w:rsidRDefault="00921A47">
            <w:pPr>
              <w:pStyle w:val="HTMLPreformatted"/>
            </w:pPr>
            <w:r w:rsidRPr="006518C9">
              <w:t>&lt;cvParam accession="MS:1001030" cvRef="PSI-MS" value="10148" name="number of peptide seqs compared to each spectrum"/&gt;</w:t>
            </w:r>
          </w:p>
          <w:p w14:paraId="46D9C8F7" w14:textId="77777777" w:rsidR="00921A47" w:rsidRPr="006518C9" w:rsidRDefault="00921A47">
            <w:pPr>
              <w:pStyle w:val="HTMLPreformatted"/>
            </w:pPr>
            <w:r w:rsidRPr="006518C9">
              <w:t>&lt;cvParam accession="MS:1001114" cvRef="PSI-MS" unitCvRef="UO" unitName="second" unitAccession="UO:0000010" value="1741" name="retention time(s)"/&gt;</w:t>
            </w:r>
          </w:p>
          <w:p w14:paraId="2BFF8C77" w14:textId="77777777" w:rsidR="00921A47" w:rsidRPr="006518C9" w:rsidRDefault="00921A47">
            <w:pPr>
              <w:pStyle w:val="HTMLPreformatted"/>
            </w:pPr>
            <w:r w:rsidRPr="006518C9">
              <w:t>&lt;cvParam accession="MS:1002681" cvRef="PSI-MS" name="OpenXQuest:combined score" value="0.552164719139592"/&gt;</w:t>
            </w:r>
          </w:p>
          <w:p w14:paraId="05BC77D1" w14:textId="77777777" w:rsidR="00921A47" w:rsidRPr="006518C9" w:rsidRDefault="00921A47">
            <w:pPr>
              <w:pStyle w:val="HTMLPreformatted"/>
            </w:pPr>
            <w:r w:rsidRPr="006518C9">
              <w:t>&lt;cvParam accession="MS:1002511" cvRef="PSI-MS" name="cross-link spectrum identification item" value="11309529182388590588"/&gt;</w:t>
            </w:r>
          </w:p>
          <w:p w14:paraId="2A4D4473" w14:textId="77777777" w:rsidR="00921A47" w:rsidRPr="006518C9" w:rsidRDefault="00921A47">
            <w:pPr>
              <w:pStyle w:val="HTMLPreformatted"/>
            </w:pPr>
            <w:r w:rsidRPr="006518C9">
              <w:t>&lt;cvParam accession="MS:1000894" cvRef="PSI-MS" name="retention time" value="5468.0193" unitAccession="second" unitName="" unitCvRef="se"/&gt;</w:t>
            </w:r>
          </w:p>
        </w:tc>
      </w:tr>
      <w:tr w:rsidR="00921A47" w:rsidRPr="006518C9" w14:paraId="6306BF32" w14:textId="77777777" w:rsidTr="00921A47">
        <w:trPr>
          <w:tblCellSpacing w:w="15" w:type="dxa"/>
        </w:trPr>
        <w:tc>
          <w:tcPr>
            <w:tcW w:w="0" w:type="auto"/>
            <w:vAlign w:val="center"/>
            <w:hideMark/>
          </w:tcPr>
          <w:p w14:paraId="67BB7ED7"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1EFDE0A3" w14:textId="77777777" w:rsidR="00921A47" w:rsidRPr="006518C9" w:rsidRDefault="00921A47">
            <w:pPr>
              <w:pStyle w:val="HTMLPreformatted"/>
            </w:pPr>
            <w:r w:rsidRPr="006518C9">
              <w:t>&lt;userParam value="0" name="IsotopeError"/&gt;</w:t>
            </w:r>
          </w:p>
          <w:p w14:paraId="0C9FA196" w14:textId="77777777" w:rsidR="00921A47" w:rsidRPr="006518C9" w:rsidRDefault="00921A47">
            <w:pPr>
              <w:pStyle w:val="HTMLPreformatted"/>
            </w:pPr>
            <w:r w:rsidRPr="006518C9">
              <w:t>&lt;userParam value="HCD" name="AssumedDissociationMethod"/&gt;</w:t>
            </w:r>
          </w:p>
        </w:tc>
      </w:tr>
    </w:tbl>
    <w:p w14:paraId="14E1DADA" w14:textId="77777777" w:rsidR="00921A47" w:rsidRPr="006518C9" w:rsidRDefault="00844757" w:rsidP="00921A47">
      <w:pPr>
        <w:rPr>
          <w:b/>
          <w:lang w:val="en-US"/>
        </w:rPr>
      </w:pPr>
      <w:r w:rsidRPr="006518C9">
        <w:rPr>
          <w:b/>
          <w:lang w:val="en-US"/>
        </w:rPr>
        <w:t>Example for peptide-level statistics:</w:t>
      </w:r>
    </w:p>
    <w:p w14:paraId="37959013"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peptide_ref="KMDLSDEGGGGVRYPGLHPK_##Oxidation(M):2" rank="1" passThreshold="false" id="SIR_3397_SII_1"&gt;</w:t>
      </w:r>
    </w:p>
    <w:p w14:paraId="7FC4E93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14:paraId="4032D0C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accession="MS:1002356" name="PSM-level combined FDRScore" value="0.38641138028680944"&gt;&lt;/cvParam&gt;</w:t>
      </w:r>
    </w:p>
    <w:p w14:paraId="7880ED6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lastRenderedPageBreak/>
        <w:t>&lt;userParam name="search engines identifying PSM" value="2"&gt;&lt;/userParam&gt;</w:t>
      </w:r>
    </w:p>
    <w:p w14:paraId="0520C40B"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accession="MS:1002359" name="distinct peptide-level local FDR" value="0.419570671870644"&gt;&lt;/cvParam&gt;</w:t>
      </w:r>
    </w:p>
    <w:p w14:paraId="550D86E1"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accession="MS:1001868" name="distinct peptide-level q-value" value="0.4192650334075724"&gt;&lt;/cvParam&gt;</w:t>
      </w:r>
    </w:p>
    <w:p w14:paraId="02FC3803"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accession="MS:1002360" name="distinct peptide-level FDRScore" value="0.41934590570107133"&gt;&lt;/cvParam&gt;</w:t>
      </w:r>
    </w:p>
    <w:p w14:paraId="20FD8F8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accession="MS:1002500" name="peptide passes threshold" value="true"&gt;&lt;/cvParam&gt;</w:t>
      </w:r>
    </w:p>
    <w:p w14:paraId="3A76F51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accession="MS:1002520" name="peptide group ID" value="KMDLSDEGGGGVRYPGLHPK_##Oxidation(M):2"&gt;&lt;/cvParam&gt;</w:t>
      </w:r>
    </w:p>
    <w:p w14:paraId="00A68C05"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1056428F" w14:textId="77777777" w:rsidR="000A77CC" w:rsidRPr="006518C9" w:rsidRDefault="000A77CC" w:rsidP="000A77CC">
      <w:pPr>
        <w:rPr>
          <w:b/>
          <w:lang w:val="en-US"/>
        </w:rPr>
      </w:pPr>
      <w:r w:rsidRPr="006518C9">
        <w:rPr>
          <w:b/>
          <w:lang w:val="en-US"/>
        </w:rPr>
        <w:t>Example for cross-linking:</w:t>
      </w:r>
    </w:p>
    <w:p w14:paraId="584417E7"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14:paraId="4755E7D9"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14:paraId="45AC59C8"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accession="MS:1002511" name="Cross-linked spectrum identification item." value="21"&gt;&lt;/cvParam&gt;</w:t>
      </w:r>
    </w:p>
    <w:p w14:paraId="7FFD2159"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accession="MS:1002545" name="The xi result 'Score'." value="2.769918944845425"&gt;&lt;/cvParam&gt;</w:t>
      </w:r>
    </w:p>
    <w:p w14:paraId="2CF54F6A"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59F4678E" w14:textId="77777777" w:rsidR="00921A47" w:rsidRPr="006518C9" w:rsidRDefault="00921A47" w:rsidP="00921A47">
      <w:pPr>
        <w:pStyle w:val="Heading2"/>
      </w:pPr>
      <w:bookmarkStart w:id="412" w:name="_Toc476057268"/>
      <w:r w:rsidRPr="006518C9">
        <w:t>Element &lt;</w:t>
      </w:r>
      <w:bookmarkStart w:id="413" w:name="SpectrumIdentificationItemRef"/>
      <w:r w:rsidRPr="006518C9">
        <w:t>SpectrumIdentificationItemRef</w:t>
      </w:r>
      <w:bookmarkEnd w:id="413"/>
      <w:r w:rsidRPr="006518C9">
        <w:t>&gt;</w:t>
      </w:r>
      <w:bookmarkEnd w:id="4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8532"/>
      </w:tblGrid>
      <w:tr w:rsidR="00921A47" w:rsidRPr="006518C9" w14:paraId="2A4B5B41" w14:textId="77777777" w:rsidTr="00921A47">
        <w:trPr>
          <w:tblCellSpacing w:w="15" w:type="dxa"/>
        </w:trPr>
        <w:tc>
          <w:tcPr>
            <w:tcW w:w="0" w:type="auto"/>
            <w:vAlign w:val="center"/>
            <w:hideMark/>
          </w:tcPr>
          <w:p w14:paraId="1035887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0C0AA1F" w14:textId="77777777"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RPr="006518C9" w14:paraId="53F927DF" w14:textId="77777777" w:rsidTr="00921A47">
        <w:trPr>
          <w:tblCellSpacing w:w="15" w:type="dxa"/>
        </w:trPr>
        <w:tc>
          <w:tcPr>
            <w:tcW w:w="0" w:type="auto"/>
            <w:vAlign w:val="center"/>
            <w:hideMark/>
          </w:tcPr>
          <w:p w14:paraId="27F886F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45F3822" w14:textId="77777777" w:rsidR="00921A47" w:rsidRPr="006518C9" w:rsidRDefault="00921A47">
            <w:pPr>
              <w:rPr>
                <w:sz w:val="24"/>
                <w:szCs w:val="24"/>
                <w:lang w:val="en-US"/>
              </w:rPr>
            </w:pPr>
            <w:r w:rsidRPr="006518C9">
              <w:rPr>
                <w:lang w:val="en-US"/>
              </w:rPr>
              <w:t xml:space="preserve">SpectrumIdentificationItemRefType </w:t>
            </w:r>
          </w:p>
        </w:tc>
      </w:tr>
      <w:tr w:rsidR="00921A47" w:rsidRPr="006518C9" w14:paraId="5D24B056" w14:textId="77777777" w:rsidTr="00921A47">
        <w:trPr>
          <w:tblCellSpacing w:w="15" w:type="dxa"/>
        </w:trPr>
        <w:tc>
          <w:tcPr>
            <w:tcW w:w="0" w:type="auto"/>
            <w:vAlign w:val="center"/>
            <w:hideMark/>
          </w:tcPr>
          <w:p w14:paraId="187B86B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996"/>
              <w:gridCol w:w="824"/>
              <w:gridCol w:w="3836"/>
            </w:tblGrid>
            <w:tr w:rsidR="00921A47" w:rsidRPr="006518C9" w14:paraId="4FC850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B886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D79B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248B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BED3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60D24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BD03A5" w14:textId="77777777"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1A5D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3D4D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9FF1F" w14:textId="77777777" w:rsidR="00921A47" w:rsidRPr="006518C9" w:rsidRDefault="00921A47">
                  <w:pPr>
                    <w:rPr>
                      <w:sz w:val="24"/>
                      <w:szCs w:val="24"/>
                      <w:lang w:val="en-US"/>
                    </w:rPr>
                  </w:pPr>
                  <w:r w:rsidRPr="006518C9">
                    <w:rPr>
                      <w:lang w:val="en-US"/>
                    </w:rPr>
                    <w:t>A reference to the SpectrumIdentificationItem element(s).</w:t>
                  </w:r>
                </w:p>
              </w:tc>
            </w:tr>
          </w:tbl>
          <w:p w14:paraId="412FADA0" w14:textId="77777777" w:rsidR="00921A47" w:rsidRPr="006518C9" w:rsidRDefault="00921A47">
            <w:pPr>
              <w:rPr>
                <w:sz w:val="24"/>
                <w:szCs w:val="24"/>
                <w:lang w:val="en-US"/>
              </w:rPr>
            </w:pPr>
          </w:p>
        </w:tc>
      </w:tr>
      <w:tr w:rsidR="00921A47" w:rsidRPr="006518C9" w14:paraId="0704AD8D" w14:textId="77777777" w:rsidTr="00921A47">
        <w:trPr>
          <w:tblCellSpacing w:w="15" w:type="dxa"/>
        </w:trPr>
        <w:tc>
          <w:tcPr>
            <w:tcW w:w="0" w:type="auto"/>
            <w:vAlign w:val="center"/>
            <w:hideMark/>
          </w:tcPr>
          <w:p w14:paraId="638DAB95"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CFC52E3" w14:textId="77777777" w:rsidR="00921A47" w:rsidRPr="006518C9" w:rsidRDefault="00921A47">
            <w:pPr>
              <w:rPr>
                <w:sz w:val="24"/>
                <w:szCs w:val="24"/>
                <w:lang w:val="en-US"/>
              </w:rPr>
            </w:pPr>
            <w:r w:rsidRPr="006518C9">
              <w:rPr>
                <w:lang w:val="en-US"/>
              </w:rPr>
              <w:t>none</w:t>
            </w:r>
          </w:p>
        </w:tc>
      </w:tr>
      <w:tr w:rsidR="00921A47" w:rsidRPr="006518C9" w14:paraId="63E96351" w14:textId="77777777" w:rsidTr="00921A47">
        <w:trPr>
          <w:tblCellSpacing w:w="15" w:type="dxa"/>
        </w:trPr>
        <w:tc>
          <w:tcPr>
            <w:tcW w:w="0" w:type="auto"/>
            <w:vAlign w:val="center"/>
            <w:hideMark/>
          </w:tcPr>
          <w:p w14:paraId="5982C0F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8313C77" w14:textId="77777777" w:rsidR="00921A47" w:rsidRPr="006518C9" w:rsidRDefault="00921A47">
            <w:pPr>
              <w:pStyle w:val="HTMLPreformatted"/>
            </w:pPr>
            <w:r w:rsidRPr="006518C9">
              <w:t>&lt;SpectrumIdentificationItemRef spectrumIdentificationItem_ref="SII_1000_1"&gt;&lt;/SpectrumIdentificationItemRef&gt;</w:t>
            </w:r>
          </w:p>
        </w:tc>
      </w:tr>
      <w:tr w:rsidR="00921A47" w:rsidRPr="006518C9" w14:paraId="0FF1CCD6" w14:textId="77777777" w:rsidTr="00921A47">
        <w:trPr>
          <w:tblCellSpacing w:w="15" w:type="dxa"/>
        </w:trPr>
        <w:tc>
          <w:tcPr>
            <w:tcW w:w="0" w:type="auto"/>
            <w:vAlign w:val="center"/>
            <w:hideMark/>
          </w:tcPr>
          <w:p w14:paraId="0B93FC36"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73F58AB" w14:textId="77777777" w:rsidR="00921A47" w:rsidRPr="006518C9" w:rsidRDefault="00921A47">
            <w:pPr>
              <w:pStyle w:val="HTMLPreformatted"/>
            </w:pPr>
            <w:r w:rsidRPr="006518C9">
              <w:t>&lt;cvParam cvRef="PSI-MS" accession="MS:1001591" name="anchor protein"&gt;&lt;/cvParam&gt;</w:t>
            </w:r>
          </w:p>
          <w:p w14:paraId="643962AC" w14:textId="77777777" w:rsidR="00921A47" w:rsidRPr="006518C9" w:rsidRDefault="00921A47">
            <w:pPr>
              <w:pStyle w:val="HTMLPreformatted"/>
            </w:pPr>
            <w:r w:rsidRPr="006518C9">
              <w:t>&lt;cvParam cvRef="PSI-MS" accession="MS:1001593" name="group member with undefined relationship OR ortholog protein"&gt;&lt;/cvParam&gt;</w:t>
            </w:r>
          </w:p>
          <w:p w14:paraId="088B566D" w14:textId="77777777" w:rsidR="00921A47" w:rsidRPr="006518C9" w:rsidRDefault="00921A47">
            <w:pPr>
              <w:pStyle w:val="HTMLPreformatted"/>
            </w:pPr>
            <w:r w:rsidRPr="006518C9">
              <w:t>&lt;cvParam cvRef="PSI-MS" accession="MS:1002676" name="protein-pair-level global FDR" value="0.a:null:1.0:true"&gt;&lt;/cvParam&gt;</w:t>
            </w:r>
          </w:p>
          <w:p w14:paraId="647F4353" w14:textId="77777777" w:rsidR="00921A47" w:rsidRPr="006518C9" w:rsidRDefault="00921A47">
            <w:pPr>
              <w:pStyle w:val="HTMLPreformatted"/>
            </w:pPr>
            <w:r w:rsidRPr="006518C9">
              <w:t>&lt;cvParam cvRef="PSI-MS" accession="MS:100267</w:t>
            </w:r>
            <w:r w:rsidR="001D2E93" w:rsidRPr="006518C9">
              <w:t>7</w:t>
            </w:r>
            <w:r w:rsidRPr="006518C9">
              <w:t>" name="residue-pair-level global FDR" value="0.a:58:0.04716981132075472:true"&gt;&lt;/cvParam&gt;</w:t>
            </w:r>
          </w:p>
          <w:p w14:paraId="0146BC0B" w14:textId="77777777" w:rsidR="00921A47" w:rsidRPr="006518C9" w:rsidRDefault="00921A47">
            <w:pPr>
              <w:pStyle w:val="HTMLPreformatted"/>
            </w:pPr>
            <w:r w:rsidRPr="006518C9">
              <w:t>&lt;cvParam cvRef="PSI-MS" accession="MS:1002415" name="protein group passes threshold" value="true"&gt;&lt;/cvParam&gt;</w:t>
            </w:r>
          </w:p>
          <w:p w14:paraId="11A8B343" w14:textId="77777777" w:rsidR="00921A47" w:rsidRPr="006518C9" w:rsidRDefault="00921A47">
            <w:pPr>
              <w:pStyle w:val="HTMLPreformatted"/>
            </w:pPr>
            <w:r w:rsidRPr="006518C9">
              <w:t>&lt;cvParam cvRef="PSI-MS" accession="MS:1002404" name="count of identified protein" value="2"&gt;&lt;/cvParam&gt;</w:t>
            </w:r>
          </w:p>
        </w:tc>
      </w:tr>
    </w:tbl>
    <w:p w14:paraId="4A4BF543" w14:textId="77777777" w:rsidR="00921A47" w:rsidRPr="006518C9" w:rsidRDefault="00921A47" w:rsidP="00921A47">
      <w:pPr>
        <w:rPr>
          <w:lang w:val="en-US"/>
        </w:rPr>
      </w:pPr>
    </w:p>
    <w:p w14:paraId="5F0CE06B" w14:textId="77777777" w:rsidR="00921A47" w:rsidRPr="006518C9" w:rsidRDefault="00921A47" w:rsidP="00921A47">
      <w:pPr>
        <w:pStyle w:val="Heading2"/>
      </w:pPr>
      <w:bookmarkStart w:id="414" w:name="_Toc476057269"/>
      <w:r w:rsidRPr="006518C9">
        <w:t>Element &lt;</w:t>
      </w:r>
      <w:bookmarkStart w:id="415" w:name="SpectrumIdentificationList"/>
      <w:r w:rsidRPr="006518C9">
        <w:t>SpectrumIdentificationList</w:t>
      </w:r>
      <w:bookmarkEnd w:id="415"/>
      <w:r w:rsidRPr="006518C9">
        <w:t>&gt;</w:t>
      </w:r>
      <w:bookmarkEnd w:id="4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8603"/>
      </w:tblGrid>
      <w:tr w:rsidR="00921A47" w:rsidRPr="006518C9" w14:paraId="08D28BAE" w14:textId="77777777" w:rsidTr="00921A47">
        <w:trPr>
          <w:tblCellSpacing w:w="15" w:type="dxa"/>
        </w:trPr>
        <w:tc>
          <w:tcPr>
            <w:tcW w:w="0" w:type="auto"/>
            <w:vAlign w:val="center"/>
            <w:hideMark/>
          </w:tcPr>
          <w:p w14:paraId="0C0A5F9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00C001" w14:textId="77777777" w:rsidR="00921A47" w:rsidRPr="006518C9" w:rsidRDefault="00921A47">
            <w:pPr>
              <w:rPr>
                <w:sz w:val="24"/>
                <w:szCs w:val="24"/>
                <w:lang w:val="en-US"/>
              </w:rPr>
            </w:pPr>
            <w:r w:rsidRPr="006518C9">
              <w:rPr>
                <w:lang w:val="en-US"/>
              </w:rPr>
              <w:t xml:space="preserve">Represents the set of all search results from SpectrumIdentification. </w:t>
            </w:r>
          </w:p>
        </w:tc>
      </w:tr>
      <w:tr w:rsidR="00921A47" w:rsidRPr="006518C9" w14:paraId="7B57FE79" w14:textId="77777777" w:rsidTr="00921A47">
        <w:trPr>
          <w:tblCellSpacing w:w="15" w:type="dxa"/>
        </w:trPr>
        <w:tc>
          <w:tcPr>
            <w:tcW w:w="0" w:type="auto"/>
            <w:vAlign w:val="center"/>
            <w:hideMark/>
          </w:tcPr>
          <w:p w14:paraId="104557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F2FE459" w14:textId="77777777" w:rsidR="00921A47" w:rsidRPr="006518C9" w:rsidRDefault="00921A47">
            <w:pPr>
              <w:rPr>
                <w:sz w:val="24"/>
                <w:szCs w:val="24"/>
                <w:lang w:val="en-US"/>
              </w:rPr>
            </w:pPr>
            <w:r w:rsidRPr="006518C9">
              <w:rPr>
                <w:lang w:val="en-US"/>
              </w:rPr>
              <w:t xml:space="preserve">SpectrumIdentificationListType </w:t>
            </w:r>
          </w:p>
        </w:tc>
      </w:tr>
      <w:tr w:rsidR="00921A47" w:rsidRPr="006518C9" w14:paraId="022B9A8D" w14:textId="77777777" w:rsidTr="00921A47">
        <w:trPr>
          <w:tblCellSpacing w:w="15" w:type="dxa"/>
        </w:trPr>
        <w:tc>
          <w:tcPr>
            <w:tcW w:w="0" w:type="auto"/>
            <w:vAlign w:val="center"/>
            <w:hideMark/>
          </w:tcPr>
          <w:p w14:paraId="79CA677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7C1023BE"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0DFE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A0D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D2E3A"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9534F2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719C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8200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20EC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CC3E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4A43A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A383E3"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8F964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FF7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8E114"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2EF913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2EF0D6D8"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7742E" w14:textId="77777777"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0E4F3"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C08C1"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6C8C316"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686EEA9E" w14:textId="77777777" w:rsidR="00921A47" w:rsidRPr="006518C9" w:rsidRDefault="00921A47">
            <w:pPr>
              <w:rPr>
                <w:sz w:val="24"/>
                <w:szCs w:val="24"/>
                <w:lang w:val="en-US"/>
              </w:rPr>
            </w:pPr>
          </w:p>
        </w:tc>
      </w:tr>
      <w:tr w:rsidR="00921A47" w:rsidRPr="006518C9" w14:paraId="14B16A48" w14:textId="77777777" w:rsidTr="00921A47">
        <w:trPr>
          <w:tblCellSpacing w:w="15" w:type="dxa"/>
        </w:trPr>
        <w:tc>
          <w:tcPr>
            <w:tcW w:w="0" w:type="auto"/>
            <w:vAlign w:val="center"/>
            <w:hideMark/>
          </w:tcPr>
          <w:p w14:paraId="5DD4BCF5"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2E83912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61E38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207A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BB308"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FA02A4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211478"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391EF" w14:textId="77777777" w:rsidR="00921A47" w:rsidRPr="006518C9" w:rsidRDefault="00C514F9">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E22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38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E1D2BAC"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0F910A5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AEECC" w14:textId="77777777" w:rsidR="00921A47" w:rsidRPr="006518C9" w:rsidRDefault="00C514F9">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47F2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21C3D"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8722F65" w14:textId="77777777" w:rsidR="00921A47" w:rsidRPr="006518C9" w:rsidRDefault="00921A47">
                  <w:pPr>
                    <w:rPr>
                      <w:sz w:val="24"/>
                      <w:szCs w:val="24"/>
                      <w:lang w:val="en-US"/>
                    </w:rPr>
                  </w:pPr>
                  <w:r w:rsidRPr="006518C9">
                    <w:rPr>
                      <w:lang w:val="en-US"/>
                    </w:rP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921A47" w:rsidRPr="006518C9" w14:paraId="60EF2D5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474F00"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AE9C3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B2B44"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EA7A84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0C9C431"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AC41DE"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67CFD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E58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7C58D47" w14:textId="77777777" w:rsidR="00921A47" w:rsidRPr="006518C9" w:rsidRDefault="00921A47">
                  <w:pPr>
                    <w:rPr>
                      <w:sz w:val="24"/>
                      <w:szCs w:val="24"/>
                      <w:lang w:val="en-US"/>
                    </w:rPr>
                  </w:pPr>
                  <w:r w:rsidRPr="006518C9">
                    <w:rPr>
                      <w:lang w:val="en-US"/>
                    </w:rPr>
                    <w:t>A single user-defined parameter.</w:t>
                  </w:r>
                </w:p>
              </w:tc>
            </w:tr>
          </w:tbl>
          <w:p w14:paraId="67787F1D" w14:textId="77777777" w:rsidR="00921A47" w:rsidRPr="006518C9" w:rsidRDefault="00921A47">
            <w:pPr>
              <w:rPr>
                <w:sz w:val="24"/>
                <w:szCs w:val="24"/>
                <w:lang w:val="en-US"/>
              </w:rPr>
            </w:pPr>
          </w:p>
        </w:tc>
      </w:tr>
      <w:tr w:rsidR="00921A47" w:rsidRPr="006518C9" w14:paraId="3EA24F0C" w14:textId="77777777" w:rsidTr="00921A47">
        <w:trPr>
          <w:tblCellSpacing w:w="15" w:type="dxa"/>
        </w:trPr>
        <w:tc>
          <w:tcPr>
            <w:tcW w:w="0" w:type="auto"/>
            <w:vAlign w:val="center"/>
            <w:hideMark/>
          </w:tcPr>
          <w:p w14:paraId="75471176"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4275DCBE" w14:textId="77777777" w:rsidR="00921A47" w:rsidRPr="006518C9" w:rsidRDefault="00AD4E91">
            <w:pPr>
              <w:rPr>
                <w:sz w:val="24"/>
                <w:szCs w:val="24"/>
                <w:lang w:val="en-US"/>
              </w:rPr>
            </w:pPr>
            <w:r>
              <w:rPr>
                <w:noProof/>
                <w:lang w:val="en-US" w:eastAsia="en-US"/>
              </w:rPr>
              <w:drawing>
                <wp:inline distT="0" distB="0" distL="0" distR="0" wp14:anchorId="1D68A4D6" wp14:editId="52887611">
                  <wp:extent cx="5478780" cy="4118610"/>
                  <wp:effectExtent l="0" t="0" r="7620" b="0"/>
                  <wp:docPr id="13" name="Picture 13" descr="http://www.peptideatlas.org/PSI/schemas/mzIdentML/1.2/figures/SpectrumIdentifica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eptideatlas.org/PSI/schemas/mzIdentML/1.2/figures/SpectrumIdentificationList.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478780" cy="4118610"/>
                          </a:xfrm>
                          <a:prstGeom prst="rect">
                            <a:avLst/>
                          </a:prstGeom>
                          <a:noFill/>
                          <a:ln>
                            <a:noFill/>
                          </a:ln>
                        </pic:spPr>
                      </pic:pic>
                    </a:graphicData>
                  </a:graphic>
                </wp:inline>
              </w:drawing>
            </w:r>
          </w:p>
        </w:tc>
      </w:tr>
      <w:tr w:rsidR="00921A47" w:rsidRPr="006518C9" w14:paraId="2AA4029F" w14:textId="77777777" w:rsidTr="00921A47">
        <w:trPr>
          <w:tblCellSpacing w:w="15" w:type="dxa"/>
        </w:trPr>
        <w:tc>
          <w:tcPr>
            <w:tcW w:w="0" w:type="auto"/>
            <w:vAlign w:val="center"/>
            <w:hideMark/>
          </w:tcPr>
          <w:p w14:paraId="73BF5A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EED69C8" w14:textId="77777777" w:rsidR="00921A47" w:rsidRPr="006518C9" w:rsidRDefault="00921A47">
            <w:pPr>
              <w:pStyle w:val="HTMLPreformatted"/>
            </w:pPr>
            <w:r w:rsidRPr="006518C9">
              <w:t>&lt;SpectrumIdentificationList xmlns="http://psidev.info/psi/pi/mzIdentML/1.2" id="SII_LIST_1"&gt;</w:t>
            </w:r>
          </w:p>
          <w:p w14:paraId="44FFC9CA" w14:textId="77777777" w:rsidR="00921A47" w:rsidRPr="006518C9" w:rsidRDefault="00921A47">
            <w:pPr>
              <w:pStyle w:val="HTMLPreformatted"/>
            </w:pPr>
            <w:r w:rsidRPr="006518C9">
              <w:t xml:space="preserve">  &lt;SpectrumIdentificationResult spectrumID="index=6451" spectraData_ref="SD_COMBINED_SE_0" id="SIR_8947"&gt;</w:t>
            </w:r>
          </w:p>
          <w:p w14:paraId="23ED23B3"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5B7F5148"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3E5E2D65"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3E00474B"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2BBBECA7" w14:textId="77777777" w:rsidR="00921A47" w:rsidRPr="006518C9" w:rsidRDefault="00921A47">
            <w:pPr>
              <w:pStyle w:val="HTMLPreformatted"/>
            </w:pPr>
            <w:r w:rsidRPr="006518C9">
              <w:t xml:space="preserve">      &lt;PeptideEvidenceRef peptideEvidence_ref="AVMDDFAAFVEK_generic|A_ENSP00000480485|p:known_357_368"&gt;&lt;/PeptideEvidenceRef&gt;</w:t>
            </w:r>
          </w:p>
          <w:p w14:paraId="6372856D" w14:textId="77777777" w:rsidR="00921A47" w:rsidRPr="006518C9" w:rsidRDefault="00921A47">
            <w:pPr>
              <w:pStyle w:val="HTMLPreformatted"/>
            </w:pPr>
            <w:r w:rsidRPr="006518C9">
              <w:lastRenderedPageBreak/>
              <w:t xml:space="preserve">  ...</w:t>
            </w:r>
          </w:p>
          <w:p w14:paraId="3B75A0BB" w14:textId="77777777" w:rsidR="00921A47" w:rsidRPr="006518C9" w:rsidRDefault="00921A47">
            <w:pPr>
              <w:pStyle w:val="HTMLPreformatted"/>
            </w:pPr>
            <w:r w:rsidRPr="006518C9">
              <w:t>&lt;/SpectrumIdentificationList&gt;</w:t>
            </w:r>
          </w:p>
        </w:tc>
      </w:tr>
      <w:tr w:rsidR="00921A47" w:rsidRPr="006518C9" w14:paraId="60B9D23F" w14:textId="77777777" w:rsidTr="009A2DAA">
        <w:trPr>
          <w:tblCellSpacing w:w="15" w:type="dxa"/>
        </w:trPr>
        <w:tc>
          <w:tcPr>
            <w:tcW w:w="0" w:type="auto"/>
            <w:vAlign w:val="center"/>
          </w:tcPr>
          <w:p w14:paraId="71055BAF" w14:textId="77777777" w:rsidR="00921A47" w:rsidRPr="006518C9" w:rsidRDefault="00921A47">
            <w:pPr>
              <w:rPr>
                <w:sz w:val="24"/>
                <w:szCs w:val="24"/>
                <w:lang w:val="en-US"/>
              </w:rPr>
            </w:pPr>
          </w:p>
        </w:tc>
        <w:tc>
          <w:tcPr>
            <w:tcW w:w="0" w:type="auto"/>
            <w:vAlign w:val="center"/>
          </w:tcPr>
          <w:p w14:paraId="759B452D" w14:textId="77777777" w:rsidR="00921A47" w:rsidRPr="006518C9" w:rsidRDefault="00921A47">
            <w:pPr>
              <w:rPr>
                <w:sz w:val="24"/>
                <w:szCs w:val="24"/>
                <w:lang w:val="en-US"/>
              </w:rPr>
            </w:pPr>
          </w:p>
        </w:tc>
      </w:tr>
    </w:tbl>
    <w:p w14:paraId="53C3A150" w14:textId="77777777" w:rsidR="00921A47" w:rsidRPr="006518C9" w:rsidRDefault="00921A47" w:rsidP="00921A47">
      <w:pPr>
        <w:rPr>
          <w:lang w:val="en-US"/>
        </w:rPr>
      </w:pPr>
    </w:p>
    <w:p w14:paraId="13105F85" w14:textId="77777777" w:rsidR="00921A47" w:rsidRPr="006518C9" w:rsidRDefault="00921A47" w:rsidP="00921A47">
      <w:pPr>
        <w:pStyle w:val="Heading2"/>
      </w:pPr>
      <w:bookmarkStart w:id="416" w:name="_Toc476057270"/>
      <w:r w:rsidRPr="006518C9">
        <w:t>Element &lt;</w:t>
      </w:r>
      <w:bookmarkStart w:id="417" w:name="SpectrumIdentificationProtocol"/>
      <w:r w:rsidRPr="006518C9">
        <w:t>SpectrumIdentificationProtocol</w:t>
      </w:r>
      <w:bookmarkEnd w:id="417"/>
      <w:r w:rsidRPr="006518C9">
        <w:t>&gt;</w:t>
      </w:r>
      <w:bookmarkEnd w:id="4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541"/>
      </w:tblGrid>
      <w:tr w:rsidR="00921A47" w:rsidRPr="006518C9" w14:paraId="71A4E68A" w14:textId="77777777" w:rsidTr="00921A47">
        <w:trPr>
          <w:tblCellSpacing w:w="15" w:type="dxa"/>
        </w:trPr>
        <w:tc>
          <w:tcPr>
            <w:tcW w:w="0" w:type="auto"/>
            <w:vAlign w:val="center"/>
            <w:hideMark/>
          </w:tcPr>
          <w:p w14:paraId="762D228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C93154C" w14:textId="77777777" w:rsidR="00921A47" w:rsidRPr="006518C9" w:rsidRDefault="00921A47">
            <w:pPr>
              <w:rPr>
                <w:sz w:val="24"/>
                <w:szCs w:val="24"/>
                <w:lang w:val="en-US"/>
              </w:rPr>
            </w:pPr>
            <w:r w:rsidRPr="006518C9">
              <w:rPr>
                <w:lang w:val="en-US"/>
              </w:rPr>
              <w:t xml:space="preserve">The parameters and settings of a SpectrumIdentification analysis. </w:t>
            </w:r>
          </w:p>
        </w:tc>
      </w:tr>
      <w:tr w:rsidR="00921A47" w:rsidRPr="006518C9" w14:paraId="7D30017C" w14:textId="77777777" w:rsidTr="00921A47">
        <w:trPr>
          <w:tblCellSpacing w:w="15" w:type="dxa"/>
        </w:trPr>
        <w:tc>
          <w:tcPr>
            <w:tcW w:w="0" w:type="auto"/>
            <w:vAlign w:val="center"/>
            <w:hideMark/>
          </w:tcPr>
          <w:p w14:paraId="5E2D257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503C883" w14:textId="77777777" w:rsidR="00921A47" w:rsidRPr="006518C9" w:rsidRDefault="00921A47">
            <w:pPr>
              <w:rPr>
                <w:sz w:val="24"/>
                <w:szCs w:val="24"/>
                <w:lang w:val="en-US"/>
              </w:rPr>
            </w:pPr>
            <w:r w:rsidRPr="006518C9">
              <w:rPr>
                <w:lang w:val="en-US"/>
              </w:rPr>
              <w:t xml:space="preserve">SpectrumIdentificationProtocolType </w:t>
            </w:r>
          </w:p>
        </w:tc>
      </w:tr>
      <w:tr w:rsidR="00921A47" w:rsidRPr="006518C9" w14:paraId="6E656E8E" w14:textId="77777777" w:rsidTr="00921A47">
        <w:trPr>
          <w:tblCellSpacing w:w="15" w:type="dxa"/>
        </w:trPr>
        <w:tc>
          <w:tcPr>
            <w:tcW w:w="0" w:type="auto"/>
            <w:vAlign w:val="center"/>
            <w:hideMark/>
          </w:tcPr>
          <w:p w14:paraId="35B5DF3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4D5EAF6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133D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ED0C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BCD3D"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60D756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1FE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7B4C2C"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5FA5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1CAF3"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CD3A2F8" w14:textId="77777777" w:rsidR="00921A47" w:rsidRPr="006518C9" w:rsidRDefault="00921A47">
                  <w:pPr>
                    <w:rPr>
                      <w:sz w:val="24"/>
                      <w:szCs w:val="24"/>
                      <w:lang w:val="en-US"/>
                    </w:rPr>
                  </w:pPr>
                  <w:r w:rsidRPr="006518C9">
                    <w:rPr>
                      <w:lang w:val="en-US"/>
                    </w:rPr>
                    <w:t xml:space="preserve">The search algorithm used, given as a reference to the SoftwareCollection section. </w:t>
                  </w:r>
                </w:p>
              </w:tc>
            </w:tr>
            <w:tr w:rsidR="00921A47" w:rsidRPr="006518C9" w14:paraId="2AF72AA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7AC105"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BC1B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48991"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7F2E36B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94E6D3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2B5C6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47CD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5F808"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DF92006"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C05ABB" w14:textId="77777777" w:rsidR="00921A47" w:rsidRPr="006518C9" w:rsidRDefault="00921A47">
            <w:pPr>
              <w:rPr>
                <w:sz w:val="24"/>
                <w:szCs w:val="24"/>
                <w:lang w:val="en-US"/>
              </w:rPr>
            </w:pPr>
          </w:p>
        </w:tc>
      </w:tr>
      <w:tr w:rsidR="00921A47" w:rsidRPr="006518C9" w14:paraId="4E809E37" w14:textId="77777777" w:rsidTr="00921A47">
        <w:trPr>
          <w:tblCellSpacing w:w="15" w:type="dxa"/>
        </w:trPr>
        <w:tc>
          <w:tcPr>
            <w:tcW w:w="0" w:type="auto"/>
            <w:vAlign w:val="center"/>
            <w:hideMark/>
          </w:tcPr>
          <w:p w14:paraId="444F276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28"/>
            </w:tblGrid>
            <w:tr w:rsidR="00921A47" w:rsidRPr="006518C9" w14:paraId="02B5EAF7"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A6D24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D314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74714"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32EBA8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37EF5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3C220" w14:textId="77777777" w:rsidR="00921A47" w:rsidRPr="006518C9" w:rsidRDefault="00C514F9">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3B08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3687A"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58C020F"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76E6A78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E49F30" w14:textId="77777777" w:rsidR="00921A47" w:rsidRPr="006518C9" w:rsidRDefault="00C514F9">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BBC71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157E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25381D"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32588AB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B5843E" w14:textId="77777777" w:rsidR="00921A47" w:rsidRPr="006518C9" w:rsidRDefault="00C514F9">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9EF9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1AE39"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0E59380"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68EE516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D5F14" w14:textId="77777777" w:rsidR="00921A47" w:rsidRPr="006518C9" w:rsidRDefault="00C514F9">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C52D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6BA4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106476A" w14:textId="77777777" w:rsidR="00921A47" w:rsidRPr="006518C9" w:rsidRDefault="00921A47">
                  <w:pPr>
                    <w:rPr>
                      <w:sz w:val="24"/>
                      <w:szCs w:val="24"/>
                      <w:lang w:val="en-US"/>
                    </w:rPr>
                  </w:pPr>
                  <w:r w:rsidRPr="006518C9">
                    <w:rPr>
                      <w:lang w:val="en-US"/>
                    </w:rPr>
                    <w:t>The list of enzymes used in experiment</w:t>
                  </w:r>
                </w:p>
              </w:tc>
            </w:tr>
            <w:tr w:rsidR="00921A47" w:rsidRPr="006518C9" w14:paraId="1E1260C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B5901F" w14:textId="77777777" w:rsidR="00921A47" w:rsidRPr="006518C9" w:rsidRDefault="00C514F9">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66C0F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4A290"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6DD2CF3"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2286235B"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7D842" w14:textId="77777777" w:rsidR="00921A47" w:rsidRPr="006518C9" w:rsidRDefault="00C514F9">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D042A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EE7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01D64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701B745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316E" w14:textId="77777777" w:rsidR="00921A47" w:rsidRPr="006518C9" w:rsidRDefault="00C514F9">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FF4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3741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989866"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87EC3A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C28E4" w14:textId="77777777" w:rsidR="00921A47" w:rsidRPr="006518C9" w:rsidRDefault="00C514F9">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99E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82EC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98683E6"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036D365B"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25BBBC" w14:textId="77777777" w:rsidR="00921A47" w:rsidRPr="006518C9" w:rsidRDefault="00C514F9">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9FE6C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42A3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6B47158"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45FAFE2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AFE6E" w14:textId="77777777" w:rsidR="00921A47" w:rsidRPr="006518C9" w:rsidRDefault="00C514F9">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98F6C5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D4B03"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073651D"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48F3DD61" w14:textId="77777777" w:rsidR="00921A47" w:rsidRPr="006518C9" w:rsidRDefault="00921A47">
            <w:pPr>
              <w:rPr>
                <w:sz w:val="24"/>
                <w:szCs w:val="24"/>
                <w:lang w:val="en-US"/>
              </w:rPr>
            </w:pPr>
          </w:p>
        </w:tc>
      </w:tr>
      <w:tr w:rsidR="00921A47" w:rsidRPr="006518C9" w14:paraId="4776427B" w14:textId="77777777" w:rsidTr="00921A47">
        <w:trPr>
          <w:tblCellSpacing w:w="15" w:type="dxa"/>
        </w:trPr>
        <w:tc>
          <w:tcPr>
            <w:tcW w:w="0" w:type="auto"/>
            <w:vAlign w:val="center"/>
            <w:hideMark/>
          </w:tcPr>
          <w:p w14:paraId="374284DD"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DEFE6CF" w14:textId="77777777" w:rsidR="00921A47" w:rsidRPr="006518C9" w:rsidRDefault="00AD4E91">
            <w:pPr>
              <w:rPr>
                <w:sz w:val="24"/>
                <w:szCs w:val="24"/>
                <w:lang w:val="en-US"/>
              </w:rPr>
            </w:pPr>
            <w:r>
              <w:rPr>
                <w:noProof/>
                <w:lang w:val="en-US" w:eastAsia="en-US"/>
              </w:rPr>
              <w:drawing>
                <wp:inline distT="0" distB="0" distL="0" distR="0" wp14:anchorId="58263939" wp14:editId="4D6E31BF">
                  <wp:extent cx="5311140" cy="12435840"/>
                  <wp:effectExtent l="0" t="0" r="3810" b="3810"/>
                  <wp:docPr id="14" name="Picture 14" descr="http://www.peptideatlas.org/PSI/schemas/mzIdentML/1.2/figures/SpectrumIdentifica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eptideatlas.org/PSI/schemas/mzIdentML/1.2/figures/SpectrumIdentificationProtocol.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311140" cy="12435840"/>
                          </a:xfrm>
                          <a:prstGeom prst="rect">
                            <a:avLst/>
                          </a:prstGeom>
                          <a:noFill/>
                          <a:ln>
                            <a:noFill/>
                          </a:ln>
                        </pic:spPr>
                      </pic:pic>
                    </a:graphicData>
                  </a:graphic>
                </wp:inline>
              </w:drawing>
            </w:r>
          </w:p>
        </w:tc>
      </w:tr>
      <w:tr w:rsidR="00921A47" w:rsidRPr="006518C9" w14:paraId="7D89FBA5" w14:textId="77777777" w:rsidTr="00921A47">
        <w:trPr>
          <w:tblCellSpacing w:w="15" w:type="dxa"/>
        </w:trPr>
        <w:tc>
          <w:tcPr>
            <w:tcW w:w="0" w:type="auto"/>
            <w:vAlign w:val="center"/>
            <w:hideMark/>
          </w:tcPr>
          <w:p w14:paraId="1EE133C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08B99D4" w14:textId="77777777" w:rsidR="00921A47" w:rsidRPr="006518C9" w:rsidRDefault="00921A47">
            <w:pPr>
              <w:pStyle w:val="HTMLPreformatted"/>
            </w:pPr>
            <w:r w:rsidRPr="006518C9">
              <w:t xml:space="preserve">  &lt;SpectrumIdentificationProtocol id="SIP_10589554385233790425" analysisSoftware_ref="SOF_10581839310406754333"&gt; </w:t>
            </w:r>
          </w:p>
          <w:p w14:paraId="469939A0" w14:textId="77777777" w:rsidR="00921A47" w:rsidRPr="006518C9" w:rsidRDefault="00921A47">
            <w:pPr>
              <w:pStyle w:val="HTMLPreformatted"/>
            </w:pPr>
            <w:r w:rsidRPr="006518C9">
              <w:t xml:space="preserve">    &lt;SearchType&gt;</w:t>
            </w:r>
          </w:p>
          <w:p w14:paraId="7F448045" w14:textId="77777777" w:rsidR="00921A47" w:rsidRPr="006518C9" w:rsidRDefault="00921A47">
            <w:pPr>
              <w:pStyle w:val="HTMLPreformatted"/>
            </w:pPr>
            <w:r w:rsidRPr="006518C9">
              <w:t xml:space="preserve">      &lt;cvParam accession="MS:1001083" cvRef="PSI-MS" name="ms-ms search"/&gt; </w:t>
            </w:r>
          </w:p>
          <w:p w14:paraId="01F9CC69" w14:textId="77777777" w:rsidR="00921A47" w:rsidRPr="006518C9" w:rsidRDefault="00921A47">
            <w:pPr>
              <w:pStyle w:val="HTMLPreformatted"/>
            </w:pPr>
            <w:r w:rsidRPr="006518C9">
              <w:t xml:space="preserve">    &lt;/SearchType&gt;</w:t>
            </w:r>
          </w:p>
          <w:p w14:paraId="672376A3" w14:textId="77777777" w:rsidR="00921A47" w:rsidRPr="006518C9" w:rsidRDefault="00921A47">
            <w:pPr>
              <w:pStyle w:val="HTMLPreformatted"/>
            </w:pPr>
            <w:r w:rsidRPr="006518C9">
              <w:t xml:space="preserve">    &lt;AdditionalSearchParams&gt;</w:t>
            </w:r>
          </w:p>
          <w:p w14:paraId="568B48A5" w14:textId="77777777" w:rsidR="00921A47" w:rsidRPr="006518C9" w:rsidRDefault="00921A47">
            <w:pPr>
              <w:pStyle w:val="HTMLPreformatted"/>
            </w:pPr>
            <w:r w:rsidRPr="006518C9">
              <w:t xml:space="preserve">      &lt;cvParam accession="MS:1002494" cvRef="PSI-MS" name="cross-linking search"/&gt;</w:t>
            </w:r>
          </w:p>
          <w:p w14:paraId="386ED555" w14:textId="77777777" w:rsidR="00921A47" w:rsidRPr="006518C9" w:rsidRDefault="00921A47">
            <w:pPr>
              <w:pStyle w:val="HTMLPreformatted"/>
            </w:pPr>
            <w:r w:rsidRPr="006518C9">
              <w:t xml:space="preserve">      &lt;userParam name="input_consensusXML" unitName="xsd:string" value="leitner004.consensusXML"/&gt;</w:t>
            </w:r>
          </w:p>
          <w:p w14:paraId="0EFAED3B" w14:textId="77777777" w:rsidR="00921A47" w:rsidRPr="006518C9" w:rsidRDefault="00921A47">
            <w:pPr>
              <w:pStyle w:val="HTMLPreformatted"/>
            </w:pPr>
            <w:r w:rsidRPr="006518C9">
              <w:t xml:space="preserve">  ...</w:t>
            </w:r>
          </w:p>
          <w:p w14:paraId="4B6BB19F" w14:textId="77777777" w:rsidR="00921A47" w:rsidRPr="006518C9" w:rsidRDefault="00921A47">
            <w:pPr>
              <w:pStyle w:val="HTMLPreformatted"/>
            </w:pPr>
            <w:r w:rsidRPr="006518C9">
              <w:t>&lt;/SpectrumIdentificationProtocol&gt;</w:t>
            </w:r>
          </w:p>
        </w:tc>
      </w:tr>
    </w:tbl>
    <w:p w14:paraId="3187F5CF" w14:textId="77777777" w:rsidR="00921A47" w:rsidRPr="006518C9" w:rsidRDefault="00921A47" w:rsidP="00921A47">
      <w:pPr>
        <w:rPr>
          <w:lang w:val="en-US"/>
        </w:rPr>
      </w:pPr>
    </w:p>
    <w:p w14:paraId="47EDCC42" w14:textId="77777777" w:rsidR="00921A47" w:rsidRPr="006518C9" w:rsidRDefault="00921A47" w:rsidP="00921A47">
      <w:pPr>
        <w:pStyle w:val="Heading2"/>
      </w:pPr>
      <w:bookmarkStart w:id="418" w:name="_Toc476057271"/>
      <w:r w:rsidRPr="006518C9">
        <w:t>Element &lt;</w:t>
      </w:r>
      <w:bookmarkStart w:id="419" w:name="SpectrumIdentificationResult"/>
      <w:r w:rsidRPr="006518C9">
        <w:t>SpectrumIdentificationResult</w:t>
      </w:r>
      <w:bookmarkEnd w:id="419"/>
      <w:r w:rsidRPr="006518C9">
        <w:t>&gt;</w:t>
      </w:r>
      <w:bookmarkEnd w:id="4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8548"/>
      </w:tblGrid>
      <w:tr w:rsidR="00921A47" w:rsidRPr="006518C9" w14:paraId="4C72B6F6" w14:textId="77777777" w:rsidTr="00921A47">
        <w:trPr>
          <w:tblCellSpacing w:w="15" w:type="dxa"/>
        </w:trPr>
        <w:tc>
          <w:tcPr>
            <w:tcW w:w="0" w:type="auto"/>
            <w:vAlign w:val="center"/>
            <w:hideMark/>
          </w:tcPr>
          <w:p w14:paraId="08C1D3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D9A398"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E65B644" w14:textId="77777777" w:rsidR="006F41F9" w:rsidRPr="006518C9" w:rsidRDefault="00921A47">
            <w:pPr>
              <w:rPr>
                <w:lang w:val="en-US"/>
              </w:rPr>
            </w:pPr>
            <w:r w:rsidRPr="006518C9">
              <w:rPr>
                <w:lang w:val="en-US"/>
              </w:rPr>
              <w:t>will be listed underneath as SpectrumIdentificationItems. For M</w:t>
            </w:r>
            <w:r w:rsidR="006F41F9" w:rsidRPr="006518C9">
              <w:rPr>
                <w:lang w:val="en-US"/>
              </w:rPr>
              <w:t>S/MS data, there will be ranked</w:t>
            </w:r>
          </w:p>
          <w:p w14:paraId="2F0E2373" w14:textId="77777777" w:rsidR="00921A47" w:rsidRPr="006518C9" w:rsidRDefault="00921A47">
            <w:pPr>
              <w:rPr>
                <w:sz w:val="24"/>
                <w:szCs w:val="24"/>
                <w:lang w:val="en-US"/>
              </w:rPr>
            </w:pPr>
            <w:r w:rsidRPr="006518C9">
              <w:rPr>
                <w:lang w:val="en-US"/>
              </w:rPr>
              <w:t xml:space="preserve">SpectrumIdentificationItems corresponding to possible different peptide IDs. </w:t>
            </w:r>
          </w:p>
        </w:tc>
      </w:tr>
      <w:tr w:rsidR="00921A47" w:rsidRPr="006518C9" w14:paraId="595A2016" w14:textId="77777777" w:rsidTr="00921A47">
        <w:trPr>
          <w:tblCellSpacing w:w="15" w:type="dxa"/>
        </w:trPr>
        <w:tc>
          <w:tcPr>
            <w:tcW w:w="0" w:type="auto"/>
            <w:vAlign w:val="center"/>
            <w:hideMark/>
          </w:tcPr>
          <w:p w14:paraId="67E1E07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C5086" w14:textId="77777777" w:rsidR="00921A47" w:rsidRPr="006518C9" w:rsidRDefault="00921A47">
            <w:pPr>
              <w:rPr>
                <w:sz w:val="24"/>
                <w:szCs w:val="24"/>
                <w:lang w:val="en-US"/>
              </w:rPr>
            </w:pPr>
            <w:r w:rsidRPr="006518C9">
              <w:rPr>
                <w:lang w:val="en-US"/>
              </w:rPr>
              <w:t xml:space="preserve">SpectrumIdentificationResultType </w:t>
            </w:r>
          </w:p>
        </w:tc>
      </w:tr>
      <w:tr w:rsidR="00921A47" w:rsidRPr="006518C9" w14:paraId="2FCD3A28" w14:textId="77777777" w:rsidTr="00921A47">
        <w:trPr>
          <w:tblCellSpacing w:w="15" w:type="dxa"/>
        </w:trPr>
        <w:tc>
          <w:tcPr>
            <w:tcW w:w="0" w:type="auto"/>
            <w:vAlign w:val="center"/>
            <w:hideMark/>
          </w:tcPr>
          <w:p w14:paraId="718DCC0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9"/>
              <w:gridCol w:w="956"/>
              <w:gridCol w:w="824"/>
              <w:gridCol w:w="5148"/>
            </w:tblGrid>
            <w:tr w:rsidR="00921A47" w:rsidRPr="006518C9" w14:paraId="231E88B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9E35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277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0617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1137C21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273A27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F6E1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FE04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C78F5"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CA9356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FC3E23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2D73F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6D3C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7353D"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482249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B74A79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C96A82"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7EEF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76F98"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2C30E958"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36FCA1C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4F1949" w14:textId="77777777"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9EB0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B09FF"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68B3EFF" w14:textId="77777777"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14:paraId="14D7A478" w14:textId="77777777" w:rsidR="00921A47" w:rsidRPr="006518C9" w:rsidRDefault="00921A47">
            <w:pPr>
              <w:rPr>
                <w:sz w:val="24"/>
                <w:szCs w:val="24"/>
                <w:lang w:val="en-US"/>
              </w:rPr>
            </w:pPr>
          </w:p>
        </w:tc>
      </w:tr>
      <w:tr w:rsidR="00921A47" w:rsidRPr="006518C9" w14:paraId="096D76CB" w14:textId="77777777" w:rsidTr="00921A47">
        <w:trPr>
          <w:tblCellSpacing w:w="15" w:type="dxa"/>
        </w:trPr>
        <w:tc>
          <w:tcPr>
            <w:tcW w:w="0" w:type="auto"/>
            <w:vAlign w:val="center"/>
            <w:hideMark/>
          </w:tcPr>
          <w:p w14:paraId="6F3CCA9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669"/>
            </w:tblGrid>
            <w:tr w:rsidR="00921A47" w:rsidRPr="006518C9" w14:paraId="1DAA830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5470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252F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5F139" w14:textId="77777777"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38E3FE9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30D9A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7188C6" w14:textId="77777777" w:rsidR="00921A47" w:rsidRPr="006518C9" w:rsidRDefault="00C514F9">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98D69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E3833"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5C6EDD69" w14:textId="77777777" w:rsidR="00921A47" w:rsidRPr="006518C9" w:rsidRDefault="00921A47">
                  <w:pPr>
                    <w:rPr>
                      <w:sz w:val="24"/>
                      <w:szCs w:val="24"/>
                      <w:lang w:val="en-US"/>
                    </w:rPr>
                  </w:pPr>
                  <w:r w:rsidRPr="006518C9">
                    <w:rPr>
                      <w:lang w:val="en-US"/>
                    </w:rP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RPr="006518C9" w14:paraId="3B00220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B2468"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504E8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03820"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7CD60EB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BCE99F"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75253"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8DE87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BB415"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46D872E7" w14:textId="77777777" w:rsidR="00921A47" w:rsidRPr="006518C9" w:rsidRDefault="00921A47">
                  <w:pPr>
                    <w:rPr>
                      <w:sz w:val="24"/>
                      <w:szCs w:val="24"/>
                      <w:lang w:val="en-US"/>
                    </w:rPr>
                  </w:pPr>
                  <w:r w:rsidRPr="006518C9">
                    <w:rPr>
                      <w:lang w:val="en-US"/>
                    </w:rPr>
                    <w:t>A single user-defined parameter.</w:t>
                  </w:r>
                </w:p>
              </w:tc>
            </w:tr>
          </w:tbl>
          <w:p w14:paraId="025B7393" w14:textId="77777777" w:rsidR="00921A47" w:rsidRPr="006518C9" w:rsidRDefault="00921A47">
            <w:pPr>
              <w:rPr>
                <w:sz w:val="24"/>
                <w:szCs w:val="24"/>
                <w:lang w:val="en-US"/>
              </w:rPr>
            </w:pPr>
          </w:p>
        </w:tc>
      </w:tr>
      <w:tr w:rsidR="00921A47" w:rsidRPr="006518C9" w14:paraId="29613F75" w14:textId="77777777" w:rsidTr="00921A47">
        <w:trPr>
          <w:tblCellSpacing w:w="15" w:type="dxa"/>
        </w:trPr>
        <w:tc>
          <w:tcPr>
            <w:tcW w:w="0" w:type="auto"/>
            <w:vAlign w:val="center"/>
            <w:hideMark/>
          </w:tcPr>
          <w:p w14:paraId="4772F98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DC82B6" w14:textId="77777777" w:rsidR="00921A47" w:rsidRPr="006518C9" w:rsidRDefault="00921A47">
            <w:pPr>
              <w:pStyle w:val="HTMLPreformatted"/>
            </w:pPr>
            <w:r w:rsidRPr="006518C9">
              <w:t>&lt;SpectrumIdentificationResult spectrumID="index=7665" spectraData_ref="SD_COMBINED_SE_0" id="SIR_7191"&gt;</w:t>
            </w:r>
          </w:p>
          <w:p w14:paraId="468F4B45" w14:textId="77777777" w:rsidR="006F41F9" w:rsidRPr="006518C9" w:rsidRDefault="00921A47">
            <w:pPr>
              <w:pStyle w:val="HTMLPreformatted"/>
            </w:pPr>
            <w:r w:rsidRPr="006518C9">
              <w:t xml:space="preserve">  &lt;SpectrumIdentificationItem chargeState="4" experimentalMassToCharge="1123.974121" calculatedMassTo</w:t>
            </w:r>
          </w:p>
          <w:p w14:paraId="02477707" w14:textId="77777777" w:rsidR="006F41F9" w:rsidRPr="006518C9" w:rsidRDefault="00921A47">
            <w:pPr>
              <w:pStyle w:val="HTMLPreformatted"/>
            </w:pPr>
            <w:r w:rsidRPr="006518C9">
              <w:t>Charge="1123.968707" peptide_ref="CRCQYSGVNNLCHTSSHCPNQGSTCENVDTCLKPDEPK_##Carbamidomethyl(C):1##Carba</w:t>
            </w:r>
          </w:p>
          <w:p w14:paraId="0AADFCAC" w14:textId="77777777" w:rsidR="006F41F9" w:rsidRPr="006518C9" w:rsidRDefault="00921A47">
            <w:pPr>
              <w:pStyle w:val="HTMLPreformatted"/>
            </w:pPr>
            <w:r w:rsidRPr="006518C9">
              <w:t>midomethyl(C):3##Carba</w:t>
            </w:r>
          </w:p>
          <w:p w14:paraId="4FC2FDA5" w14:textId="77777777" w:rsidR="006F41F9" w:rsidRPr="006518C9" w:rsidRDefault="00921A47">
            <w:pPr>
              <w:pStyle w:val="HTMLPreformatted"/>
            </w:pPr>
            <w:r w:rsidRPr="006518C9">
              <w:t>midomethyl(C):12##Carbamidomethyl(C):18##Carbamidomethyl(C):25##Carbamidomethyl(C):31##Ammonia-loss(C):</w:t>
            </w:r>
          </w:p>
          <w:p w14:paraId="06898564" w14:textId="77777777" w:rsidR="00921A47" w:rsidRPr="006518C9" w:rsidRDefault="00921A47">
            <w:pPr>
              <w:pStyle w:val="HTMLPreformatted"/>
            </w:pPr>
            <w:r w:rsidRPr="006518C9">
              <w:t>1" rank="1" passThreshold="false" id="SIR_7191_SII_1"&gt;</w:t>
            </w:r>
          </w:p>
          <w:p w14:paraId="64CF0B71" w14:textId="77777777" w:rsidR="006F41F9" w:rsidRPr="006518C9" w:rsidRDefault="00921A47">
            <w:pPr>
              <w:pStyle w:val="HTMLPreformatted"/>
            </w:pPr>
            <w:r w:rsidRPr="006518C9">
              <w:t xml:space="preserve">    &lt;PeptideEvidenceRef peptideEvidence_ref="CRCQYSGVNNLCHTSSHCPNQGSTCENVDTCLKPDEPK_generic|A_ENSP00000376692_REVERSED|p:</w:t>
            </w:r>
          </w:p>
          <w:p w14:paraId="75F6DE24" w14:textId="77777777" w:rsidR="00921A47" w:rsidRPr="006518C9" w:rsidRDefault="00921A47">
            <w:pPr>
              <w:pStyle w:val="HTMLPreformatted"/>
            </w:pPr>
            <w:r w:rsidRPr="006518C9">
              <w:t>novel_575_612"&gt;&lt;/PeptideEvidenceRef&gt;</w:t>
            </w:r>
          </w:p>
          <w:p w14:paraId="1AB50118" w14:textId="77777777" w:rsidR="006F41F9" w:rsidRPr="006518C9" w:rsidRDefault="00921A47">
            <w:pPr>
              <w:pStyle w:val="HTMLPreformatted"/>
            </w:pPr>
            <w:r w:rsidRPr="006518C9">
              <w:t xml:space="preserve">    &lt;PeptideEvidenceRef peptideEvidence_ref="CRCQYSGVNNLCHTSSHCPNQGSTCENVDTCLKPDEPK_generic|B_GENSCAN00000036974_REVERSED|p:</w:t>
            </w:r>
          </w:p>
          <w:p w14:paraId="2CF7AC7E" w14:textId="77777777" w:rsidR="00921A47" w:rsidRPr="006518C9" w:rsidRDefault="00921A47">
            <w:pPr>
              <w:pStyle w:val="HTMLPreformatted"/>
            </w:pPr>
            <w:r w:rsidRPr="006518C9">
              <w:t>genscan_494_531"&gt;&lt;/PeptideEvidenceRef&gt;</w:t>
            </w:r>
          </w:p>
          <w:p w14:paraId="34A12F26" w14:textId="77777777" w:rsidR="006F41F9" w:rsidRPr="006518C9" w:rsidRDefault="00921A47">
            <w:pPr>
              <w:pStyle w:val="HTMLPreformatted"/>
            </w:pPr>
            <w:r w:rsidRPr="006518C9">
              <w:t xml:space="preserve">    &lt;PeptideEvidenceRef peptideEvidence_ref="CRCQYSGVNNLCHTSSHCPNQGSTCENVDTCLKPDEPK_generic|A_ENSP00000471297_REVERSED|p:</w:t>
            </w:r>
          </w:p>
          <w:p w14:paraId="269A8253" w14:textId="77777777" w:rsidR="00921A47" w:rsidRPr="006518C9" w:rsidRDefault="00921A47">
            <w:pPr>
              <w:pStyle w:val="HTMLPreformatted"/>
            </w:pPr>
            <w:r w:rsidRPr="006518C9">
              <w:t>putative_641_678"&gt;&lt;/PeptideEvidenceRef&gt;</w:t>
            </w:r>
          </w:p>
          <w:p w14:paraId="10866280" w14:textId="77777777" w:rsidR="006F41F9" w:rsidRPr="006518C9" w:rsidRDefault="00921A47">
            <w:pPr>
              <w:pStyle w:val="HTMLPreformatted"/>
            </w:pPr>
            <w:r w:rsidRPr="006518C9">
              <w:t xml:space="preserve">    &lt;PeptideEvidenceRef peptideEvidence_ref="CRCQYSGVNNLCHTSSHCPNQGSTCENVDTCLKPDEPK_generic|A_ENSP00000319883_REVERSED|p:</w:t>
            </w:r>
          </w:p>
          <w:p w14:paraId="0E7D92C2" w14:textId="77777777" w:rsidR="00921A47" w:rsidRPr="006518C9" w:rsidRDefault="00921A47">
            <w:pPr>
              <w:pStyle w:val="HTMLPreformatted"/>
            </w:pPr>
            <w:r w:rsidRPr="006518C9">
              <w:t>known_633_670"&gt;&lt;/PeptideEvidenceRef&gt;</w:t>
            </w:r>
          </w:p>
          <w:p w14:paraId="0273D02E" w14:textId="77777777" w:rsidR="006F41F9" w:rsidRPr="006518C9" w:rsidRDefault="00921A47">
            <w:pPr>
              <w:pStyle w:val="HTMLPreformatted"/>
            </w:pPr>
            <w:r w:rsidRPr="006518C9">
              <w:lastRenderedPageBreak/>
              <w:t xml:space="preserve">    &lt;PeptideEvidenceRef peptideEvidence_ref="CRCQYSGVNNLCHTSSHCPNQGSTCENVDTCLKPDEPK_generic|A_ENSP00000472280_REVERSED|p:</w:t>
            </w:r>
          </w:p>
          <w:p w14:paraId="300634ED" w14:textId="77777777" w:rsidR="00921A47" w:rsidRPr="006518C9" w:rsidRDefault="00921A47">
            <w:pPr>
              <w:pStyle w:val="HTMLPreformatted"/>
            </w:pPr>
            <w:r w:rsidRPr="006518C9">
              <w:t>putative_622_659"&gt;&lt;/PeptideEvidenceRef&gt;</w:t>
            </w:r>
          </w:p>
          <w:p w14:paraId="79293520" w14:textId="77777777" w:rsidR="00921A47" w:rsidRPr="006518C9" w:rsidRDefault="00921A47">
            <w:pPr>
              <w:pStyle w:val="HTMLPreformatted"/>
            </w:pPr>
            <w:r w:rsidRPr="006518C9">
              <w:t xml:space="preserve">  ...</w:t>
            </w:r>
          </w:p>
          <w:p w14:paraId="3CE7F2FA" w14:textId="77777777" w:rsidR="00921A47" w:rsidRPr="006518C9" w:rsidRDefault="00921A47">
            <w:pPr>
              <w:pStyle w:val="HTMLPreformatted"/>
            </w:pPr>
            <w:r w:rsidRPr="006518C9">
              <w:t>&lt;/SpectrumIdentificationResult&gt;</w:t>
            </w:r>
          </w:p>
        </w:tc>
      </w:tr>
      <w:tr w:rsidR="00921A47" w:rsidRPr="006518C9" w14:paraId="3FAD6DFF" w14:textId="77777777" w:rsidTr="00921A47">
        <w:trPr>
          <w:tblCellSpacing w:w="15" w:type="dxa"/>
        </w:trPr>
        <w:tc>
          <w:tcPr>
            <w:tcW w:w="0" w:type="auto"/>
            <w:vAlign w:val="center"/>
            <w:hideMark/>
          </w:tcPr>
          <w:p w14:paraId="12CC2ECB"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3E2BD991" w14:textId="77777777" w:rsidR="00921A47" w:rsidRPr="006518C9" w:rsidRDefault="00921A47">
            <w:pPr>
              <w:pStyle w:val="HTMLPreformatted"/>
            </w:pPr>
            <w:r w:rsidRPr="006518C9">
              <w:t>Path /MzIdentML/DataCollection/AnalysisData/SpectrumIdentificationList/SpectrumIdentificationResult</w:t>
            </w:r>
          </w:p>
          <w:p w14:paraId="334675E1" w14:textId="77777777" w:rsidR="00921A47" w:rsidRPr="006518C9" w:rsidRDefault="00921A47">
            <w:pPr>
              <w:pStyle w:val="HTMLPreformatted"/>
            </w:pPr>
            <w:r w:rsidRPr="006518C9">
              <w:t xml:space="preserve">MAY supply a *child* term of </w:t>
            </w:r>
            <w:hyperlink r:id="rId368"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3125094A" w14:textId="77777777" w:rsidR="00921A47" w:rsidRPr="006518C9" w:rsidRDefault="00921A47">
            <w:pPr>
              <w:pStyle w:val="HTMLPreformatted"/>
            </w:pPr>
            <w:r w:rsidRPr="006518C9">
              <w:t xml:space="preserve">  e.g.: </w:t>
            </w:r>
            <w:hyperlink r:id="rId369"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74E21979" w14:textId="77777777" w:rsidR="00921A47" w:rsidRPr="006518C9" w:rsidRDefault="00921A47">
            <w:pPr>
              <w:pStyle w:val="HTMLPreformatted"/>
            </w:pPr>
            <w:r w:rsidRPr="006518C9">
              <w:t xml:space="preserve">  e.g.: </w:t>
            </w:r>
            <w:hyperlink r:id="rId370"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20F81CA3" w14:textId="77777777" w:rsidR="00921A47" w:rsidRPr="006518C9" w:rsidRDefault="00921A47">
            <w:pPr>
              <w:pStyle w:val="HTMLPreformatted"/>
            </w:pPr>
            <w:r w:rsidRPr="006518C9">
              <w:t xml:space="preserve">  e.g.: </w:t>
            </w:r>
            <w:hyperlink r:id="rId371"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696F5F6C" w14:textId="77777777" w:rsidR="00921A47" w:rsidRPr="006518C9" w:rsidRDefault="00921A47">
            <w:pPr>
              <w:pStyle w:val="HTMLPreformatted"/>
            </w:pPr>
            <w:r w:rsidRPr="006518C9">
              <w:t xml:space="preserve">  e.g.: </w:t>
            </w:r>
            <w:hyperlink r:id="rId372"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70AC93A3" w14:textId="77777777" w:rsidR="00921A47" w:rsidRPr="006518C9" w:rsidRDefault="00921A47">
            <w:pPr>
              <w:pStyle w:val="HTMLPreformatted"/>
            </w:pPr>
            <w:r w:rsidRPr="006518C9">
              <w:t xml:space="preserve">  e.g.: </w:t>
            </w:r>
            <w:hyperlink r:id="rId373"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7A8D984" w14:textId="77777777" w:rsidR="00921A47" w:rsidRPr="006518C9" w:rsidRDefault="00921A47">
            <w:pPr>
              <w:pStyle w:val="HTMLPreformatted"/>
            </w:pPr>
            <w:r w:rsidRPr="006518C9">
              <w:t xml:space="preserve">  e.g.: </w:t>
            </w:r>
            <w:hyperlink r:id="rId374"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13AD55D4" w14:textId="77777777" w:rsidR="00921A47" w:rsidRPr="006518C9" w:rsidRDefault="00921A47">
            <w:pPr>
              <w:pStyle w:val="HTMLPreformatted"/>
            </w:pPr>
            <w:r w:rsidRPr="006518C9">
              <w:t xml:space="preserve">  e.g.: </w:t>
            </w:r>
            <w:hyperlink r:id="rId375"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7BC25451" w14:textId="77777777" w:rsidR="00921A47" w:rsidRPr="006518C9" w:rsidRDefault="00921A47">
            <w:pPr>
              <w:pStyle w:val="HTMLPreformatted"/>
            </w:pPr>
            <w:r w:rsidRPr="006518C9">
              <w:t xml:space="preserve">  e.g.: </w:t>
            </w:r>
            <w:hyperlink r:id="rId376"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6929B15E" w14:textId="77777777" w:rsidR="00921A47" w:rsidRPr="006518C9" w:rsidRDefault="00921A47">
            <w:pPr>
              <w:pStyle w:val="HTMLPreformatted"/>
            </w:pPr>
            <w:r w:rsidRPr="006518C9">
              <w:t xml:space="preserve">  e.g.: </w:t>
            </w:r>
            <w:hyperlink r:id="rId377"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7F864C6B" w14:textId="77777777" w:rsidR="00921A47" w:rsidRPr="006518C9" w:rsidRDefault="00921A47">
            <w:pPr>
              <w:pStyle w:val="HTMLPreformatted"/>
            </w:pPr>
            <w:r w:rsidRPr="006518C9">
              <w:t xml:space="preserve">  e.g.: </w:t>
            </w:r>
            <w:hyperlink r:id="rId378"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5E2EACF0" w14:textId="77777777" w:rsidR="00921A47" w:rsidRPr="006518C9" w:rsidRDefault="00921A47">
            <w:pPr>
              <w:pStyle w:val="HTMLPreformatted"/>
            </w:pPr>
            <w:r w:rsidRPr="006518C9">
              <w:t xml:space="preserve">  </w:t>
            </w:r>
            <w:hyperlink r:id="rId379" w:tgtFrame="new" w:history="1">
              <w:r w:rsidRPr="006518C9">
                <w:rPr>
                  <w:rStyle w:val="Hyperlink"/>
                </w:rPr>
                <w:t>et al.</w:t>
              </w:r>
            </w:hyperlink>
          </w:p>
        </w:tc>
      </w:tr>
    </w:tbl>
    <w:p w14:paraId="7B619E4F" w14:textId="77777777" w:rsidR="00921A47" w:rsidRPr="006518C9" w:rsidRDefault="00921A47" w:rsidP="00921A47">
      <w:pPr>
        <w:rPr>
          <w:lang w:val="en-US"/>
        </w:rPr>
      </w:pPr>
    </w:p>
    <w:p w14:paraId="6B033242" w14:textId="77777777" w:rsidR="00921A47" w:rsidRPr="006518C9" w:rsidRDefault="00921A47" w:rsidP="00921A47">
      <w:pPr>
        <w:pStyle w:val="Heading2"/>
      </w:pPr>
      <w:bookmarkStart w:id="420" w:name="_Toc476057272"/>
      <w:r w:rsidRPr="006518C9">
        <w:t>Element &lt;</w:t>
      </w:r>
      <w:bookmarkStart w:id="421" w:name="SpectrumIDFormat"/>
      <w:r w:rsidRPr="006518C9">
        <w:t>SpectrumIDFormat</w:t>
      </w:r>
      <w:bookmarkEnd w:id="421"/>
      <w:r w:rsidRPr="006518C9">
        <w:t>&gt;</w:t>
      </w:r>
      <w:bookmarkEnd w:id="4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7913"/>
      </w:tblGrid>
      <w:tr w:rsidR="00921A47" w:rsidRPr="006518C9" w14:paraId="152BB129" w14:textId="77777777" w:rsidTr="00921A47">
        <w:trPr>
          <w:tblCellSpacing w:w="15" w:type="dxa"/>
        </w:trPr>
        <w:tc>
          <w:tcPr>
            <w:tcW w:w="0" w:type="auto"/>
            <w:vAlign w:val="center"/>
            <w:hideMark/>
          </w:tcPr>
          <w:p w14:paraId="74AC0E0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7A30CB8"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05737F5A" w14:textId="77777777" w:rsidTr="00921A47">
        <w:trPr>
          <w:tblCellSpacing w:w="15" w:type="dxa"/>
        </w:trPr>
        <w:tc>
          <w:tcPr>
            <w:tcW w:w="0" w:type="auto"/>
            <w:vAlign w:val="center"/>
            <w:hideMark/>
          </w:tcPr>
          <w:p w14:paraId="48381BD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916F9C" w14:textId="77777777" w:rsidR="00921A47" w:rsidRPr="006518C9" w:rsidRDefault="00921A47">
            <w:pPr>
              <w:rPr>
                <w:sz w:val="24"/>
                <w:szCs w:val="24"/>
                <w:lang w:val="en-US"/>
              </w:rPr>
            </w:pPr>
            <w:r w:rsidRPr="006518C9">
              <w:rPr>
                <w:lang w:val="en-US"/>
              </w:rPr>
              <w:t xml:space="preserve">SpectrumIDFormatType </w:t>
            </w:r>
          </w:p>
        </w:tc>
      </w:tr>
      <w:tr w:rsidR="00921A47" w:rsidRPr="006518C9" w14:paraId="0F9F20D7" w14:textId="77777777" w:rsidTr="00921A47">
        <w:trPr>
          <w:tblCellSpacing w:w="15" w:type="dxa"/>
        </w:trPr>
        <w:tc>
          <w:tcPr>
            <w:tcW w:w="0" w:type="auto"/>
            <w:vAlign w:val="center"/>
            <w:hideMark/>
          </w:tcPr>
          <w:p w14:paraId="3AE964B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6C93265" w14:textId="77777777" w:rsidR="00921A47" w:rsidRPr="006518C9" w:rsidRDefault="00921A47">
            <w:pPr>
              <w:rPr>
                <w:sz w:val="24"/>
                <w:szCs w:val="24"/>
                <w:lang w:val="en-US"/>
              </w:rPr>
            </w:pPr>
            <w:r w:rsidRPr="006518C9">
              <w:rPr>
                <w:lang w:val="en-US"/>
              </w:rPr>
              <w:t>none</w:t>
            </w:r>
          </w:p>
        </w:tc>
      </w:tr>
      <w:tr w:rsidR="00921A47" w:rsidRPr="006518C9" w14:paraId="4B4293DF" w14:textId="77777777" w:rsidTr="00921A47">
        <w:trPr>
          <w:tblCellSpacing w:w="15" w:type="dxa"/>
        </w:trPr>
        <w:tc>
          <w:tcPr>
            <w:tcW w:w="0" w:type="auto"/>
            <w:vAlign w:val="center"/>
            <w:hideMark/>
          </w:tcPr>
          <w:p w14:paraId="66BB8AE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7"/>
              <w:gridCol w:w="1135"/>
              <w:gridCol w:w="1180"/>
              <w:gridCol w:w="3870"/>
            </w:tblGrid>
            <w:tr w:rsidR="00921A47" w:rsidRPr="006518C9" w14:paraId="5C2B3F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CCC5F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36CD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38BA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2A4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CB28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AF87C"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5B673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29AD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B2B5B" w14:textId="77777777" w:rsidR="00921A47" w:rsidRPr="006518C9" w:rsidRDefault="00921A47">
                  <w:pPr>
                    <w:rPr>
                      <w:sz w:val="24"/>
                      <w:szCs w:val="24"/>
                      <w:lang w:val="en-US"/>
                    </w:rPr>
                  </w:pPr>
                  <w:r w:rsidRPr="006518C9">
                    <w:rPr>
                      <w:lang w:val="en-US"/>
                    </w:rPr>
                    <w:t>A single entry from an ontology or a controlled vocabulary.</w:t>
                  </w:r>
                </w:p>
              </w:tc>
            </w:tr>
          </w:tbl>
          <w:p w14:paraId="39E2C23E" w14:textId="77777777" w:rsidR="00921A47" w:rsidRPr="006518C9" w:rsidRDefault="00921A47">
            <w:pPr>
              <w:rPr>
                <w:sz w:val="24"/>
                <w:szCs w:val="24"/>
                <w:lang w:val="en-US"/>
              </w:rPr>
            </w:pPr>
          </w:p>
        </w:tc>
      </w:tr>
      <w:tr w:rsidR="00921A47" w:rsidRPr="006518C9" w14:paraId="1E9E4647" w14:textId="77777777" w:rsidTr="00921A47">
        <w:trPr>
          <w:tblCellSpacing w:w="15" w:type="dxa"/>
        </w:trPr>
        <w:tc>
          <w:tcPr>
            <w:tcW w:w="0" w:type="auto"/>
            <w:vAlign w:val="center"/>
            <w:hideMark/>
          </w:tcPr>
          <w:p w14:paraId="542FB99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5EEA433" w14:textId="77777777" w:rsidR="00921A47" w:rsidRPr="006518C9" w:rsidRDefault="00921A47">
            <w:pPr>
              <w:pStyle w:val="HTMLPreformatted"/>
            </w:pPr>
            <w:r w:rsidRPr="006518C9">
              <w:t xml:space="preserve">      &lt;SpectrumIDFormat&gt; </w:t>
            </w:r>
          </w:p>
          <w:p w14:paraId="6F1E1F07" w14:textId="77777777" w:rsidR="00921A47" w:rsidRPr="006518C9" w:rsidRDefault="00921A47">
            <w:pPr>
              <w:pStyle w:val="HTMLPreformatted"/>
            </w:pPr>
            <w:r w:rsidRPr="006518C9">
              <w:t xml:space="preserve">         &lt;cvParam accession="MS:1000774" cvRef="PSI-MS" name="multiple peak list nativeID format"/&gt;</w:t>
            </w:r>
          </w:p>
          <w:p w14:paraId="71993BF6" w14:textId="77777777" w:rsidR="00921A47" w:rsidRPr="006518C9" w:rsidRDefault="00921A47">
            <w:pPr>
              <w:pStyle w:val="HTMLPreformatted"/>
            </w:pPr>
            <w:r w:rsidRPr="006518C9">
              <w:t xml:space="preserve">      &lt;/SpectrumIDFormat&gt; </w:t>
            </w:r>
          </w:p>
        </w:tc>
      </w:tr>
      <w:tr w:rsidR="00921A47" w:rsidRPr="006518C9" w14:paraId="7EA3B6BE" w14:textId="77777777" w:rsidTr="00921A47">
        <w:trPr>
          <w:tblCellSpacing w:w="15" w:type="dxa"/>
        </w:trPr>
        <w:tc>
          <w:tcPr>
            <w:tcW w:w="0" w:type="auto"/>
            <w:vAlign w:val="center"/>
            <w:hideMark/>
          </w:tcPr>
          <w:p w14:paraId="38FAD9A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0A7C9691" w14:textId="77777777" w:rsidR="00921A47" w:rsidRPr="006518C9" w:rsidRDefault="00921A47">
            <w:pPr>
              <w:pStyle w:val="HTMLPreformatted"/>
            </w:pPr>
            <w:r w:rsidRPr="006518C9">
              <w:t>Path /MzIdentML/DataCollection/Inputs/SpectraData/SpectrumIDFormat</w:t>
            </w:r>
          </w:p>
          <w:p w14:paraId="68A8E34F" w14:textId="77777777" w:rsidR="00921A47" w:rsidRPr="006518C9" w:rsidRDefault="00921A47">
            <w:pPr>
              <w:pStyle w:val="HTMLPreformatted"/>
            </w:pPr>
            <w:r w:rsidRPr="006518C9">
              <w:t xml:space="preserve">MUST supply a *child* term of </w:t>
            </w:r>
            <w:hyperlink r:id="rId380"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3225351A" w14:textId="77777777" w:rsidR="00921A47" w:rsidRPr="006518C9" w:rsidRDefault="00921A47">
            <w:pPr>
              <w:pStyle w:val="HTMLPreformatted"/>
            </w:pPr>
            <w:r w:rsidRPr="006518C9">
              <w:t xml:space="preserve">  e.g.: </w:t>
            </w:r>
            <w:hyperlink r:id="rId381"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14:paraId="5872F365" w14:textId="77777777" w:rsidR="00921A47" w:rsidRPr="006518C9" w:rsidRDefault="00921A47">
            <w:pPr>
              <w:pStyle w:val="HTMLPreformatted"/>
            </w:pPr>
            <w:r w:rsidRPr="006518C9">
              <w:t xml:space="preserve">  e.g.: </w:t>
            </w:r>
            <w:hyperlink r:id="rId382"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14:paraId="4CF0586F" w14:textId="77777777" w:rsidR="00921A47" w:rsidRPr="006518C9" w:rsidRDefault="00921A47">
            <w:pPr>
              <w:pStyle w:val="HTMLPreformatted"/>
            </w:pPr>
            <w:r w:rsidRPr="006518C9">
              <w:t xml:space="preserve">  e.g.: </w:t>
            </w:r>
            <w:hyperlink r:id="rId383" w:tgtFrame="new" w:history="1">
              <w:r w:rsidRPr="006518C9">
                <w:rPr>
                  <w:rStyle w:val="Hyperlink"/>
                </w:rPr>
                <w:t>MS:1000770</w:t>
              </w:r>
            </w:hyperlink>
            <w:r w:rsidRPr="006518C9">
              <w:t xml:space="preserve"> (</w:t>
            </w:r>
            <w:r w:rsidRPr="006518C9">
              <w:rPr>
                <w:rStyle w:val="popup"/>
              </w:rPr>
              <w:t>WIFF nativeID format</w:t>
            </w:r>
            <w:r w:rsidRPr="006518C9">
              <w:t xml:space="preserve">) </w:t>
            </w:r>
          </w:p>
          <w:p w14:paraId="3B7D85FF" w14:textId="77777777" w:rsidR="00921A47" w:rsidRPr="006518C9" w:rsidRDefault="00921A47">
            <w:pPr>
              <w:pStyle w:val="HTMLPreformatted"/>
            </w:pPr>
            <w:r w:rsidRPr="006518C9">
              <w:t xml:space="preserve">  e.g.: </w:t>
            </w:r>
            <w:hyperlink r:id="rId384"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14:paraId="598A6226" w14:textId="77777777" w:rsidR="00921A47" w:rsidRPr="006518C9" w:rsidRDefault="00921A47">
            <w:pPr>
              <w:pStyle w:val="HTMLPreformatted"/>
            </w:pPr>
            <w:r w:rsidRPr="006518C9">
              <w:t xml:space="preserve">  e.g.: </w:t>
            </w:r>
            <w:hyperlink r:id="rId385"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14:paraId="2CE435D4" w14:textId="77777777" w:rsidR="00921A47" w:rsidRPr="006518C9" w:rsidRDefault="00921A47">
            <w:pPr>
              <w:pStyle w:val="HTMLPreformatted"/>
            </w:pPr>
            <w:r w:rsidRPr="006518C9">
              <w:t xml:space="preserve">  e.g.: </w:t>
            </w:r>
            <w:hyperlink r:id="rId386"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14:paraId="49F1E0AE" w14:textId="77777777" w:rsidR="00921A47" w:rsidRPr="006518C9" w:rsidRDefault="00921A47">
            <w:pPr>
              <w:pStyle w:val="HTMLPreformatted"/>
            </w:pPr>
            <w:r w:rsidRPr="006518C9">
              <w:t xml:space="preserve">  e.g.: </w:t>
            </w:r>
            <w:hyperlink r:id="rId387"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14:paraId="5F4544CE" w14:textId="77777777" w:rsidR="00921A47" w:rsidRPr="006518C9" w:rsidRDefault="00921A47">
            <w:pPr>
              <w:pStyle w:val="HTMLPreformatted"/>
            </w:pPr>
            <w:r w:rsidRPr="006518C9">
              <w:t xml:space="preserve">  e.g.: </w:t>
            </w:r>
            <w:hyperlink r:id="rId388"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14:paraId="7F6D8B9E" w14:textId="77777777" w:rsidR="00921A47" w:rsidRPr="006518C9" w:rsidRDefault="00921A47">
            <w:pPr>
              <w:pStyle w:val="HTMLPreformatted"/>
            </w:pPr>
            <w:r w:rsidRPr="006518C9">
              <w:t xml:space="preserve">  e.g.: </w:t>
            </w:r>
            <w:hyperlink r:id="rId389"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14:paraId="2892251C" w14:textId="77777777" w:rsidR="00921A47" w:rsidRPr="006518C9" w:rsidRDefault="00921A47">
            <w:pPr>
              <w:pStyle w:val="HTMLPreformatted"/>
            </w:pPr>
            <w:r w:rsidRPr="006518C9">
              <w:t xml:space="preserve">  e.g.: </w:t>
            </w:r>
            <w:hyperlink r:id="rId390"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14:paraId="09A66EA1" w14:textId="77777777" w:rsidR="00921A47" w:rsidRPr="006518C9" w:rsidRDefault="00921A47">
            <w:pPr>
              <w:pStyle w:val="HTMLPreformatted"/>
            </w:pPr>
            <w:r w:rsidRPr="006518C9">
              <w:t xml:space="preserve">  </w:t>
            </w:r>
            <w:hyperlink r:id="rId391" w:tgtFrame="new" w:history="1">
              <w:r w:rsidRPr="006518C9">
                <w:rPr>
                  <w:rStyle w:val="Hyperlink"/>
                </w:rPr>
                <w:t>et al.</w:t>
              </w:r>
            </w:hyperlink>
          </w:p>
          <w:p w14:paraId="50EEC697" w14:textId="77777777" w:rsidR="00921A47" w:rsidRPr="006518C9" w:rsidRDefault="00921A47">
            <w:pPr>
              <w:pStyle w:val="HTMLPreformatted"/>
            </w:pPr>
            <w:r w:rsidRPr="006518C9">
              <w:t xml:space="preserve">MUST supply a *child* term of </w:t>
            </w:r>
            <w:hyperlink r:id="rId392" w:tgtFrame="new" w:history="1">
              <w:r w:rsidRPr="006518C9">
                <w:rPr>
                  <w:rStyle w:val="Hyperlink"/>
                </w:rPr>
                <w:t>MS:1001529</w:t>
              </w:r>
            </w:hyperlink>
            <w:r w:rsidRPr="006518C9">
              <w:t xml:space="preserve"> (</w:t>
            </w:r>
            <w:r w:rsidRPr="006518C9">
              <w:rPr>
                <w:rStyle w:val="popup"/>
              </w:rPr>
              <w:t>spectra data details</w:t>
            </w:r>
            <w:r w:rsidRPr="006518C9">
              <w:t>) only once</w:t>
            </w:r>
          </w:p>
          <w:p w14:paraId="73458038" w14:textId="77777777" w:rsidR="00921A47" w:rsidRPr="006518C9" w:rsidRDefault="00921A47">
            <w:pPr>
              <w:pStyle w:val="HTMLPreformatted"/>
            </w:pPr>
            <w:r w:rsidRPr="006518C9">
              <w:t xml:space="preserve">  e.g.: </w:t>
            </w:r>
            <w:hyperlink r:id="rId393"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14:paraId="4C54DDBA" w14:textId="77777777" w:rsidR="00921A47" w:rsidRPr="006518C9" w:rsidRDefault="00921A47">
            <w:pPr>
              <w:pStyle w:val="HTMLPreformatted"/>
            </w:pPr>
            <w:r w:rsidRPr="006518C9">
              <w:t xml:space="preserve">  e.g.: </w:t>
            </w:r>
            <w:hyperlink r:id="rId394"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14:paraId="6ECB0C4C" w14:textId="77777777" w:rsidR="00921A47" w:rsidRPr="006518C9" w:rsidRDefault="00921A47">
            <w:pPr>
              <w:pStyle w:val="HTMLPreformatted"/>
            </w:pPr>
            <w:r w:rsidRPr="006518C9">
              <w:t xml:space="preserve">  e.g.: </w:t>
            </w:r>
            <w:hyperlink r:id="rId395"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14:paraId="632845C7" w14:textId="77777777" w:rsidTr="00921A47">
        <w:trPr>
          <w:tblCellSpacing w:w="15" w:type="dxa"/>
        </w:trPr>
        <w:tc>
          <w:tcPr>
            <w:tcW w:w="0" w:type="auto"/>
            <w:vAlign w:val="center"/>
            <w:hideMark/>
          </w:tcPr>
          <w:p w14:paraId="69A69008"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5F06A3C" w14:textId="77777777" w:rsidR="00921A47" w:rsidRPr="006518C9" w:rsidRDefault="00921A47">
            <w:pPr>
              <w:pStyle w:val="HTMLPreformatted"/>
            </w:pPr>
            <w:r w:rsidRPr="006518C9">
              <w:t>&lt;cvParam cvRef="PSI-MS" accession="MS:1000774" name="multiple peak list nativeID format"&gt;&lt;/cvParam&gt;</w:t>
            </w:r>
          </w:p>
        </w:tc>
      </w:tr>
    </w:tbl>
    <w:p w14:paraId="1B09D629" w14:textId="77777777" w:rsidR="00921A47" w:rsidRPr="006518C9" w:rsidRDefault="00921A47" w:rsidP="00921A47">
      <w:pPr>
        <w:rPr>
          <w:lang w:val="en-US"/>
        </w:rPr>
      </w:pPr>
    </w:p>
    <w:p w14:paraId="6369A7D4" w14:textId="77777777" w:rsidR="00921A47" w:rsidRPr="006518C9" w:rsidRDefault="00921A47" w:rsidP="00921A47">
      <w:pPr>
        <w:pStyle w:val="Heading2"/>
      </w:pPr>
      <w:bookmarkStart w:id="422" w:name="_Toc476057273"/>
      <w:r w:rsidRPr="006518C9">
        <w:t>Element &lt;</w:t>
      </w:r>
      <w:bookmarkStart w:id="423" w:name="SubSample"/>
      <w:r w:rsidRPr="006518C9">
        <w:t>SubSample</w:t>
      </w:r>
      <w:bookmarkEnd w:id="423"/>
      <w:r w:rsidRPr="006518C9">
        <w:t>&gt;</w:t>
      </w:r>
      <w:bookmarkEnd w:id="4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297962B4" w14:textId="77777777" w:rsidTr="00921A47">
        <w:trPr>
          <w:tblCellSpacing w:w="15" w:type="dxa"/>
        </w:trPr>
        <w:tc>
          <w:tcPr>
            <w:tcW w:w="0" w:type="auto"/>
            <w:vAlign w:val="center"/>
            <w:hideMark/>
          </w:tcPr>
          <w:p w14:paraId="67584E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1B720FD"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048DCB84" w14:textId="77777777" w:rsidTr="00921A47">
        <w:trPr>
          <w:tblCellSpacing w:w="15" w:type="dxa"/>
        </w:trPr>
        <w:tc>
          <w:tcPr>
            <w:tcW w:w="0" w:type="auto"/>
            <w:vAlign w:val="center"/>
            <w:hideMark/>
          </w:tcPr>
          <w:p w14:paraId="30CC503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92ED428" w14:textId="77777777" w:rsidR="00921A47" w:rsidRPr="006518C9" w:rsidRDefault="00921A47">
            <w:pPr>
              <w:rPr>
                <w:sz w:val="24"/>
                <w:szCs w:val="24"/>
                <w:lang w:val="en-US"/>
              </w:rPr>
            </w:pPr>
            <w:r w:rsidRPr="006518C9">
              <w:rPr>
                <w:lang w:val="en-US"/>
              </w:rPr>
              <w:t xml:space="preserve">SubSampleType </w:t>
            </w:r>
          </w:p>
        </w:tc>
      </w:tr>
      <w:tr w:rsidR="00921A47" w:rsidRPr="006518C9" w14:paraId="5051580C" w14:textId="77777777" w:rsidTr="00921A47">
        <w:trPr>
          <w:tblCellSpacing w:w="15" w:type="dxa"/>
        </w:trPr>
        <w:tc>
          <w:tcPr>
            <w:tcW w:w="0" w:type="auto"/>
            <w:vAlign w:val="center"/>
            <w:hideMark/>
          </w:tcPr>
          <w:p w14:paraId="4EC5374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532224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6A51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743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2274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ACEF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D067E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05098"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0B33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8BA5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2A37A" w14:textId="77777777" w:rsidR="00921A47" w:rsidRPr="006518C9" w:rsidRDefault="00921A47">
                  <w:pPr>
                    <w:rPr>
                      <w:sz w:val="24"/>
                      <w:szCs w:val="24"/>
                      <w:lang w:val="en-US"/>
                    </w:rPr>
                  </w:pPr>
                  <w:r w:rsidRPr="006518C9">
                    <w:rPr>
                      <w:lang w:val="en-US"/>
                    </w:rPr>
                    <w:t>A reference to the child sample.</w:t>
                  </w:r>
                </w:p>
              </w:tc>
            </w:tr>
          </w:tbl>
          <w:p w14:paraId="4D3A4AB8" w14:textId="77777777" w:rsidR="00921A47" w:rsidRPr="006518C9" w:rsidRDefault="00921A47">
            <w:pPr>
              <w:rPr>
                <w:sz w:val="24"/>
                <w:szCs w:val="24"/>
                <w:lang w:val="en-US"/>
              </w:rPr>
            </w:pPr>
          </w:p>
        </w:tc>
      </w:tr>
      <w:tr w:rsidR="00921A47" w:rsidRPr="006518C9" w14:paraId="17BCA65E" w14:textId="77777777" w:rsidTr="00921A47">
        <w:trPr>
          <w:tblCellSpacing w:w="15" w:type="dxa"/>
        </w:trPr>
        <w:tc>
          <w:tcPr>
            <w:tcW w:w="0" w:type="auto"/>
            <w:vAlign w:val="center"/>
            <w:hideMark/>
          </w:tcPr>
          <w:p w14:paraId="5BABB114"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4B53B9B" w14:textId="77777777" w:rsidR="00921A47" w:rsidRPr="006518C9" w:rsidRDefault="00921A47">
            <w:pPr>
              <w:rPr>
                <w:sz w:val="24"/>
                <w:szCs w:val="24"/>
                <w:lang w:val="en-US"/>
              </w:rPr>
            </w:pPr>
            <w:r w:rsidRPr="006518C9">
              <w:rPr>
                <w:lang w:val="en-US"/>
              </w:rPr>
              <w:t>none</w:t>
            </w:r>
          </w:p>
        </w:tc>
      </w:tr>
      <w:tr w:rsidR="00921A47" w:rsidRPr="006518C9" w14:paraId="01BEBAA6" w14:textId="77777777" w:rsidTr="00921A47">
        <w:trPr>
          <w:tblCellSpacing w:w="15" w:type="dxa"/>
        </w:trPr>
        <w:tc>
          <w:tcPr>
            <w:tcW w:w="0" w:type="auto"/>
            <w:vAlign w:val="center"/>
            <w:hideMark/>
          </w:tcPr>
          <w:p w14:paraId="3B471DB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24AFC53" w14:textId="77777777" w:rsidR="00921A47" w:rsidRPr="006518C9" w:rsidRDefault="00921A47">
            <w:pPr>
              <w:rPr>
                <w:sz w:val="24"/>
                <w:szCs w:val="24"/>
                <w:lang w:val="en-US"/>
              </w:rPr>
            </w:pPr>
          </w:p>
        </w:tc>
      </w:tr>
    </w:tbl>
    <w:p w14:paraId="0D0B1227" w14:textId="77777777" w:rsidR="00921A47" w:rsidRPr="006518C9" w:rsidRDefault="00921A47" w:rsidP="00921A47">
      <w:pPr>
        <w:rPr>
          <w:lang w:val="en-US"/>
        </w:rPr>
      </w:pPr>
    </w:p>
    <w:p w14:paraId="7CC41D36" w14:textId="77777777" w:rsidR="00921A47" w:rsidRPr="006518C9" w:rsidRDefault="00921A47" w:rsidP="00921A47">
      <w:pPr>
        <w:pStyle w:val="Heading2"/>
      </w:pPr>
      <w:bookmarkStart w:id="424" w:name="_Toc476057274"/>
      <w:r w:rsidRPr="006518C9">
        <w:t>Element &lt;</w:t>
      </w:r>
      <w:bookmarkStart w:id="425" w:name="SubstitutionModification"/>
      <w:r w:rsidRPr="006518C9">
        <w:t>SubstitutionModification</w:t>
      </w:r>
      <w:bookmarkEnd w:id="425"/>
      <w:r w:rsidRPr="006518C9">
        <w:t>&gt;</w:t>
      </w:r>
      <w:bookmarkEnd w:id="4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8565"/>
      </w:tblGrid>
      <w:tr w:rsidR="00921A47" w:rsidRPr="006518C9" w14:paraId="07B20F4B" w14:textId="77777777" w:rsidTr="00921A47">
        <w:trPr>
          <w:tblCellSpacing w:w="15" w:type="dxa"/>
        </w:trPr>
        <w:tc>
          <w:tcPr>
            <w:tcW w:w="0" w:type="auto"/>
            <w:vAlign w:val="center"/>
            <w:hideMark/>
          </w:tcPr>
          <w:p w14:paraId="0AA1968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4193FD0"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675FAAA0" w14:textId="77777777" w:rsidTr="00921A47">
        <w:trPr>
          <w:tblCellSpacing w:w="15" w:type="dxa"/>
        </w:trPr>
        <w:tc>
          <w:tcPr>
            <w:tcW w:w="0" w:type="auto"/>
            <w:vAlign w:val="center"/>
            <w:hideMark/>
          </w:tcPr>
          <w:p w14:paraId="5501661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B77DBE" w14:textId="77777777" w:rsidR="00921A47" w:rsidRPr="006518C9" w:rsidRDefault="00921A47">
            <w:pPr>
              <w:rPr>
                <w:sz w:val="24"/>
                <w:szCs w:val="24"/>
                <w:lang w:val="en-US"/>
              </w:rPr>
            </w:pPr>
            <w:r w:rsidRPr="006518C9">
              <w:rPr>
                <w:lang w:val="en-US"/>
              </w:rPr>
              <w:t xml:space="preserve">SubstitutionModificationType </w:t>
            </w:r>
          </w:p>
        </w:tc>
      </w:tr>
      <w:tr w:rsidR="00921A47" w:rsidRPr="006518C9" w14:paraId="30368E08" w14:textId="77777777" w:rsidTr="00921A47">
        <w:trPr>
          <w:tblCellSpacing w:w="15" w:type="dxa"/>
        </w:trPr>
        <w:tc>
          <w:tcPr>
            <w:tcW w:w="0" w:type="auto"/>
            <w:vAlign w:val="center"/>
            <w:hideMark/>
          </w:tcPr>
          <w:p w14:paraId="5C21BCB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29"/>
              <w:gridCol w:w="824"/>
              <w:gridCol w:w="2792"/>
            </w:tblGrid>
            <w:tr w:rsidR="00921A47" w:rsidRPr="006518C9" w14:paraId="2DFC4D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1138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80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11A4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910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E1E02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E6D39" w14:textId="77777777" w:rsidR="00921A47" w:rsidRPr="006518C9" w:rsidRDefault="00921A47">
                  <w:pPr>
                    <w:rPr>
                      <w:sz w:val="24"/>
                      <w:szCs w:val="24"/>
                      <w:lang w:val="en-US"/>
                    </w:rPr>
                  </w:pPr>
                  <w:r w:rsidRPr="006518C9">
                    <w:rPr>
                      <w:lang w:val="en-US"/>
                    </w:rPr>
                    <w:lastRenderedPageBreak/>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0ECE9"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D92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02811" w14:textId="77777777" w:rsidR="00921A47" w:rsidRPr="006518C9" w:rsidRDefault="00921A47">
                  <w:pPr>
                    <w:rPr>
                      <w:sz w:val="24"/>
                      <w:szCs w:val="24"/>
                      <w:lang w:val="en-US"/>
                    </w:rPr>
                  </w:pPr>
                  <w:r w:rsidRPr="006518C9">
                    <w:rPr>
                      <w:lang w:val="en-US"/>
                    </w:rPr>
                    <w:t xml:space="preserve">Atomic mass delta considering the natural distribution of isotopes in Daltons. This should only be reported if the original amino acid is known i.e. it is not "X" </w:t>
                  </w:r>
                </w:p>
              </w:tc>
            </w:tr>
            <w:tr w:rsidR="00921A47" w:rsidRPr="006518C9" w14:paraId="446900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4EBE05"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CC426"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DA2E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E204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5EC72E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193F7"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619B5"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530A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99432"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613D08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4A49D" w14:textId="77777777"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BCA17" w14:textId="77777777" w:rsidR="00921A47" w:rsidRPr="006518C9" w:rsidRDefault="00921A47">
                  <w:pPr>
                    <w:rPr>
                      <w:lang w:val="en-US"/>
                    </w:rPr>
                  </w:pPr>
                  <w:r w:rsidRPr="006518C9">
                    <w:rPr>
                      <w:lang w:val="en-US"/>
                    </w:rPr>
                    <w:t>xsd:string with restriction</w:t>
                  </w:r>
                </w:p>
                <w:p w14:paraId="0034B0E5"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3012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12032"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51B927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2557D" w14:textId="77777777"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69F3D" w14:textId="77777777" w:rsidR="00921A47" w:rsidRPr="006518C9" w:rsidRDefault="00921A47">
                  <w:pPr>
                    <w:rPr>
                      <w:lang w:val="en-US"/>
                    </w:rPr>
                  </w:pPr>
                  <w:r w:rsidRPr="006518C9">
                    <w:rPr>
                      <w:lang w:val="en-US"/>
                    </w:rPr>
                    <w:t>xsd:string with restriction</w:t>
                  </w:r>
                </w:p>
                <w:p w14:paraId="7E57A05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EA71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BBDB3" w14:textId="77777777" w:rsidR="00921A47" w:rsidRPr="006518C9" w:rsidRDefault="00921A47">
                  <w:pPr>
                    <w:rPr>
                      <w:sz w:val="24"/>
                      <w:szCs w:val="24"/>
                      <w:lang w:val="en-US"/>
                    </w:rPr>
                  </w:pPr>
                  <w:r w:rsidRPr="006518C9">
                    <w:rPr>
                      <w:lang w:val="en-US"/>
                    </w:rPr>
                    <w:t>The residue that replaced the originalResidue.</w:t>
                  </w:r>
                </w:p>
              </w:tc>
            </w:tr>
          </w:tbl>
          <w:p w14:paraId="473DFD98" w14:textId="77777777" w:rsidR="00921A47" w:rsidRPr="006518C9" w:rsidRDefault="00921A47">
            <w:pPr>
              <w:rPr>
                <w:sz w:val="24"/>
                <w:szCs w:val="24"/>
                <w:lang w:val="en-US"/>
              </w:rPr>
            </w:pPr>
          </w:p>
        </w:tc>
      </w:tr>
      <w:tr w:rsidR="00921A47" w:rsidRPr="006518C9" w14:paraId="104340A5" w14:textId="77777777" w:rsidTr="00921A47">
        <w:trPr>
          <w:tblCellSpacing w:w="15" w:type="dxa"/>
        </w:trPr>
        <w:tc>
          <w:tcPr>
            <w:tcW w:w="0" w:type="auto"/>
            <w:vAlign w:val="center"/>
            <w:hideMark/>
          </w:tcPr>
          <w:p w14:paraId="37F38C45"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1558F1DC" w14:textId="77777777" w:rsidR="00921A47" w:rsidRPr="006518C9" w:rsidRDefault="00921A47">
            <w:pPr>
              <w:rPr>
                <w:sz w:val="24"/>
                <w:szCs w:val="24"/>
                <w:lang w:val="en-US"/>
              </w:rPr>
            </w:pPr>
            <w:r w:rsidRPr="006518C9">
              <w:rPr>
                <w:lang w:val="en-US"/>
              </w:rPr>
              <w:t>none</w:t>
            </w:r>
          </w:p>
        </w:tc>
      </w:tr>
      <w:tr w:rsidR="00921A47" w:rsidRPr="006518C9" w14:paraId="5A697BF8" w14:textId="77777777" w:rsidTr="00921A47">
        <w:trPr>
          <w:tblCellSpacing w:w="15" w:type="dxa"/>
        </w:trPr>
        <w:tc>
          <w:tcPr>
            <w:tcW w:w="0" w:type="auto"/>
            <w:vAlign w:val="center"/>
            <w:hideMark/>
          </w:tcPr>
          <w:p w14:paraId="7F13A47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F9AA2EF" w14:textId="77777777" w:rsidR="00921A47" w:rsidRPr="006518C9" w:rsidRDefault="00921A47">
            <w:pPr>
              <w:pStyle w:val="HTMLPreformatted"/>
            </w:pPr>
            <w:r w:rsidRPr="006518C9">
              <w:t>&lt;SubstitutionModification originalResidue="X" replacementResidue="I" location="10" /&gt;</w:t>
            </w:r>
          </w:p>
        </w:tc>
      </w:tr>
    </w:tbl>
    <w:p w14:paraId="1BC5CE6F" w14:textId="77777777" w:rsidR="00921A47" w:rsidRPr="006518C9" w:rsidRDefault="00921A47" w:rsidP="00921A47">
      <w:pPr>
        <w:rPr>
          <w:lang w:val="en-US"/>
        </w:rPr>
      </w:pPr>
    </w:p>
    <w:p w14:paraId="0E8D3D09" w14:textId="77777777" w:rsidR="00921A47" w:rsidRPr="006518C9" w:rsidRDefault="00921A47" w:rsidP="00921A47">
      <w:pPr>
        <w:pStyle w:val="Heading2"/>
      </w:pPr>
      <w:bookmarkStart w:id="426" w:name="_Toc476057275"/>
      <w:r w:rsidRPr="006518C9">
        <w:t>Element &lt;</w:t>
      </w:r>
      <w:bookmarkStart w:id="427" w:name="Threshold"/>
      <w:r w:rsidRPr="006518C9">
        <w:t>Threshold</w:t>
      </w:r>
      <w:bookmarkEnd w:id="427"/>
      <w:r w:rsidRPr="006518C9">
        <w:t>&gt;</w:t>
      </w:r>
      <w:bookmarkEnd w:id="4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8344"/>
      </w:tblGrid>
      <w:tr w:rsidR="00921A47" w:rsidRPr="006518C9" w14:paraId="15AE4D3E" w14:textId="77777777" w:rsidTr="00921A47">
        <w:trPr>
          <w:tblCellSpacing w:w="15" w:type="dxa"/>
        </w:trPr>
        <w:tc>
          <w:tcPr>
            <w:tcW w:w="0" w:type="auto"/>
            <w:vAlign w:val="center"/>
            <w:hideMark/>
          </w:tcPr>
          <w:p w14:paraId="5B6B4B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386CAF"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7D5882C9" w14:textId="77777777" w:rsidTr="00921A47">
        <w:trPr>
          <w:tblCellSpacing w:w="15" w:type="dxa"/>
        </w:trPr>
        <w:tc>
          <w:tcPr>
            <w:tcW w:w="0" w:type="auto"/>
            <w:vAlign w:val="center"/>
            <w:hideMark/>
          </w:tcPr>
          <w:p w14:paraId="5AD60AE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06E2A45" w14:textId="77777777" w:rsidR="00921A47" w:rsidRPr="006518C9" w:rsidRDefault="00921A47">
            <w:pPr>
              <w:rPr>
                <w:sz w:val="24"/>
                <w:szCs w:val="24"/>
                <w:lang w:val="en-US"/>
              </w:rPr>
            </w:pPr>
            <w:r w:rsidRPr="006518C9">
              <w:rPr>
                <w:lang w:val="en-US"/>
              </w:rPr>
              <w:t xml:space="preserve">ParamListType </w:t>
            </w:r>
          </w:p>
        </w:tc>
      </w:tr>
      <w:tr w:rsidR="00921A47" w:rsidRPr="006518C9" w14:paraId="331CE4DC" w14:textId="77777777" w:rsidTr="00921A47">
        <w:trPr>
          <w:tblCellSpacing w:w="15" w:type="dxa"/>
        </w:trPr>
        <w:tc>
          <w:tcPr>
            <w:tcW w:w="0" w:type="auto"/>
            <w:vAlign w:val="center"/>
            <w:hideMark/>
          </w:tcPr>
          <w:p w14:paraId="479E648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283BE01" w14:textId="77777777" w:rsidR="00921A47" w:rsidRPr="006518C9" w:rsidRDefault="00921A47">
            <w:pPr>
              <w:rPr>
                <w:sz w:val="24"/>
                <w:szCs w:val="24"/>
                <w:lang w:val="en-US"/>
              </w:rPr>
            </w:pPr>
            <w:r w:rsidRPr="006518C9">
              <w:rPr>
                <w:lang w:val="en-US"/>
              </w:rPr>
              <w:t>none</w:t>
            </w:r>
          </w:p>
        </w:tc>
      </w:tr>
      <w:tr w:rsidR="00921A47" w:rsidRPr="006518C9" w14:paraId="7A989253" w14:textId="77777777" w:rsidTr="00921A47">
        <w:trPr>
          <w:tblCellSpacing w:w="15" w:type="dxa"/>
        </w:trPr>
        <w:tc>
          <w:tcPr>
            <w:tcW w:w="0" w:type="auto"/>
            <w:vAlign w:val="center"/>
            <w:hideMark/>
          </w:tcPr>
          <w:p w14:paraId="7684A41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1"/>
              <w:gridCol w:w="1135"/>
              <w:gridCol w:w="1180"/>
              <w:gridCol w:w="4247"/>
            </w:tblGrid>
            <w:tr w:rsidR="00921A47" w:rsidRPr="006518C9" w14:paraId="74A4DE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8BE5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B906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EEBF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E95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65474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C24E3"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20172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5AC7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5C43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E4B48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0BC21" w14:textId="77777777" w:rsidR="00921A47" w:rsidRPr="006518C9" w:rsidRDefault="00C514F9">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0DFC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EA0C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A3621" w14:textId="77777777" w:rsidR="00921A47" w:rsidRPr="006518C9" w:rsidRDefault="00921A47">
                  <w:pPr>
                    <w:rPr>
                      <w:sz w:val="24"/>
                      <w:szCs w:val="24"/>
                      <w:lang w:val="en-US"/>
                    </w:rPr>
                  </w:pPr>
                  <w:r w:rsidRPr="006518C9">
                    <w:rPr>
                      <w:lang w:val="en-US"/>
                    </w:rPr>
                    <w:t>A single user-defined parameter.</w:t>
                  </w:r>
                </w:p>
              </w:tc>
            </w:tr>
          </w:tbl>
          <w:p w14:paraId="3939D476" w14:textId="77777777" w:rsidR="00921A47" w:rsidRPr="006518C9" w:rsidRDefault="00921A47">
            <w:pPr>
              <w:rPr>
                <w:sz w:val="24"/>
                <w:szCs w:val="24"/>
                <w:lang w:val="en-US"/>
              </w:rPr>
            </w:pPr>
          </w:p>
        </w:tc>
      </w:tr>
      <w:tr w:rsidR="00921A47" w:rsidRPr="006518C9" w14:paraId="32ED0D40" w14:textId="77777777" w:rsidTr="00921A47">
        <w:trPr>
          <w:tblCellSpacing w:w="15" w:type="dxa"/>
        </w:trPr>
        <w:tc>
          <w:tcPr>
            <w:tcW w:w="0" w:type="auto"/>
            <w:vAlign w:val="center"/>
            <w:hideMark/>
          </w:tcPr>
          <w:p w14:paraId="4A3263B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A28ADDE" w14:textId="77777777" w:rsidR="00921A47" w:rsidRPr="006518C9" w:rsidRDefault="00921A47">
            <w:pPr>
              <w:pStyle w:val="HTMLPreformatted"/>
            </w:pPr>
            <w:r w:rsidRPr="006518C9">
              <w:t xml:space="preserve">      &lt;Threshold&gt;</w:t>
            </w:r>
          </w:p>
          <w:p w14:paraId="55A2C236" w14:textId="77777777" w:rsidR="00921A47" w:rsidRPr="006518C9" w:rsidRDefault="00921A47">
            <w:pPr>
              <w:pStyle w:val="HTMLPreformatted"/>
            </w:pPr>
            <w:r w:rsidRPr="006518C9">
              <w:t xml:space="preserve">        &lt;cvParam cvRef="PSI-MS" accession="MS:1001364" name="distinct peptide-level global FDR" value="1.0"/&gt;</w:t>
            </w:r>
          </w:p>
          <w:p w14:paraId="60018408" w14:textId="77777777" w:rsidR="00921A47" w:rsidRPr="006518C9" w:rsidRDefault="00921A47">
            <w:pPr>
              <w:pStyle w:val="HTMLPreformatted"/>
            </w:pPr>
            <w:r w:rsidRPr="006518C9">
              <w:t xml:space="preserve">        &lt;cvParam cvRef="PSI-MS" accession="MS:1002350" name="PSM-level global FDR" value="1.0"/&gt;</w:t>
            </w:r>
          </w:p>
          <w:p w14:paraId="35330EC2" w14:textId="77777777" w:rsidR="00921A47" w:rsidRPr="006518C9" w:rsidRDefault="00921A47">
            <w:pPr>
              <w:pStyle w:val="HTMLPreformatted"/>
            </w:pPr>
            <w:r w:rsidRPr="006518C9">
              <w:t xml:space="preserve">        &lt;cvParam cvRef="PSI-MS" accession="MS:1002567" name="phosphoRS score threshold" value="95.0"/&gt;</w:t>
            </w:r>
          </w:p>
          <w:p w14:paraId="02C9F8E1" w14:textId="77777777" w:rsidR="00921A47" w:rsidRPr="006518C9" w:rsidRDefault="00921A47">
            <w:pPr>
              <w:pStyle w:val="HTMLPreformatted"/>
            </w:pPr>
            <w:r w:rsidRPr="006518C9">
              <w:t xml:space="preserve">        &lt;cvParam cvRef="PSI-MS" accession="MS:1002557" name="D-Score threshold" value="95.0"/&gt;</w:t>
            </w:r>
          </w:p>
          <w:p w14:paraId="195D7F65" w14:textId="77777777" w:rsidR="00921A47" w:rsidRPr="006518C9" w:rsidRDefault="00921A47">
            <w:pPr>
              <w:pStyle w:val="HTMLPreformatted"/>
            </w:pPr>
            <w:r w:rsidRPr="006518C9">
              <w:t xml:space="preserve">      &lt;/Threshold&gt;</w:t>
            </w:r>
          </w:p>
        </w:tc>
      </w:tr>
      <w:tr w:rsidR="00921A47" w:rsidRPr="006518C9" w14:paraId="25EF8BFD" w14:textId="77777777" w:rsidTr="00921A47">
        <w:trPr>
          <w:tblCellSpacing w:w="15" w:type="dxa"/>
        </w:trPr>
        <w:tc>
          <w:tcPr>
            <w:tcW w:w="0" w:type="auto"/>
            <w:vAlign w:val="center"/>
            <w:hideMark/>
          </w:tcPr>
          <w:p w14:paraId="4B222CA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91741A1" w14:textId="77777777" w:rsidR="00921A47" w:rsidRPr="006518C9" w:rsidRDefault="00921A47">
            <w:pPr>
              <w:pStyle w:val="HTMLPreformatted"/>
            </w:pPr>
            <w:r w:rsidRPr="006518C9">
              <w:t>Path /MzIdentML/AnalysisProtocolCollection/SpectrumIdentificationProtocol/Threshold</w:t>
            </w:r>
          </w:p>
          <w:p w14:paraId="0C3DA438" w14:textId="77777777" w:rsidR="00921A47" w:rsidRPr="006518C9" w:rsidRDefault="00921A47">
            <w:pPr>
              <w:pStyle w:val="HTMLPreformatted"/>
            </w:pPr>
            <w:r w:rsidRPr="006518C9">
              <w:t xml:space="preserve">MUST supply a *child* term of </w:t>
            </w:r>
            <w:hyperlink r:id="rId396"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3D1AD05" w14:textId="77777777" w:rsidR="00921A47" w:rsidRPr="006518C9" w:rsidRDefault="00921A47">
            <w:pPr>
              <w:pStyle w:val="HTMLPreformatted"/>
            </w:pPr>
            <w:r w:rsidRPr="006518C9">
              <w:lastRenderedPageBreak/>
              <w:t xml:space="preserve">  e.g.: </w:t>
            </w:r>
            <w:hyperlink r:id="rId397"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0DE766E5" w14:textId="77777777" w:rsidR="00921A47" w:rsidRPr="006518C9" w:rsidRDefault="00921A47">
            <w:pPr>
              <w:pStyle w:val="HTMLPreformatted"/>
            </w:pPr>
            <w:r w:rsidRPr="006518C9">
              <w:t xml:space="preserve">  e.g.: </w:t>
            </w:r>
            <w:hyperlink r:id="rId398"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01631D03" w14:textId="77777777" w:rsidR="00921A47" w:rsidRPr="006518C9" w:rsidRDefault="00921A47">
            <w:pPr>
              <w:pStyle w:val="HTMLPreformatted"/>
            </w:pPr>
            <w:r w:rsidRPr="006518C9">
              <w:t xml:space="preserve">  e.g.: </w:t>
            </w:r>
            <w:hyperlink r:id="rId399"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525CA9F2" w14:textId="77777777" w:rsidR="00921A47" w:rsidRPr="006518C9" w:rsidRDefault="00921A47">
            <w:pPr>
              <w:pStyle w:val="HTMLPreformatted"/>
            </w:pPr>
            <w:r w:rsidRPr="006518C9">
              <w:t xml:space="preserve">  e.g.: </w:t>
            </w:r>
            <w:hyperlink r:id="rId400"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47F0890C" w14:textId="77777777" w:rsidR="00921A47" w:rsidRPr="006518C9" w:rsidRDefault="00921A47">
            <w:pPr>
              <w:pStyle w:val="HTMLPreformatted"/>
            </w:pPr>
            <w:r w:rsidRPr="006518C9">
              <w:t xml:space="preserve">  e.g.: </w:t>
            </w:r>
            <w:hyperlink r:id="rId401"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71C67862" w14:textId="77777777" w:rsidR="00921A47" w:rsidRPr="006518C9" w:rsidRDefault="00921A47">
            <w:pPr>
              <w:pStyle w:val="HTMLPreformatted"/>
            </w:pPr>
            <w:r w:rsidRPr="006518C9">
              <w:t xml:space="preserve">  e.g.: </w:t>
            </w:r>
            <w:hyperlink r:id="rId402"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14:paraId="66053E70" w14:textId="77777777" w:rsidR="00921A47" w:rsidRPr="006518C9" w:rsidRDefault="00921A47">
            <w:pPr>
              <w:pStyle w:val="HTMLPreformatted"/>
            </w:pPr>
            <w:r w:rsidRPr="006518C9">
              <w:t xml:space="preserve">  e.g.: </w:t>
            </w:r>
            <w:hyperlink r:id="rId403"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72392BD2" w14:textId="77777777" w:rsidR="00921A47" w:rsidRPr="006518C9" w:rsidRDefault="00921A47">
            <w:pPr>
              <w:pStyle w:val="HTMLPreformatted"/>
            </w:pPr>
            <w:r w:rsidRPr="006518C9">
              <w:t xml:space="preserve">  e.g.: </w:t>
            </w:r>
            <w:hyperlink r:id="rId404"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16530F07" w14:textId="77777777" w:rsidR="00921A47" w:rsidRPr="006518C9" w:rsidRDefault="00921A47">
            <w:pPr>
              <w:pStyle w:val="HTMLPreformatted"/>
            </w:pPr>
            <w:r w:rsidRPr="006518C9">
              <w:t xml:space="preserve">  e.g.: </w:t>
            </w:r>
            <w:hyperlink r:id="rId405"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0B743D36" w14:textId="77777777" w:rsidR="00921A47" w:rsidRPr="006518C9" w:rsidRDefault="00921A47">
            <w:pPr>
              <w:pStyle w:val="HTMLPreformatted"/>
            </w:pPr>
            <w:r w:rsidRPr="006518C9">
              <w:t xml:space="preserve">  e.g.: </w:t>
            </w:r>
            <w:hyperlink r:id="rId406"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055D06E7" w14:textId="77777777" w:rsidR="00921A47" w:rsidRPr="006518C9" w:rsidRDefault="00921A47">
            <w:pPr>
              <w:pStyle w:val="HTMLPreformatted"/>
            </w:pPr>
            <w:r w:rsidRPr="006518C9">
              <w:t xml:space="preserve">  </w:t>
            </w:r>
            <w:hyperlink r:id="rId407" w:tgtFrame="new" w:history="1">
              <w:r w:rsidRPr="006518C9">
                <w:rPr>
                  <w:rStyle w:val="Hyperlink"/>
                </w:rPr>
                <w:t>et al.</w:t>
              </w:r>
            </w:hyperlink>
          </w:p>
          <w:p w14:paraId="5CDE8DEE" w14:textId="77777777" w:rsidR="00921A47" w:rsidRPr="006518C9" w:rsidRDefault="00921A47">
            <w:pPr>
              <w:pStyle w:val="HTMLPreformatted"/>
            </w:pPr>
            <w:r w:rsidRPr="006518C9">
              <w:t xml:space="preserve">MUST supply a *child* term of </w:t>
            </w:r>
            <w:hyperlink r:id="rId408"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60F7BE46" w14:textId="77777777" w:rsidR="00921A47" w:rsidRPr="006518C9" w:rsidRDefault="00921A47">
            <w:pPr>
              <w:pStyle w:val="HTMLPreformatted"/>
            </w:pPr>
            <w:r w:rsidRPr="006518C9">
              <w:t xml:space="preserve">  e.g.: </w:t>
            </w:r>
            <w:hyperlink r:id="rId409"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1B4B62F7" w14:textId="77777777" w:rsidR="00921A47" w:rsidRPr="006518C9" w:rsidRDefault="00921A47">
            <w:pPr>
              <w:pStyle w:val="HTMLPreformatted"/>
            </w:pPr>
            <w:r w:rsidRPr="006518C9">
              <w:t xml:space="preserve">  e.g.: </w:t>
            </w:r>
            <w:hyperlink r:id="rId410" w:tgtFrame="new" w:history="1">
              <w:r w:rsidRPr="006518C9">
                <w:rPr>
                  <w:rStyle w:val="Hyperlink"/>
                </w:rPr>
                <w:t>MS:1001155</w:t>
              </w:r>
            </w:hyperlink>
            <w:r w:rsidRPr="006518C9">
              <w:t xml:space="preserve"> (</w:t>
            </w:r>
            <w:r w:rsidRPr="006518C9">
              <w:rPr>
                <w:rStyle w:val="popup"/>
              </w:rPr>
              <w:t>SEQUEST:xcorr</w:t>
            </w:r>
            <w:r w:rsidRPr="006518C9">
              <w:t xml:space="preserve">) </w:t>
            </w:r>
          </w:p>
          <w:p w14:paraId="362067E9" w14:textId="77777777" w:rsidR="00921A47" w:rsidRPr="006518C9" w:rsidRDefault="00921A47">
            <w:pPr>
              <w:pStyle w:val="HTMLPreformatted"/>
            </w:pPr>
            <w:r w:rsidRPr="006518C9">
              <w:t xml:space="preserve">  e.g.: </w:t>
            </w:r>
            <w:hyperlink r:id="rId411"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143F28BE" w14:textId="77777777" w:rsidR="00921A47" w:rsidRPr="006518C9" w:rsidRDefault="00921A47">
            <w:pPr>
              <w:pStyle w:val="HTMLPreformatted"/>
            </w:pPr>
            <w:r w:rsidRPr="006518C9">
              <w:t xml:space="preserve">  e.g.: </w:t>
            </w:r>
            <w:hyperlink r:id="rId412" w:tgtFrame="new" w:history="1">
              <w:r w:rsidRPr="006518C9">
                <w:rPr>
                  <w:rStyle w:val="Hyperlink"/>
                </w:rPr>
                <w:t>MS:1001157</w:t>
              </w:r>
            </w:hyperlink>
            <w:r w:rsidRPr="006518C9">
              <w:t xml:space="preserve"> (</w:t>
            </w:r>
            <w:r w:rsidRPr="006518C9">
              <w:rPr>
                <w:rStyle w:val="popup"/>
              </w:rPr>
              <w:t>SEQUEST:sp</w:t>
            </w:r>
            <w:r w:rsidRPr="006518C9">
              <w:t xml:space="preserve">) </w:t>
            </w:r>
          </w:p>
          <w:p w14:paraId="560AC55B" w14:textId="77777777" w:rsidR="00921A47" w:rsidRPr="006518C9" w:rsidRDefault="00921A47">
            <w:pPr>
              <w:pStyle w:val="HTMLPreformatted"/>
            </w:pPr>
            <w:r w:rsidRPr="006518C9">
              <w:t xml:space="preserve">  e.g.: </w:t>
            </w:r>
            <w:hyperlink r:id="rId413" w:tgtFrame="new" w:history="1">
              <w:r w:rsidRPr="006518C9">
                <w:rPr>
                  <w:rStyle w:val="Hyperlink"/>
                </w:rPr>
                <w:t>MS:1001158</w:t>
              </w:r>
            </w:hyperlink>
            <w:r w:rsidRPr="006518C9">
              <w:t xml:space="preserve"> (</w:t>
            </w:r>
            <w:r w:rsidRPr="006518C9">
              <w:rPr>
                <w:rStyle w:val="popup"/>
              </w:rPr>
              <w:t>SEQUEST:Uniq</w:t>
            </w:r>
            <w:r w:rsidR="00482006" w:rsidRPr="006518C9">
              <w:t>)</w:t>
            </w:r>
          </w:p>
          <w:p w14:paraId="76422712" w14:textId="77777777" w:rsidR="00921A47" w:rsidRPr="006518C9" w:rsidRDefault="00921A47">
            <w:pPr>
              <w:pStyle w:val="HTMLPreformatted"/>
            </w:pPr>
            <w:r w:rsidRPr="006518C9">
              <w:t xml:space="preserve">  e.g.: </w:t>
            </w:r>
            <w:hyperlink r:id="rId414"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62E1D6C5" w14:textId="77777777" w:rsidR="00921A47" w:rsidRPr="006518C9" w:rsidRDefault="00921A47">
            <w:pPr>
              <w:pStyle w:val="HTMLPreformatted"/>
            </w:pPr>
            <w:r w:rsidRPr="006518C9">
              <w:t xml:space="preserve">  e.g.: </w:t>
            </w:r>
            <w:hyperlink r:id="rId415" w:tgtFrame="new" w:history="1">
              <w:r w:rsidRPr="006518C9">
                <w:rPr>
                  <w:rStyle w:val="Hyperlink"/>
                </w:rPr>
                <w:t>MS:1001160</w:t>
              </w:r>
            </w:hyperlink>
            <w:r w:rsidRPr="006518C9">
              <w:t xml:space="preserve"> (</w:t>
            </w:r>
            <w:r w:rsidRPr="006518C9">
              <w:rPr>
                <w:rStyle w:val="popup"/>
              </w:rPr>
              <w:t>SEQUEST:sf</w:t>
            </w:r>
            <w:r w:rsidRPr="006518C9">
              <w:t xml:space="preserve">) </w:t>
            </w:r>
          </w:p>
          <w:p w14:paraId="0CF93FE0" w14:textId="77777777" w:rsidR="00921A47" w:rsidRPr="006518C9" w:rsidRDefault="00921A47">
            <w:pPr>
              <w:pStyle w:val="HTMLPreformatted"/>
            </w:pPr>
            <w:r w:rsidRPr="006518C9">
              <w:t xml:space="preserve">  e.g.: </w:t>
            </w:r>
            <w:hyperlink r:id="rId416"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511434F6" w14:textId="77777777" w:rsidR="00921A47" w:rsidRPr="006518C9" w:rsidRDefault="00921A47">
            <w:pPr>
              <w:pStyle w:val="HTMLPreformatted"/>
            </w:pPr>
            <w:r w:rsidRPr="006518C9">
              <w:t xml:space="preserve">  e.g.: </w:t>
            </w:r>
            <w:hyperlink r:id="rId417"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0F40B13D" w14:textId="77777777" w:rsidR="00921A47" w:rsidRPr="006518C9" w:rsidRDefault="00921A47">
            <w:pPr>
              <w:pStyle w:val="HTMLPreformatted"/>
            </w:pPr>
            <w:r w:rsidRPr="006518C9">
              <w:t xml:space="preserve">  e.g.: </w:t>
            </w:r>
            <w:hyperlink r:id="rId418"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FDC2BE7" w14:textId="77777777" w:rsidR="00921A47" w:rsidRPr="006518C9" w:rsidRDefault="00921A47">
            <w:pPr>
              <w:pStyle w:val="HTMLPreformatted"/>
            </w:pPr>
            <w:r w:rsidRPr="006518C9">
              <w:t xml:space="preserve">  </w:t>
            </w:r>
            <w:hyperlink r:id="rId419" w:tgtFrame="new" w:history="1">
              <w:r w:rsidRPr="006518C9">
                <w:rPr>
                  <w:rStyle w:val="Hyperlink"/>
                </w:rPr>
                <w:t>et al.</w:t>
              </w:r>
            </w:hyperlink>
          </w:p>
          <w:p w14:paraId="7C8D2657" w14:textId="77777777" w:rsidR="00921A47" w:rsidRPr="006518C9" w:rsidRDefault="00921A47">
            <w:pPr>
              <w:pStyle w:val="HTMLPreformatted"/>
            </w:pPr>
            <w:r w:rsidRPr="006518C9">
              <w:t xml:space="preserve">MUST supply term </w:t>
            </w:r>
            <w:hyperlink r:id="rId420" w:tgtFrame="new" w:history="1">
              <w:r w:rsidRPr="006518C9">
                <w:rPr>
                  <w:rStyle w:val="Hyperlink"/>
                </w:rPr>
                <w:t>MS:1001494</w:t>
              </w:r>
            </w:hyperlink>
            <w:r w:rsidRPr="006518C9">
              <w:t xml:space="preserve"> (</w:t>
            </w:r>
            <w:r w:rsidRPr="006518C9">
              <w:rPr>
                <w:rStyle w:val="popup"/>
              </w:rPr>
              <w:t>no threshold</w:t>
            </w:r>
            <w:r w:rsidRPr="006518C9">
              <w:t>) only once</w:t>
            </w:r>
          </w:p>
          <w:p w14:paraId="4E04C740" w14:textId="77777777" w:rsidR="00921A47" w:rsidRPr="006518C9" w:rsidRDefault="00921A47">
            <w:pPr>
              <w:pStyle w:val="HTMLPreformatted"/>
            </w:pPr>
            <w:r w:rsidRPr="006518C9">
              <w:t xml:space="preserve">MUST supply term </w:t>
            </w:r>
            <w:hyperlink r:id="rId421" w:tgtFrame="new" w:history="1">
              <w:r w:rsidRPr="006518C9">
                <w:rPr>
                  <w:rStyle w:val="Hyperlink"/>
                </w:rPr>
                <w:t>MS:1001448</w:t>
              </w:r>
            </w:hyperlink>
            <w:r w:rsidRPr="006518C9">
              <w:t xml:space="preserve"> (</w:t>
            </w:r>
            <w:r w:rsidRPr="006518C9">
              <w:rPr>
                <w:rStyle w:val="popup"/>
              </w:rPr>
              <w:t>pep:FDR threshold</w:t>
            </w:r>
            <w:r w:rsidRPr="006518C9">
              <w:t>) only once</w:t>
            </w:r>
          </w:p>
          <w:p w14:paraId="285CAE9B" w14:textId="77777777" w:rsidR="00921A47" w:rsidRPr="006518C9" w:rsidRDefault="00921A47">
            <w:pPr>
              <w:pStyle w:val="HTMLPreformatted"/>
            </w:pPr>
            <w:r w:rsidRPr="006518C9">
              <w:t>Path /MzIdentML/AnalysisProtocolCollection/ProteinDetectionProtocol/Threshold</w:t>
            </w:r>
          </w:p>
          <w:p w14:paraId="06A3274F" w14:textId="77777777" w:rsidR="00921A47" w:rsidRPr="006518C9" w:rsidRDefault="00921A47">
            <w:pPr>
              <w:pStyle w:val="HTMLPreformatted"/>
            </w:pPr>
            <w:r w:rsidRPr="006518C9">
              <w:t xml:space="preserve">MUST supply a *child* term of </w:t>
            </w:r>
            <w:hyperlink r:id="rId422"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C27C19D" w14:textId="77777777" w:rsidR="00921A47" w:rsidRPr="006518C9" w:rsidRDefault="00921A47">
            <w:pPr>
              <w:pStyle w:val="HTMLPreformatted"/>
            </w:pPr>
            <w:r w:rsidRPr="006518C9">
              <w:t xml:space="preserve">  e.g.: </w:t>
            </w:r>
            <w:hyperlink r:id="rId423"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5C3B7B8D" w14:textId="77777777" w:rsidR="00921A47" w:rsidRPr="006518C9" w:rsidRDefault="00921A47">
            <w:pPr>
              <w:pStyle w:val="HTMLPreformatted"/>
            </w:pPr>
            <w:r w:rsidRPr="006518C9">
              <w:t xml:space="preserve">  e.g.: </w:t>
            </w:r>
            <w:hyperlink r:id="rId424"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70FFB00E" w14:textId="77777777" w:rsidR="00921A47" w:rsidRPr="006518C9" w:rsidRDefault="00921A47">
            <w:pPr>
              <w:pStyle w:val="HTMLPreformatted"/>
            </w:pPr>
            <w:r w:rsidRPr="006518C9">
              <w:t xml:space="preserve">  e.g.: </w:t>
            </w:r>
            <w:hyperlink r:id="rId425"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1C11EF24" w14:textId="77777777" w:rsidR="00921A47" w:rsidRPr="006518C9" w:rsidRDefault="00921A47">
            <w:pPr>
              <w:pStyle w:val="HTMLPreformatted"/>
            </w:pPr>
            <w:r w:rsidRPr="006518C9">
              <w:t xml:space="preserve">  e.g.: </w:t>
            </w:r>
            <w:hyperlink r:id="rId426"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770FFAD6" w14:textId="77777777" w:rsidR="00921A47" w:rsidRPr="006518C9" w:rsidRDefault="00921A47">
            <w:pPr>
              <w:pStyle w:val="HTMLPreformatted"/>
            </w:pPr>
            <w:r w:rsidRPr="006518C9">
              <w:t xml:space="preserve">  e.g.: </w:t>
            </w:r>
            <w:hyperlink r:id="rId427"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3B16DDE0" w14:textId="77777777" w:rsidR="00921A47" w:rsidRPr="006518C9" w:rsidRDefault="00921A47">
            <w:pPr>
              <w:pStyle w:val="HTMLPreformatted"/>
            </w:pPr>
            <w:r w:rsidRPr="006518C9">
              <w:t xml:space="preserve">  e.g.: </w:t>
            </w:r>
            <w:hyperlink r:id="rId428" w:tgtFrame="new" w:history="1">
              <w:r w:rsidRPr="006518C9">
                <w:rPr>
                  <w:rStyle w:val="Hyperlink"/>
                </w:rPr>
                <w:t>MS:1001032</w:t>
              </w:r>
            </w:hyperlink>
            <w:r w:rsidRPr="006518C9">
              <w:t xml:space="preserve"> (</w:t>
            </w:r>
            <w:r w:rsidRPr="006518C9">
              <w:rPr>
                <w:rStyle w:val="popup"/>
              </w:rPr>
              <w:t>SEQUEST:SequencePartialFilter</w:t>
            </w:r>
            <w:r w:rsidRPr="006518C9">
              <w:t>)</w:t>
            </w:r>
          </w:p>
          <w:p w14:paraId="774AB735" w14:textId="77777777" w:rsidR="00921A47" w:rsidRPr="006518C9" w:rsidRDefault="00921A47">
            <w:pPr>
              <w:pStyle w:val="HTMLPreformatted"/>
            </w:pPr>
            <w:r w:rsidRPr="006518C9">
              <w:t xml:space="preserve">  e.g.: </w:t>
            </w:r>
            <w:hyperlink r:id="rId429"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08636E7C" w14:textId="77777777" w:rsidR="00921A47" w:rsidRPr="006518C9" w:rsidRDefault="00921A47">
            <w:pPr>
              <w:pStyle w:val="HTMLPreformatted"/>
            </w:pPr>
            <w:r w:rsidRPr="006518C9">
              <w:t xml:space="preserve">  e.g.: </w:t>
            </w:r>
            <w:hyperlink r:id="rId430"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699232D5" w14:textId="77777777" w:rsidR="00921A47" w:rsidRPr="006518C9" w:rsidRDefault="00921A47">
            <w:pPr>
              <w:pStyle w:val="HTMLPreformatted"/>
            </w:pPr>
            <w:r w:rsidRPr="006518C9">
              <w:t xml:space="preserve">  e.g.: </w:t>
            </w:r>
            <w:hyperlink r:id="rId431"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28B50087" w14:textId="77777777" w:rsidR="00921A47" w:rsidRPr="006518C9" w:rsidRDefault="00921A47">
            <w:pPr>
              <w:pStyle w:val="HTMLPreformatted"/>
            </w:pPr>
            <w:r w:rsidRPr="006518C9">
              <w:t xml:space="preserve">  e.g.: </w:t>
            </w:r>
            <w:hyperlink r:id="rId432"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42E20B24" w14:textId="77777777" w:rsidR="00921A47" w:rsidRPr="006518C9" w:rsidRDefault="00921A47">
            <w:pPr>
              <w:pStyle w:val="HTMLPreformatted"/>
            </w:pPr>
            <w:r w:rsidRPr="006518C9">
              <w:t xml:space="preserve">  </w:t>
            </w:r>
            <w:hyperlink r:id="rId433" w:tgtFrame="new" w:history="1">
              <w:r w:rsidRPr="006518C9">
                <w:rPr>
                  <w:rStyle w:val="Hyperlink"/>
                </w:rPr>
                <w:t>et al.</w:t>
              </w:r>
            </w:hyperlink>
          </w:p>
          <w:p w14:paraId="74D24495" w14:textId="77777777" w:rsidR="00921A47" w:rsidRPr="006518C9" w:rsidRDefault="00921A47">
            <w:pPr>
              <w:pStyle w:val="HTMLPreformatted"/>
            </w:pPr>
            <w:r w:rsidRPr="006518C9">
              <w:t xml:space="preserve">MUST supply a *child* term of </w:t>
            </w:r>
            <w:hyperlink r:id="rId434"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419E0688" w14:textId="77777777" w:rsidR="00921A47" w:rsidRPr="006518C9" w:rsidRDefault="00921A47">
            <w:pPr>
              <w:pStyle w:val="HTMLPreformatted"/>
            </w:pPr>
            <w:r w:rsidRPr="006518C9">
              <w:t xml:space="preserve">  e.g.: </w:t>
            </w:r>
            <w:hyperlink r:id="rId435"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666D79BA" w14:textId="77777777" w:rsidR="00921A47" w:rsidRPr="006518C9" w:rsidRDefault="00921A47">
            <w:pPr>
              <w:pStyle w:val="HTMLPreformatted"/>
            </w:pPr>
            <w:r w:rsidRPr="006518C9">
              <w:t xml:space="preserve">  e.g.: </w:t>
            </w:r>
            <w:hyperlink r:id="rId436" w:tgtFrame="new" w:history="1">
              <w:r w:rsidRPr="006518C9">
                <w:rPr>
                  <w:rStyle w:val="Hyperlink"/>
                </w:rPr>
                <w:t>MS:1001155</w:t>
              </w:r>
            </w:hyperlink>
            <w:r w:rsidRPr="006518C9">
              <w:t xml:space="preserve"> (</w:t>
            </w:r>
            <w:r w:rsidRPr="006518C9">
              <w:rPr>
                <w:rStyle w:val="popup"/>
              </w:rPr>
              <w:t>SEQUEST:xcorr</w:t>
            </w:r>
            <w:r w:rsidRPr="006518C9">
              <w:t xml:space="preserve">) </w:t>
            </w:r>
          </w:p>
          <w:p w14:paraId="10E3CB1C" w14:textId="77777777" w:rsidR="00921A47" w:rsidRPr="006518C9" w:rsidRDefault="00921A47">
            <w:pPr>
              <w:pStyle w:val="HTMLPreformatted"/>
            </w:pPr>
            <w:r w:rsidRPr="006518C9">
              <w:t xml:space="preserve">  e.g.: </w:t>
            </w:r>
            <w:hyperlink r:id="rId437"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0DF3B24A" w14:textId="77777777" w:rsidR="00921A47" w:rsidRPr="006518C9" w:rsidRDefault="00921A47">
            <w:pPr>
              <w:pStyle w:val="HTMLPreformatted"/>
            </w:pPr>
            <w:r w:rsidRPr="006518C9">
              <w:t xml:space="preserve">  e.g.: </w:t>
            </w:r>
            <w:hyperlink r:id="rId438" w:tgtFrame="new" w:history="1">
              <w:r w:rsidRPr="006518C9">
                <w:rPr>
                  <w:rStyle w:val="Hyperlink"/>
                </w:rPr>
                <w:t>MS:1001157</w:t>
              </w:r>
            </w:hyperlink>
            <w:r w:rsidRPr="006518C9">
              <w:t xml:space="preserve"> (</w:t>
            </w:r>
            <w:r w:rsidRPr="006518C9">
              <w:rPr>
                <w:rStyle w:val="popup"/>
              </w:rPr>
              <w:t>SEQUEST:sp</w:t>
            </w:r>
            <w:r w:rsidRPr="006518C9">
              <w:t xml:space="preserve">) </w:t>
            </w:r>
          </w:p>
          <w:p w14:paraId="590B6E70" w14:textId="77777777" w:rsidR="00921A47" w:rsidRPr="006518C9" w:rsidRDefault="00921A47">
            <w:pPr>
              <w:pStyle w:val="HTMLPreformatted"/>
            </w:pPr>
            <w:r w:rsidRPr="006518C9">
              <w:t xml:space="preserve">  e.g.: </w:t>
            </w:r>
            <w:hyperlink r:id="rId439" w:tgtFrame="new" w:history="1">
              <w:r w:rsidRPr="006518C9">
                <w:rPr>
                  <w:rStyle w:val="Hyperlink"/>
                </w:rPr>
                <w:t>MS:1001158</w:t>
              </w:r>
            </w:hyperlink>
            <w:r w:rsidRPr="006518C9">
              <w:t xml:space="preserve"> (</w:t>
            </w:r>
            <w:r w:rsidRPr="006518C9">
              <w:rPr>
                <w:rStyle w:val="popup"/>
              </w:rPr>
              <w:t>SEQUEST:Uniq</w:t>
            </w:r>
            <w:r w:rsidR="00482006" w:rsidRPr="006518C9">
              <w:t>)</w:t>
            </w:r>
          </w:p>
          <w:p w14:paraId="2698A950" w14:textId="77777777" w:rsidR="00921A47" w:rsidRPr="006518C9" w:rsidRDefault="00921A47">
            <w:pPr>
              <w:pStyle w:val="HTMLPreformatted"/>
            </w:pPr>
            <w:r w:rsidRPr="006518C9">
              <w:t xml:space="preserve">  e.g.: </w:t>
            </w:r>
            <w:hyperlink r:id="rId440"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49A427BF" w14:textId="77777777" w:rsidR="00921A47" w:rsidRPr="006518C9" w:rsidRDefault="00921A47">
            <w:pPr>
              <w:pStyle w:val="HTMLPreformatted"/>
            </w:pPr>
            <w:r w:rsidRPr="006518C9">
              <w:t xml:space="preserve">  e.g.: </w:t>
            </w:r>
            <w:hyperlink r:id="rId441" w:tgtFrame="new" w:history="1">
              <w:r w:rsidRPr="006518C9">
                <w:rPr>
                  <w:rStyle w:val="Hyperlink"/>
                </w:rPr>
                <w:t>MS:1001160</w:t>
              </w:r>
            </w:hyperlink>
            <w:r w:rsidRPr="006518C9">
              <w:t xml:space="preserve"> (</w:t>
            </w:r>
            <w:r w:rsidRPr="006518C9">
              <w:rPr>
                <w:rStyle w:val="popup"/>
              </w:rPr>
              <w:t>SEQUEST:sf</w:t>
            </w:r>
            <w:r w:rsidRPr="006518C9">
              <w:t xml:space="preserve">) </w:t>
            </w:r>
          </w:p>
          <w:p w14:paraId="3995A161" w14:textId="77777777" w:rsidR="00921A47" w:rsidRPr="006518C9" w:rsidRDefault="00921A47">
            <w:pPr>
              <w:pStyle w:val="HTMLPreformatted"/>
            </w:pPr>
            <w:r w:rsidRPr="006518C9">
              <w:t xml:space="preserve">  e.g.: </w:t>
            </w:r>
            <w:hyperlink r:id="rId442"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3C5CDBA8" w14:textId="77777777" w:rsidR="00921A47" w:rsidRPr="006518C9" w:rsidRDefault="00921A47">
            <w:pPr>
              <w:pStyle w:val="HTMLPreformatted"/>
            </w:pPr>
            <w:r w:rsidRPr="006518C9">
              <w:t xml:space="preserve">  e.g.: </w:t>
            </w:r>
            <w:hyperlink r:id="rId443"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51639891" w14:textId="77777777" w:rsidR="00921A47" w:rsidRPr="006518C9" w:rsidRDefault="00921A47">
            <w:pPr>
              <w:pStyle w:val="HTMLPreformatted"/>
            </w:pPr>
            <w:r w:rsidRPr="006518C9">
              <w:t xml:space="preserve">  e.g.: </w:t>
            </w:r>
            <w:hyperlink r:id="rId444"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74E0D906" w14:textId="77777777" w:rsidR="00921A47" w:rsidRPr="006518C9" w:rsidRDefault="00921A47">
            <w:pPr>
              <w:pStyle w:val="HTMLPreformatted"/>
            </w:pPr>
            <w:r w:rsidRPr="006518C9">
              <w:t xml:space="preserve">  </w:t>
            </w:r>
            <w:hyperlink r:id="rId445" w:tgtFrame="new" w:history="1">
              <w:r w:rsidRPr="006518C9">
                <w:rPr>
                  <w:rStyle w:val="Hyperlink"/>
                </w:rPr>
                <w:t>et al.</w:t>
              </w:r>
            </w:hyperlink>
          </w:p>
          <w:p w14:paraId="70F2C006" w14:textId="77777777" w:rsidR="00921A47" w:rsidRPr="006518C9" w:rsidRDefault="00921A47">
            <w:pPr>
              <w:pStyle w:val="HTMLPreformatted"/>
            </w:pPr>
            <w:r w:rsidRPr="006518C9">
              <w:t xml:space="preserve">MUST supply term </w:t>
            </w:r>
            <w:hyperlink r:id="rId446" w:tgtFrame="new" w:history="1">
              <w:r w:rsidRPr="006518C9">
                <w:rPr>
                  <w:rStyle w:val="Hyperlink"/>
                </w:rPr>
                <w:t>MS:1001447</w:t>
              </w:r>
            </w:hyperlink>
            <w:r w:rsidRPr="006518C9">
              <w:t xml:space="preserve"> (</w:t>
            </w:r>
            <w:r w:rsidRPr="006518C9">
              <w:rPr>
                <w:rStyle w:val="popup"/>
              </w:rPr>
              <w:t>prot:FDR threshold</w:t>
            </w:r>
            <w:r w:rsidRPr="006518C9">
              <w:t>) only once</w:t>
            </w:r>
          </w:p>
          <w:p w14:paraId="2BBDA855" w14:textId="77777777" w:rsidR="00921A47" w:rsidRPr="006518C9" w:rsidRDefault="00921A47">
            <w:pPr>
              <w:pStyle w:val="HTMLPreformatted"/>
            </w:pPr>
            <w:r w:rsidRPr="006518C9">
              <w:t xml:space="preserve">MUST supply term </w:t>
            </w:r>
            <w:hyperlink r:id="rId447"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28AF7539" w14:textId="77777777" w:rsidTr="00921A47">
        <w:trPr>
          <w:tblCellSpacing w:w="15" w:type="dxa"/>
        </w:trPr>
        <w:tc>
          <w:tcPr>
            <w:tcW w:w="0" w:type="auto"/>
            <w:vAlign w:val="center"/>
            <w:hideMark/>
          </w:tcPr>
          <w:p w14:paraId="71DA2AD8"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59AA9AAD" w14:textId="77777777" w:rsidR="00921A47" w:rsidRPr="006518C9" w:rsidRDefault="00921A47">
            <w:pPr>
              <w:pStyle w:val="HTMLPreformatted"/>
            </w:pPr>
            <w:r w:rsidRPr="006518C9">
              <w:t>&lt;cvParam cvRef="PSI-MS" accession="MS:1001494" name="no threshold"&gt;&lt;/cvParam&gt;</w:t>
            </w:r>
          </w:p>
          <w:p w14:paraId="00FCC295" w14:textId="77777777" w:rsidR="00921A47" w:rsidRPr="006518C9" w:rsidRDefault="00921A47">
            <w:pPr>
              <w:pStyle w:val="HTMLPreformatted"/>
            </w:pPr>
            <w:r w:rsidRPr="006518C9">
              <w:t>&lt;cvParam accession="MS:1001874" cvRef="PSI-MS" value="0.01" name="FDRScore"/&gt;</w:t>
            </w:r>
          </w:p>
          <w:p w14:paraId="7BC17889" w14:textId="77777777" w:rsidR="00921A47" w:rsidRPr="006518C9" w:rsidRDefault="00921A47">
            <w:pPr>
              <w:pStyle w:val="HTMLPreformatted"/>
            </w:pPr>
            <w:r w:rsidRPr="006518C9">
              <w:t>&lt;cvParam accession="MS:1002351" cvRef="PSI-MS" value="0.01" name="PSM-level local FDR"/&gt;</w:t>
            </w:r>
          </w:p>
          <w:p w14:paraId="483A18A1" w14:textId="77777777" w:rsidR="00921A47" w:rsidRPr="006518C9" w:rsidRDefault="00921A47">
            <w:pPr>
              <w:pStyle w:val="HTMLPreformatted"/>
            </w:pPr>
            <w:r w:rsidRPr="006518C9">
              <w:t>&lt;cvParam accession="MS:1001316" cvRef="PSI-MS" value="0.05" name="Mascot:SigThreshold"/&gt;</w:t>
            </w:r>
          </w:p>
          <w:p w14:paraId="77CFBD6A" w14:textId="77777777" w:rsidR="00921A47" w:rsidRPr="006518C9" w:rsidRDefault="00921A47">
            <w:pPr>
              <w:pStyle w:val="HTMLPreformatted"/>
            </w:pPr>
            <w:r w:rsidRPr="006518C9">
              <w:t>&lt;cvParam cvRef="PSI-MS" accession="MS:1001364" name="distinct peptide-level global FDR" value="1.0"/&gt;</w:t>
            </w:r>
          </w:p>
          <w:p w14:paraId="77A27F0B" w14:textId="77777777" w:rsidR="00921A47" w:rsidRPr="006518C9" w:rsidRDefault="00921A47">
            <w:pPr>
              <w:pStyle w:val="HTMLPreformatted"/>
            </w:pPr>
            <w:r w:rsidRPr="006518C9">
              <w:t>&lt;cvParam cvRef="PSI-MS" accession="MS:1002350" name="PSM-level global FDR" value="1.0"/&gt;</w:t>
            </w:r>
          </w:p>
          <w:p w14:paraId="2FF0CCCC" w14:textId="77777777" w:rsidR="00921A47" w:rsidRPr="006518C9" w:rsidRDefault="00921A47">
            <w:pPr>
              <w:pStyle w:val="HTMLPreformatted"/>
            </w:pPr>
            <w:r w:rsidRPr="006518C9">
              <w:t>&lt;cvParam cvRef="PSI-MS" accession="MS:1002567" name="phosphoRS score threshold" value="95.0"/&gt;</w:t>
            </w:r>
          </w:p>
          <w:p w14:paraId="43ED7511" w14:textId="77777777" w:rsidR="00921A47" w:rsidRPr="006518C9" w:rsidRDefault="00921A47">
            <w:pPr>
              <w:pStyle w:val="HTMLPreformatted"/>
            </w:pPr>
            <w:r w:rsidRPr="006518C9">
              <w:t>&lt;cvParam cvRef="PSI-MS" accession="MS:1002557" name="D-Score threshold" value="95.0"/&gt;</w:t>
            </w:r>
          </w:p>
          <w:p w14:paraId="07B0E78B" w14:textId="77777777" w:rsidR="00921A47" w:rsidRPr="006518C9" w:rsidRDefault="00921A47">
            <w:pPr>
              <w:pStyle w:val="HTMLPreformatted"/>
            </w:pPr>
            <w:r w:rsidRPr="006518C9">
              <w:t>&lt;cvParam cvRef="PSI-MS" accession="MS:1002369" name="protein group-level global FDR" value="0.01"/&gt;</w:t>
            </w:r>
          </w:p>
        </w:tc>
      </w:tr>
    </w:tbl>
    <w:p w14:paraId="6E30C83F" w14:textId="77777777" w:rsidR="00921A47" w:rsidRPr="006518C9" w:rsidRDefault="00921A47" w:rsidP="00921A47">
      <w:pPr>
        <w:rPr>
          <w:lang w:val="en-US"/>
        </w:rPr>
      </w:pPr>
    </w:p>
    <w:p w14:paraId="607F1019" w14:textId="77777777" w:rsidR="00921A47" w:rsidRPr="006518C9" w:rsidRDefault="00921A47" w:rsidP="00921A47">
      <w:pPr>
        <w:pStyle w:val="Heading2"/>
      </w:pPr>
      <w:bookmarkStart w:id="428" w:name="_Toc476057276"/>
      <w:r w:rsidRPr="006518C9">
        <w:t>Element &lt;</w:t>
      </w:r>
      <w:bookmarkStart w:id="429" w:name="TranslationTable"/>
      <w:r w:rsidRPr="006518C9">
        <w:t>TranslationTable</w:t>
      </w:r>
      <w:bookmarkEnd w:id="429"/>
      <w:r w:rsidRPr="006518C9">
        <w:t>&gt;</w:t>
      </w:r>
      <w:bookmarkEnd w:id="4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2"/>
        <w:gridCol w:w="8530"/>
      </w:tblGrid>
      <w:tr w:rsidR="00921A47" w:rsidRPr="006518C9" w14:paraId="49776766" w14:textId="77777777" w:rsidTr="00921A47">
        <w:trPr>
          <w:tblCellSpacing w:w="15" w:type="dxa"/>
        </w:trPr>
        <w:tc>
          <w:tcPr>
            <w:tcW w:w="0" w:type="auto"/>
            <w:vAlign w:val="center"/>
            <w:hideMark/>
          </w:tcPr>
          <w:p w14:paraId="059968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94F77EC"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28B8829C" w14:textId="77777777" w:rsidR="00921A47" w:rsidRPr="006518C9" w:rsidRDefault="00921A47">
            <w:pPr>
              <w:rPr>
                <w:sz w:val="24"/>
                <w:szCs w:val="24"/>
                <w:lang w:val="en-US"/>
              </w:rPr>
            </w:pPr>
            <w:r w:rsidRPr="006518C9">
              <w:rPr>
                <w:lang w:val="en-US"/>
              </w:rPr>
              <w:t xml:space="preserve">table. </w:t>
            </w:r>
          </w:p>
        </w:tc>
      </w:tr>
      <w:tr w:rsidR="00921A47" w:rsidRPr="006518C9" w14:paraId="035706AE" w14:textId="77777777" w:rsidTr="00921A47">
        <w:trPr>
          <w:tblCellSpacing w:w="15" w:type="dxa"/>
        </w:trPr>
        <w:tc>
          <w:tcPr>
            <w:tcW w:w="0" w:type="auto"/>
            <w:vAlign w:val="center"/>
            <w:hideMark/>
          </w:tcPr>
          <w:p w14:paraId="04C68DE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03E5BDD" w14:textId="77777777" w:rsidR="00921A47" w:rsidRPr="006518C9" w:rsidRDefault="00921A47">
            <w:pPr>
              <w:rPr>
                <w:sz w:val="24"/>
                <w:szCs w:val="24"/>
                <w:lang w:val="en-US"/>
              </w:rPr>
            </w:pPr>
            <w:r w:rsidRPr="006518C9">
              <w:rPr>
                <w:lang w:val="en-US"/>
              </w:rPr>
              <w:t xml:space="preserve">TranslationTableType </w:t>
            </w:r>
          </w:p>
        </w:tc>
      </w:tr>
      <w:tr w:rsidR="00921A47" w:rsidRPr="006518C9" w14:paraId="52CDECFB" w14:textId="77777777" w:rsidTr="00921A47">
        <w:trPr>
          <w:tblCellSpacing w:w="15" w:type="dxa"/>
        </w:trPr>
        <w:tc>
          <w:tcPr>
            <w:tcW w:w="0" w:type="auto"/>
            <w:vAlign w:val="center"/>
            <w:hideMark/>
          </w:tcPr>
          <w:p w14:paraId="3CA7E91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06403973"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A549A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77E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9F39C"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837C3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2D327"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E895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DCC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1047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6E480E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20A09A9"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DB247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36E0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1F418"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3ADEA7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6219E98" w14:textId="77777777" w:rsidR="00921A47" w:rsidRPr="006518C9" w:rsidRDefault="00921A47">
            <w:pPr>
              <w:rPr>
                <w:sz w:val="24"/>
                <w:szCs w:val="24"/>
                <w:lang w:val="en-US"/>
              </w:rPr>
            </w:pPr>
          </w:p>
        </w:tc>
      </w:tr>
      <w:tr w:rsidR="00921A47" w:rsidRPr="006518C9" w14:paraId="4344EEC5" w14:textId="77777777" w:rsidTr="00921A47">
        <w:trPr>
          <w:tblCellSpacing w:w="15" w:type="dxa"/>
        </w:trPr>
        <w:tc>
          <w:tcPr>
            <w:tcW w:w="0" w:type="auto"/>
            <w:vAlign w:val="center"/>
            <w:hideMark/>
          </w:tcPr>
          <w:p w14:paraId="41094920"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5"/>
              <w:gridCol w:w="1135"/>
              <w:gridCol w:w="1180"/>
              <w:gridCol w:w="4409"/>
            </w:tblGrid>
            <w:tr w:rsidR="00921A47" w:rsidRPr="006518C9" w14:paraId="764692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738B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7105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A568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68E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ACD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7E9B29" w14:textId="77777777" w:rsidR="00921A47" w:rsidRPr="006518C9" w:rsidRDefault="00C514F9">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13357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6A0D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65D0F" w14:textId="77777777" w:rsidR="00921A47" w:rsidRPr="006518C9" w:rsidRDefault="00921A47">
                  <w:pPr>
                    <w:rPr>
                      <w:sz w:val="24"/>
                      <w:szCs w:val="24"/>
                      <w:lang w:val="en-US"/>
                    </w:rPr>
                  </w:pPr>
                  <w:r w:rsidRPr="006518C9">
                    <w:rPr>
                      <w:lang w:val="en-US"/>
                    </w:rPr>
                    <w:t>A single entry from an ontology or a controlled vocabulary.</w:t>
                  </w:r>
                </w:p>
              </w:tc>
            </w:tr>
          </w:tbl>
          <w:p w14:paraId="12D9A969" w14:textId="77777777" w:rsidR="00921A47" w:rsidRPr="006518C9" w:rsidRDefault="00921A47">
            <w:pPr>
              <w:rPr>
                <w:sz w:val="24"/>
                <w:szCs w:val="24"/>
                <w:lang w:val="en-US"/>
              </w:rPr>
            </w:pPr>
          </w:p>
        </w:tc>
      </w:tr>
      <w:tr w:rsidR="00921A47" w:rsidRPr="006518C9" w14:paraId="1EB7F179" w14:textId="77777777" w:rsidTr="00921A47">
        <w:trPr>
          <w:tblCellSpacing w:w="15" w:type="dxa"/>
        </w:trPr>
        <w:tc>
          <w:tcPr>
            <w:tcW w:w="0" w:type="auto"/>
            <w:vAlign w:val="center"/>
            <w:hideMark/>
          </w:tcPr>
          <w:p w14:paraId="4688DC4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B783C8F" w14:textId="77777777" w:rsidR="00921A47" w:rsidRPr="006518C9" w:rsidRDefault="00921A47">
            <w:pPr>
              <w:rPr>
                <w:sz w:val="24"/>
                <w:szCs w:val="24"/>
                <w:lang w:val="en-US"/>
              </w:rPr>
            </w:pPr>
          </w:p>
        </w:tc>
      </w:tr>
      <w:tr w:rsidR="00921A47" w:rsidRPr="006518C9" w14:paraId="2219C432" w14:textId="77777777" w:rsidTr="00921A47">
        <w:trPr>
          <w:tblCellSpacing w:w="15" w:type="dxa"/>
        </w:trPr>
        <w:tc>
          <w:tcPr>
            <w:tcW w:w="0" w:type="auto"/>
            <w:vAlign w:val="center"/>
            <w:hideMark/>
          </w:tcPr>
          <w:p w14:paraId="11B7794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6B4C68D" w14:textId="77777777" w:rsidR="00482006" w:rsidRPr="006518C9" w:rsidRDefault="00921A47">
            <w:pPr>
              <w:pStyle w:val="HTMLPreformatted"/>
            </w:pPr>
            <w:r w:rsidRPr="006518C9">
              <w:t>Path /MzIdentML/AnalysisProtocolCollection/SpectrumIdentificationProtocol/DatabaseTranslation/Translation</w:t>
            </w:r>
          </w:p>
          <w:p w14:paraId="2031F1AE" w14:textId="77777777" w:rsidR="00921A47" w:rsidRPr="006518C9" w:rsidRDefault="00921A47">
            <w:pPr>
              <w:pStyle w:val="HTMLPreformatted"/>
            </w:pPr>
            <w:r w:rsidRPr="006518C9">
              <w:t>Table</w:t>
            </w:r>
          </w:p>
          <w:p w14:paraId="37116D9D" w14:textId="77777777" w:rsidR="00921A47" w:rsidRPr="006518C9" w:rsidRDefault="00921A47">
            <w:pPr>
              <w:pStyle w:val="HTMLPreformatted"/>
            </w:pPr>
            <w:r w:rsidRPr="006518C9">
              <w:t xml:space="preserve">MUST supply term </w:t>
            </w:r>
            <w:hyperlink r:id="rId448"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32A6EBDD" w14:textId="77777777" w:rsidR="00921A47" w:rsidRPr="006518C9" w:rsidRDefault="00921A47">
            <w:pPr>
              <w:pStyle w:val="HTMLPreformatted"/>
            </w:pPr>
            <w:r w:rsidRPr="006518C9">
              <w:t xml:space="preserve">MUST supply term </w:t>
            </w:r>
            <w:hyperlink r:id="rId449" w:tgtFrame="new" w:history="1">
              <w:r w:rsidRPr="006518C9">
                <w:rPr>
                  <w:rStyle w:val="Hyperlink"/>
                </w:rPr>
                <w:t>MS:1001025</w:t>
              </w:r>
            </w:hyperlink>
            <w:r w:rsidRPr="006518C9">
              <w:t xml:space="preserve"> (</w:t>
            </w:r>
            <w:r w:rsidRPr="006518C9">
              <w:rPr>
                <w:rStyle w:val="popup"/>
              </w:rPr>
              <w:t>translation table</w:t>
            </w:r>
            <w:r w:rsidRPr="006518C9">
              <w:t>) only once</w:t>
            </w:r>
          </w:p>
          <w:p w14:paraId="48B3503B" w14:textId="77777777" w:rsidR="00921A47" w:rsidRPr="006518C9" w:rsidRDefault="00921A47">
            <w:pPr>
              <w:pStyle w:val="HTMLPreformatted"/>
            </w:pPr>
            <w:r w:rsidRPr="006518C9">
              <w:t xml:space="preserve">MUST supply term </w:t>
            </w:r>
            <w:hyperlink r:id="rId450"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5188870F" w14:textId="77777777" w:rsidR="00921A47" w:rsidRPr="006518C9" w:rsidRDefault="00921A47" w:rsidP="00921A47">
      <w:pPr>
        <w:rPr>
          <w:lang w:val="en-US"/>
        </w:rPr>
      </w:pPr>
    </w:p>
    <w:p w14:paraId="7DB21C91" w14:textId="77777777" w:rsidR="00921A47" w:rsidRPr="006518C9" w:rsidRDefault="00921A47" w:rsidP="00921A47">
      <w:pPr>
        <w:pStyle w:val="Heading2"/>
      </w:pPr>
      <w:bookmarkStart w:id="430" w:name="_Toc476057277"/>
      <w:r w:rsidRPr="006518C9">
        <w:t>Element &lt;</w:t>
      </w:r>
      <w:bookmarkStart w:id="431" w:name="userParam"/>
      <w:r w:rsidRPr="006518C9">
        <w:t>userParam</w:t>
      </w:r>
      <w:bookmarkEnd w:id="431"/>
      <w:r w:rsidRPr="006518C9">
        <w:t>&gt;</w:t>
      </w:r>
      <w:bookmarkEnd w:id="4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7"/>
        <w:gridCol w:w="8525"/>
      </w:tblGrid>
      <w:tr w:rsidR="00921A47" w:rsidRPr="006518C9" w14:paraId="044E5C09" w14:textId="77777777" w:rsidTr="00921A47">
        <w:trPr>
          <w:tblCellSpacing w:w="15" w:type="dxa"/>
        </w:trPr>
        <w:tc>
          <w:tcPr>
            <w:tcW w:w="0" w:type="auto"/>
            <w:vAlign w:val="center"/>
            <w:hideMark/>
          </w:tcPr>
          <w:p w14:paraId="34FEE9E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F1250" w14:textId="77777777" w:rsidR="00921A47" w:rsidRPr="006518C9" w:rsidRDefault="00921A47">
            <w:pPr>
              <w:rPr>
                <w:sz w:val="24"/>
                <w:szCs w:val="24"/>
                <w:lang w:val="en-US"/>
              </w:rPr>
            </w:pPr>
            <w:r w:rsidRPr="006518C9">
              <w:rPr>
                <w:lang w:val="en-US"/>
              </w:rP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RPr="006518C9" w14:paraId="036E3AF0" w14:textId="77777777" w:rsidTr="00921A47">
        <w:trPr>
          <w:tblCellSpacing w:w="15" w:type="dxa"/>
        </w:trPr>
        <w:tc>
          <w:tcPr>
            <w:tcW w:w="0" w:type="auto"/>
            <w:vAlign w:val="center"/>
            <w:hideMark/>
          </w:tcPr>
          <w:p w14:paraId="4D2D77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614A5A" w14:textId="77777777" w:rsidR="00921A47" w:rsidRPr="006518C9" w:rsidRDefault="00921A47">
            <w:pPr>
              <w:rPr>
                <w:sz w:val="24"/>
                <w:szCs w:val="24"/>
                <w:lang w:val="en-US"/>
              </w:rPr>
            </w:pPr>
            <w:r w:rsidRPr="006518C9">
              <w:rPr>
                <w:lang w:val="en-US"/>
              </w:rPr>
              <w:t xml:space="preserve">UserParamType </w:t>
            </w:r>
          </w:p>
        </w:tc>
      </w:tr>
      <w:tr w:rsidR="00921A47" w:rsidRPr="006518C9" w14:paraId="20175744" w14:textId="77777777" w:rsidTr="00921A47">
        <w:trPr>
          <w:tblCellSpacing w:w="15" w:type="dxa"/>
        </w:trPr>
        <w:tc>
          <w:tcPr>
            <w:tcW w:w="0" w:type="auto"/>
            <w:vAlign w:val="center"/>
            <w:hideMark/>
          </w:tcPr>
          <w:p w14:paraId="36D7AD4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6"/>
              <w:gridCol w:w="995"/>
              <w:gridCol w:w="824"/>
              <w:gridCol w:w="5179"/>
            </w:tblGrid>
            <w:tr w:rsidR="00921A47" w:rsidRPr="006518C9" w14:paraId="7D4DC2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051F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464C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A815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144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67D4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291F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9F46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18E0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25307" w14:textId="77777777" w:rsidR="00921A47" w:rsidRPr="006518C9" w:rsidRDefault="00921A47">
                  <w:pPr>
                    <w:rPr>
                      <w:sz w:val="24"/>
                      <w:szCs w:val="24"/>
                      <w:lang w:val="en-US"/>
                    </w:rPr>
                  </w:pPr>
                  <w:r w:rsidRPr="006518C9">
                    <w:rPr>
                      <w:lang w:val="en-US"/>
                    </w:rPr>
                    <w:t>The name of the parameter.</w:t>
                  </w:r>
                </w:p>
              </w:tc>
            </w:tr>
            <w:tr w:rsidR="00921A47" w:rsidRPr="006518C9" w14:paraId="2840A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63C2D"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F609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95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DCBCF" w14:textId="77777777" w:rsidR="00921A47" w:rsidRPr="006518C9" w:rsidRDefault="00921A47">
                  <w:pPr>
                    <w:rPr>
                      <w:sz w:val="24"/>
                      <w:szCs w:val="24"/>
                      <w:lang w:val="en-US"/>
                    </w:rPr>
                  </w:pPr>
                  <w:r w:rsidRPr="006518C9">
                    <w:rPr>
                      <w:lang w:val="en-US"/>
                    </w:rPr>
                    <w:t>The datatype of the parameter, where appropriate (e.g.: xsd:float).</w:t>
                  </w:r>
                </w:p>
              </w:tc>
            </w:tr>
            <w:tr w:rsidR="00921A47" w:rsidRPr="006518C9" w14:paraId="692C73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4EE80B"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8D3D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319B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EA067"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42C2A1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4D2972"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BEF2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284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FAFA8"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32A15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C0C43C"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5049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E0A0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42522" w14:textId="77777777" w:rsidR="00921A47" w:rsidRPr="006518C9" w:rsidRDefault="00921A47">
                  <w:pPr>
                    <w:rPr>
                      <w:sz w:val="24"/>
                      <w:szCs w:val="24"/>
                      <w:lang w:val="en-US"/>
                    </w:rPr>
                  </w:pPr>
                  <w:r w:rsidRPr="006518C9">
                    <w:rPr>
                      <w:lang w:val="en-US"/>
                    </w:rPr>
                    <w:t>The name of the unit.</w:t>
                  </w:r>
                </w:p>
              </w:tc>
            </w:tr>
            <w:tr w:rsidR="00921A47" w:rsidRPr="006518C9" w14:paraId="28C73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224F15"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0DDB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60CA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FF002" w14:textId="77777777" w:rsidR="00921A47" w:rsidRPr="006518C9" w:rsidRDefault="00921A47">
                  <w:pPr>
                    <w:rPr>
                      <w:sz w:val="24"/>
                      <w:szCs w:val="24"/>
                      <w:lang w:val="en-US"/>
                    </w:rPr>
                  </w:pPr>
                  <w:r w:rsidRPr="006518C9">
                    <w:rPr>
                      <w:lang w:val="en-US"/>
                    </w:rPr>
                    <w:t>The user-entered value of the parameter.</w:t>
                  </w:r>
                </w:p>
              </w:tc>
            </w:tr>
          </w:tbl>
          <w:p w14:paraId="7E79C213" w14:textId="77777777" w:rsidR="00921A47" w:rsidRPr="006518C9" w:rsidRDefault="00921A47">
            <w:pPr>
              <w:rPr>
                <w:sz w:val="24"/>
                <w:szCs w:val="24"/>
                <w:lang w:val="en-US"/>
              </w:rPr>
            </w:pPr>
          </w:p>
        </w:tc>
      </w:tr>
      <w:tr w:rsidR="00921A47" w:rsidRPr="006518C9" w14:paraId="0F44F538" w14:textId="77777777" w:rsidTr="00921A47">
        <w:trPr>
          <w:tblCellSpacing w:w="15" w:type="dxa"/>
        </w:trPr>
        <w:tc>
          <w:tcPr>
            <w:tcW w:w="0" w:type="auto"/>
            <w:vAlign w:val="center"/>
            <w:hideMark/>
          </w:tcPr>
          <w:p w14:paraId="3A7B8D6A"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30ED00D0" w14:textId="77777777" w:rsidR="00921A47" w:rsidRPr="006518C9" w:rsidRDefault="00921A47">
            <w:pPr>
              <w:rPr>
                <w:sz w:val="24"/>
                <w:szCs w:val="24"/>
                <w:lang w:val="en-US"/>
              </w:rPr>
            </w:pPr>
            <w:r w:rsidRPr="006518C9">
              <w:rPr>
                <w:lang w:val="en-US"/>
              </w:rPr>
              <w:t>none</w:t>
            </w:r>
          </w:p>
        </w:tc>
      </w:tr>
      <w:tr w:rsidR="00921A47" w:rsidRPr="006518C9" w14:paraId="0E4022D1" w14:textId="77777777" w:rsidTr="00921A47">
        <w:trPr>
          <w:tblCellSpacing w:w="15" w:type="dxa"/>
        </w:trPr>
        <w:tc>
          <w:tcPr>
            <w:tcW w:w="0" w:type="auto"/>
            <w:vAlign w:val="center"/>
            <w:hideMark/>
          </w:tcPr>
          <w:p w14:paraId="63802E0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727D5D" w14:textId="77777777" w:rsidR="00921A47" w:rsidRPr="006518C9" w:rsidRDefault="00921A47">
            <w:pPr>
              <w:pStyle w:val="HTMLPreformatted"/>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4D847116" w14:textId="77777777" w:rsidR="00921A47" w:rsidRPr="006518C9" w:rsidRDefault="00921A47" w:rsidP="00BC53E5">
      <w:pPr>
        <w:rPr>
          <w:lang w:val="en-US"/>
        </w:rPr>
      </w:pPr>
    </w:p>
    <w:p w14:paraId="6CF32591" w14:textId="77777777" w:rsidR="008B6BE0" w:rsidRPr="006518C9" w:rsidRDefault="00DB3ECF" w:rsidP="00466496">
      <w:pPr>
        <w:pStyle w:val="Heading1"/>
      </w:pPr>
      <w:bookmarkStart w:id="432" w:name="_Ref217199331"/>
      <w:bookmarkStart w:id="433" w:name="_Toc476057278"/>
      <w:r w:rsidRPr="006518C9">
        <w:t>Specific Comments</w:t>
      </w:r>
      <w:r w:rsidR="00627E57" w:rsidRPr="006518C9">
        <w:t xml:space="preserve"> on schema</w:t>
      </w:r>
      <w:bookmarkEnd w:id="432"/>
      <w:bookmarkEnd w:id="433"/>
      <w:r w:rsidRPr="006518C9">
        <w:t xml:space="preserve"> </w:t>
      </w:r>
    </w:p>
    <w:p w14:paraId="46F51DF1"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005423">
        <w:rPr>
          <w:lang w:val="en-US"/>
        </w:rPr>
        <w:t>6</w:t>
      </w:r>
      <w:r w:rsidR="00C072C8" w:rsidRPr="006518C9">
        <w:rPr>
          <w:lang w:val="en-US"/>
        </w:rPr>
        <w:fldChar w:fldCharType="end"/>
      </w:r>
      <w:r w:rsidRPr="006518C9">
        <w:rPr>
          <w:lang w:val="en-US"/>
        </w:rPr>
        <w:t>.</w:t>
      </w:r>
    </w:p>
    <w:p w14:paraId="448A808A" w14:textId="77777777" w:rsidR="004E2415" w:rsidRPr="006518C9" w:rsidRDefault="004E2415" w:rsidP="00187F44">
      <w:pPr>
        <w:jc w:val="both"/>
        <w:rPr>
          <w:lang w:val="en-US"/>
        </w:rPr>
      </w:pPr>
    </w:p>
    <w:p w14:paraId="10720DBF" w14:textId="77777777" w:rsidR="004E1E24" w:rsidRPr="006518C9" w:rsidRDefault="004E1E24" w:rsidP="00071A7F">
      <w:pPr>
        <w:pStyle w:val="Heading2"/>
      </w:pPr>
      <w:bookmarkStart w:id="434" w:name="_Toc295300723"/>
      <w:bookmarkStart w:id="435" w:name="_Toc476057279"/>
      <w:r w:rsidRPr="006518C9">
        <w:t>File extension</w:t>
      </w:r>
      <w:bookmarkEnd w:id="434"/>
      <w:r w:rsidRPr="006518C9">
        <w:t xml:space="preserve"> and compression</w:t>
      </w:r>
      <w:bookmarkEnd w:id="435"/>
    </w:p>
    <w:p w14:paraId="0286032D" w14:textId="77777777" w:rsidR="004E1E24" w:rsidRPr="006518C9" w:rsidRDefault="004E1E24" w:rsidP="00187F44">
      <w:pPr>
        <w:jc w:val="both"/>
        <w:rPr>
          <w:lang w:val="en-US"/>
        </w:rPr>
      </w:pPr>
      <w:r w:rsidRPr="006518C9">
        <w:rPr>
          <w:lang w:val="en-US"/>
        </w:rPr>
        <w:t xml:space="preserve">It is noted that standard file compression algorithms greatly reduce the mzIdentML file sizes, speeding up file transfers and uploads / downloads. It is also noted that software implementing mzIdentML import or export will </w:t>
      </w:r>
      <w:r w:rsidR="007C10E9" w:rsidRPr="006518C9">
        <w:rPr>
          <w:lang w:val="en-US"/>
        </w:rPr>
        <w:t xml:space="preserve">be expected to </w:t>
      </w:r>
      <w:r w:rsidRPr="006518C9">
        <w:rPr>
          <w:lang w:val="en-US"/>
        </w:rPr>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14:paraId="6A347DF5" w14:textId="77777777" w:rsidR="00515462" w:rsidRPr="006518C9" w:rsidRDefault="00515462" w:rsidP="00187F44">
      <w:pPr>
        <w:jc w:val="both"/>
        <w:rPr>
          <w:lang w:val="en-US"/>
        </w:rPr>
      </w:pPr>
    </w:p>
    <w:p w14:paraId="7AD10B13" w14:textId="77777777" w:rsidR="00515462" w:rsidRPr="006518C9" w:rsidRDefault="00515462" w:rsidP="00187F44">
      <w:pPr>
        <w:pStyle w:val="Heading2"/>
        <w:jc w:val="both"/>
      </w:pPr>
      <w:bookmarkStart w:id="436" w:name="_Toc476057280"/>
      <w:r w:rsidRPr="006518C9">
        <w:t>Referencing elements within the document</w:t>
      </w:r>
      <w:bookmarkEnd w:id="436"/>
    </w:p>
    <w:p w14:paraId="40A2DE66" w14:textId="77777777" w:rsidR="00515462" w:rsidRPr="006518C9" w:rsidRDefault="00EE600C" w:rsidP="00187F44">
      <w:pPr>
        <w:jc w:val="both"/>
        <w:rPr>
          <w:lang w:val="en-US"/>
        </w:rPr>
      </w:pPr>
      <w:r w:rsidRPr="006518C9">
        <w:rPr>
          <w:lang w:val="en-US"/>
        </w:rPr>
        <w:t>A number of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“[elementName]_ref”</w:t>
      </w:r>
      <w:r w:rsidR="00542565" w:rsidRPr="006518C9">
        <w:rPr>
          <w:lang w:val="en-US"/>
        </w:rPr>
        <w:t>. The uniqueness of the value in the “id” attribute of elements is validated using xsd:key</w:t>
      </w:r>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14:paraId="433ACAB1" w14:textId="77777777" w:rsidR="000E2575" w:rsidRPr="006518C9" w:rsidRDefault="000E2575" w:rsidP="00187F44">
      <w:pPr>
        <w:jc w:val="both"/>
        <w:rPr>
          <w:lang w:val="en-US"/>
        </w:rPr>
      </w:pPr>
    </w:p>
    <w:p w14:paraId="417EC7C2" w14:textId="77777777" w:rsidR="00A35AC6" w:rsidRPr="006518C9" w:rsidRDefault="008636DC" w:rsidP="00187F44">
      <w:pPr>
        <w:pStyle w:val="Heading2"/>
        <w:jc w:val="both"/>
      </w:pPr>
      <w:bookmarkStart w:id="437" w:name="_Toc476057281"/>
      <w:r w:rsidRPr="006518C9">
        <w:t xml:space="preserve">Searches against </w:t>
      </w:r>
      <w:r w:rsidR="00A35AC6" w:rsidRPr="006518C9">
        <w:t>nucleotide sequences</w:t>
      </w:r>
      <w:bookmarkEnd w:id="437"/>
    </w:p>
    <w:p w14:paraId="37C2470D"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005423">
        <w:rPr>
          <w:lang w:val="en-US"/>
        </w:rPr>
        <w:t>5.3</w:t>
      </w:r>
      <w:r w:rsidR="005370BE" w:rsidRPr="006518C9">
        <w:rPr>
          <w:lang w:val="en-US"/>
        </w:rPr>
        <w:fldChar w:fldCharType="end"/>
      </w:r>
      <w:r w:rsidR="00651733" w:rsidRPr="006518C9">
        <w:rPr>
          <w:lang w:val="en-US"/>
        </w:rPr>
        <w:t>).</w:t>
      </w:r>
    </w:p>
    <w:p w14:paraId="332C94F1" w14:textId="77777777" w:rsidR="00BD4C2D" w:rsidRPr="006518C9" w:rsidRDefault="00BD4C2D" w:rsidP="00187F44">
      <w:pPr>
        <w:jc w:val="both"/>
        <w:rPr>
          <w:lang w:val="en-US"/>
        </w:rPr>
      </w:pPr>
    </w:p>
    <w:p w14:paraId="505AA58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408C62C3" w14:textId="77777777" w:rsidR="000774F7" w:rsidRPr="006518C9" w:rsidRDefault="000774F7" w:rsidP="00466496">
      <w:pPr>
        <w:pStyle w:val="HTMLPreformatted"/>
        <w:rPr>
          <w:rStyle w:val="pun"/>
          <w:sz w:val="18"/>
        </w:rPr>
      </w:pPr>
    </w:p>
    <w:p w14:paraId="64B5BA50" w14:textId="77777777" w:rsidR="00F02EA3" w:rsidRPr="006518C9" w:rsidRDefault="00F02EA3" w:rsidP="00466496">
      <w:pPr>
        <w:pStyle w:val="HTMLPreformatted"/>
        <w:rPr>
          <w:rStyle w:val="pun"/>
          <w:sz w:val="16"/>
          <w:szCs w:val="16"/>
        </w:rPr>
      </w:pPr>
      <w:r w:rsidRPr="006518C9">
        <w:rPr>
          <w:rStyle w:val="pun"/>
          <w:sz w:val="16"/>
          <w:szCs w:val="16"/>
        </w:rPr>
        <w:t>&lt;DatabaseTranslation frames="1 2 3 -1 -2 -3"&gt;</w:t>
      </w:r>
    </w:p>
    <w:p w14:paraId="2AB98959"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id="TT_1" name="Standard"&gt;</w:t>
      </w:r>
    </w:p>
    <w:p w14:paraId="2AD6DF98"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value="FFLLSSSSYY**CC*WLLLLPPPPHHQQRRRRIIIMTTTTNNKKSSRRVVVVAAAADDEEGGGG" /&gt;</w:t>
      </w:r>
    </w:p>
    <w:p w14:paraId="104C8FE8"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 /&gt;</w:t>
      </w:r>
    </w:p>
    <w:p w14:paraId="643967E8"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value="http://www.ncbi.nlm.nih.gov/Taxonomy/taxonomyhome.html/index.cgi?chapter=cgencodes#SG1" /&gt;</w:t>
      </w:r>
    </w:p>
    <w:p w14:paraId="09542B11"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&lt;/TranslationTable&gt;</w:t>
      </w:r>
    </w:p>
    <w:p w14:paraId="7D04E158"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id="TT_2" name="Vertebrate Mitochondrial"&gt;</w:t>
      </w:r>
    </w:p>
    <w:p w14:paraId="3F45F9AF"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value="FFLLSSSSYY**CCWWLLLLPPPPHHQQRRRRIIMMTTTTNNKKSS**VVVVAAAADDEEGGGG" /&gt;</w:t>
      </w:r>
    </w:p>
    <w:p w14:paraId="7A888D35"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value="--------------------------------MMMM---------------M------------" /&gt;</w:t>
      </w:r>
    </w:p>
    <w:p w14:paraId="639E13E7"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value="http://www.ncbi.nlm.nih.gov/Taxonomy/taxonomyhome.html/index.cgi?chapter=cgencodes#SG2" /&gt;</w:t>
      </w:r>
    </w:p>
    <w:p w14:paraId="426E6341" w14:textId="77777777" w:rsidR="00B42841" w:rsidRPr="006518C9" w:rsidRDefault="00F02EA3" w:rsidP="00466496">
      <w:pPr>
        <w:pStyle w:val="HTMLPreformatted"/>
        <w:rPr>
          <w:rStyle w:val="pun"/>
          <w:sz w:val="16"/>
          <w:szCs w:val="16"/>
        </w:rPr>
      </w:pPr>
      <w:r w:rsidRPr="006518C9">
        <w:rPr>
          <w:rStyle w:val="pun"/>
          <w:sz w:val="16"/>
          <w:szCs w:val="16"/>
        </w:rPr>
        <w:t xml:space="preserve">  &lt;/TranslationTable&gt;</w:t>
      </w:r>
    </w:p>
    <w:p w14:paraId="1FE28264" w14:textId="77777777" w:rsidR="00F02EA3" w:rsidRPr="006518C9" w:rsidRDefault="00F02EA3" w:rsidP="00466496">
      <w:pPr>
        <w:pStyle w:val="HTMLPreformatted"/>
        <w:rPr>
          <w:sz w:val="16"/>
          <w:szCs w:val="16"/>
        </w:rPr>
      </w:pPr>
    </w:p>
    <w:p w14:paraId="4FB0FEA2" w14:textId="77777777" w:rsidR="00B42841" w:rsidRPr="006518C9" w:rsidRDefault="00B42841" w:rsidP="00466496">
      <w:pPr>
        <w:pStyle w:val="HTMLPreformatted"/>
      </w:pPr>
    </w:p>
    <w:p w14:paraId="5425718E"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51"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3B823339" w14:textId="77777777" w:rsidR="00B01B45" w:rsidRPr="006518C9" w:rsidRDefault="00B01B45" w:rsidP="00187F44">
      <w:pPr>
        <w:jc w:val="both"/>
        <w:rPr>
          <w:lang w:val="en-US"/>
        </w:rPr>
      </w:pPr>
    </w:p>
    <w:p w14:paraId="0CF3D4FF"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013EF276" w14:textId="77777777" w:rsidR="00F2154A" w:rsidRPr="006518C9" w:rsidRDefault="00F2154A" w:rsidP="00187F44">
      <w:pPr>
        <w:jc w:val="both"/>
        <w:rPr>
          <w:lang w:val="en-US"/>
        </w:rPr>
      </w:pPr>
    </w:p>
    <w:p w14:paraId="66E858B4"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A9FE84D"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39FC164" w14:textId="77777777" w:rsidR="00F2154A" w:rsidRPr="006518C9" w:rsidRDefault="00F2154A" w:rsidP="00187F44">
      <w:pPr>
        <w:jc w:val="both"/>
        <w:rPr>
          <w:lang w:val="en-US"/>
        </w:rPr>
      </w:pPr>
    </w:p>
    <w:p w14:paraId="02CAF711" w14:textId="77777777" w:rsidR="001431A0" w:rsidRPr="006518C9" w:rsidRDefault="00A35AC6" w:rsidP="00187F44">
      <w:pPr>
        <w:jc w:val="both"/>
        <w:rPr>
          <w:lang w:val="en-US"/>
        </w:rPr>
      </w:pPr>
      <w:r w:rsidRPr="006518C9">
        <w:rPr>
          <w:lang w:val="en-US"/>
        </w:rP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3F750391" w14:textId="77777777" w:rsidR="001431A0" w:rsidRPr="006518C9" w:rsidRDefault="001431A0" w:rsidP="00187F44">
      <w:pPr>
        <w:jc w:val="both"/>
        <w:rPr>
          <w:lang w:val="en-US"/>
        </w:rPr>
      </w:pPr>
    </w:p>
    <w:p w14:paraId="0716BAF5"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14:paraId="0E0EF4FD"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6ED95949" w14:textId="77777777" w:rsidR="00A35AC6" w:rsidRPr="006518C9" w:rsidRDefault="00A35AC6" w:rsidP="00466496">
      <w:pPr>
        <w:rPr>
          <w:lang w:val="en-US"/>
        </w:rPr>
      </w:pPr>
    </w:p>
    <w:p w14:paraId="23433B62" w14:textId="77777777" w:rsidR="0007285B" w:rsidRPr="006518C9" w:rsidRDefault="0007285B" w:rsidP="00466496">
      <w:pPr>
        <w:pStyle w:val="Heading2"/>
      </w:pPr>
      <w:bookmarkStart w:id="438" w:name="_Ref217103909"/>
      <w:bookmarkStart w:id="439" w:name="_Toc476057282"/>
      <w:r w:rsidRPr="006518C9">
        <w:t xml:space="preserve">Reporting </w:t>
      </w:r>
      <w:bookmarkEnd w:id="438"/>
      <w:r w:rsidR="00D96678" w:rsidRPr="006518C9">
        <w:t>peptide and protein identifications passing a significance threshold</w:t>
      </w:r>
      <w:bookmarkEnd w:id="439"/>
    </w:p>
    <w:p w14:paraId="6549EDCC" w14:textId="77777777"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034AB16" w14:textId="77777777" w:rsidR="006D62A8" w:rsidRPr="006518C9" w:rsidRDefault="006D62A8" w:rsidP="00466496">
      <w:pPr>
        <w:rPr>
          <w:lang w:val="en-US"/>
        </w:rPr>
      </w:pPr>
    </w:p>
    <w:p w14:paraId="5F944E1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14:paraId="5785E103"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4616238E"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accession="MS:1001316" name="mascot:SigThreshold" cvRef="PSI-MS" value="0.05"/&gt;</w:t>
      </w:r>
      <w:r w:rsidRPr="006518C9">
        <w:rPr>
          <w:rFonts w:ascii="Courier New" w:hAnsi="Courier New" w:cs="Courier New"/>
          <w:sz w:val="16"/>
          <w:szCs w:val="16"/>
          <w:lang w:val="en-US"/>
        </w:rPr>
        <w:br/>
        <w:t xml:space="preserve">   &lt;/Threshold&gt;</w:t>
      </w:r>
    </w:p>
    <w:p w14:paraId="5A5ED4E7" w14:textId="77777777" w:rsidR="00402014" w:rsidRPr="006518C9" w:rsidRDefault="00402014" w:rsidP="00466496">
      <w:pPr>
        <w:rPr>
          <w:lang w:val="en-US"/>
        </w:rPr>
      </w:pPr>
    </w:p>
    <w:p w14:paraId="031A855A" w14:textId="77777777" w:rsidR="00054A1E" w:rsidRPr="006518C9" w:rsidRDefault="00054A1E" w:rsidP="00466496">
      <w:pPr>
        <w:rPr>
          <w:lang w:val="en-US"/>
        </w:rPr>
      </w:pPr>
    </w:p>
    <w:p w14:paraId="2B7A829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&lt;ProteinDetectionProtocol id="PDP_MascotParser_1"  AnalysisSoftware_ref="AS_mascot_parser"&gt;  </w:t>
      </w:r>
    </w:p>
    <w:p w14:paraId="15F0E434"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56F6758"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2DDC8D9C"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accession="MS:1001316" name="mascot:SigThreshold" cvRef="PSI-MS" value="0.05"/&gt;</w:t>
      </w:r>
    </w:p>
    <w:p w14:paraId="01317011"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60A50036" w14:textId="77777777" w:rsidR="003A6967" w:rsidRPr="006518C9" w:rsidRDefault="003A6967" w:rsidP="00466496">
      <w:pPr>
        <w:rPr>
          <w:rFonts w:ascii="Courier New" w:hAnsi="Courier New" w:cs="Courier New"/>
          <w:sz w:val="16"/>
          <w:szCs w:val="16"/>
          <w:lang w:val="en-US"/>
        </w:rPr>
      </w:pPr>
    </w:p>
    <w:p w14:paraId="3505EEC3"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3FA5774C" w14:textId="77777777" w:rsidR="003A6967" w:rsidRPr="006518C9" w:rsidRDefault="003A6967" w:rsidP="00187F44">
      <w:pPr>
        <w:jc w:val="both"/>
        <w:rPr>
          <w:lang w:val="en-US"/>
        </w:rPr>
      </w:pPr>
      <w:r w:rsidRPr="006518C9">
        <w:rPr>
          <w:lang w:val="en-US"/>
        </w:rPr>
        <w:t>The reporting of significance thresholds at the PSM and peptide level (mzIdentML 1.2) is explained in section 5.3.3. Reporting of threshold for modification position (also mzIdentML 1.2) is explained in section 5.3.4.</w:t>
      </w:r>
    </w:p>
    <w:p w14:paraId="49DE6AE3" w14:textId="77777777" w:rsidR="00F02EA3" w:rsidRPr="006518C9" w:rsidRDefault="000A6662" w:rsidP="00187F44">
      <w:pPr>
        <w:jc w:val="both"/>
        <w:rPr>
          <w:lang w:val="en-US"/>
        </w:rPr>
      </w:pPr>
      <w:r w:rsidRPr="006518C9">
        <w:rPr>
          <w:lang w:val="en-US"/>
        </w:rPr>
        <w:tab/>
      </w:r>
    </w:p>
    <w:p w14:paraId="74B75CDB" w14:textId="77777777" w:rsidR="00A35AC6" w:rsidRPr="006518C9" w:rsidRDefault="007A1823" w:rsidP="00187F44">
      <w:pPr>
        <w:pStyle w:val="Heading2"/>
        <w:jc w:val="both"/>
      </w:pPr>
      <w:bookmarkStart w:id="440" w:name="_Ref211669116"/>
      <w:bookmarkStart w:id="441" w:name="_Toc476057283"/>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440"/>
      <w:bookmarkEnd w:id="441"/>
    </w:p>
    <w:p w14:paraId="397227F5" w14:textId="77777777" w:rsidR="00DF5749" w:rsidRPr="006518C9" w:rsidRDefault="006D41B9" w:rsidP="00187F44">
      <w:pPr>
        <w:jc w:val="both"/>
        <w:rPr>
          <w:lang w:val="en-US"/>
        </w:rPr>
      </w:pPr>
      <w:r w:rsidRPr="006518C9">
        <w:rPr>
          <w:lang w:val="en-US"/>
        </w:rPr>
        <w:t>mzIdentML</w:t>
      </w:r>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14:paraId="6B73B925" w14:textId="77777777" w:rsidR="00390386" w:rsidRPr="006518C9" w:rsidRDefault="00390386" w:rsidP="00187F44">
      <w:pPr>
        <w:jc w:val="both"/>
        <w:rPr>
          <w:lang w:val="en-US"/>
        </w:rPr>
      </w:pPr>
    </w:p>
    <w:p w14:paraId="5192A3CC"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01A29D8F" w14:textId="77777777" w:rsidR="00943B65" w:rsidRPr="006518C9" w:rsidRDefault="00943B65" w:rsidP="00466496">
      <w:pPr>
        <w:rPr>
          <w:lang w:val="en-US"/>
        </w:rPr>
      </w:pPr>
    </w:p>
    <w:p w14:paraId="56831F42"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14:paraId="7F531C89"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327ABF36"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accession="MS:1001348" name="FASTA format" cvRef="PSI-MS"/&gt;</w:t>
      </w:r>
    </w:p>
    <w:p w14:paraId="2A0655CE"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50169BD9"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0E65AFC6"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14:paraId="6E14ED88"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33E979D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accession="MS:1001197"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14:paraId="1EF4C5B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accession="MS:1001283"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14:paraId="2F51BA5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14:paraId="6D65C882"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14:paraId="74CA1291" w14:textId="77777777" w:rsidR="003225C0" w:rsidRPr="006518C9" w:rsidRDefault="003225C0" w:rsidP="00466496">
      <w:pPr>
        <w:rPr>
          <w:lang w:val="en-US"/>
        </w:rPr>
      </w:pPr>
    </w:p>
    <w:p w14:paraId="073741E2"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14:paraId="6DE742A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5BF512C7"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accession="MS:1001329" name="OMSSA:pvalue" cvRef="PSI-MS"  value="0.00073351" /&gt;</w:t>
      </w:r>
    </w:p>
    <w:p w14:paraId="63DE3DEC" w14:textId="77777777" w:rsidR="008D329F" w:rsidRPr="006518C9" w:rsidRDefault="008D329F" w:rsidP="00466496">
      <w:pPr>
        <w:rPr>
          <w:rFonts w:ascii="Courier New" w:hAnsi="Courier New" w:cs="Courier New"/>
          <w:sz w:val="16"/>
          <w:szCs w:val="16"/>
          <w:lang w:val="en-US"/>
        </w:rPr>
      </w:pPr>
    </w:p>
    <w:p w14:paraId="5FFA7A92"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73D2C33" w14:textId="77777777" w:rsidR="008D329F" w:rsidRPr="006518C9" w:rsidRDefault="008D329F" w:rsidP="00466496">
      <w:pPr>
        <w:rPr>
          <w:rFonts w:ascii="Courier New" w:hAnsi="Courier New" w:cs="Courier New"/>
          <w:sz w:val="16"/>
          <w:szCs w:val="16"/>
          <w:lang w:val="en-US"/>
        </w:rPr>
      </w:pPr>
    </w:p>
    <w:p w14:paraId="70D56F59"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14:paraId="471DACD5" w14:textId="77777777" w:rsidR="008857E9" w:rsidRPr="006518C9" w:rsidRDefault="008857E9" w:rsidP="00466496">
      <w:pPr>
        <w:rPr>
          <w:lang w:val="en-US"/>
        </w:rPr>
      </w:pPr>
    </w:p>
    <w:p w14:paraId="587C38D3" w14:textId="77777777" w:rsidR="00A35AC6" w:rsidRPr="006518C9" w:rsidRDefault="00A35AC6" w:rsidP="00187F44">
      <w:pPr>
        <w:pStyle w:val="Heading2"/>
        <w:jc w:val="both"/>
      </w:pPr>
      <w:bookmarkStart w:id="442" w:name="_Toc476057284"/>
      <w:r w:rsidRPr="006518C9">
        <w:t>Database Filter</w:t>
      </w:r>
      <w:bookmarkEnd w:id="442"/>
    </w:p>
    <w:p w14:paraId="309CE180"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metazoa, NCBI:10090 is </w:t>
      </w:r>
      <w:r w:rsidR="000E725A" w:rsidRPr="006518C9">
        <w:rPr>
          <w:i/>
          <w:lang w:val="en-US"/>
        </w:rPr>
        <w:t>Mus musculus</w:t>
      </w:r>
      <w:r w:rsidR="000E725A" w:rsidRPr="006518C9">
        <w:rPr>
          <w:lang w:val="en-US"/>
        </w:rPr>
        <w:t xml:space="preserve">): </w:t>
      </w:r>
    </w:p>
    <w:p w14:paraId="0D83C617" w14:textId="77777777" w:rsidR="00B629A4" w:rsidRPr="006518C9" w:rsidRDefault="00B629A4" w:rsidP="00466496">
      <w:pPr>
        <w:rPr>
          <w:rStyle w:val="pln"/>
          <w:rFonts w:ascii="Courier New" w:hAnsi="Courier New" w:cs="Helvetica"/>
          <w:sz w:val="18"/>
          <w:lang w:val="en-US"/>
        </w:rPr>
      </w:pPr>
    </w:p>
    <w:p w14:paraId="13532AFD"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78A4DC16"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679C3053"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14:paraId="6DF6D59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accession="MS:1001020" name="DB filter taxonomy" cvRef="PSI-MS" /&gt;</w:t>
      </w:r>
    </w:p>
    <w:p w14:paraId="316BE75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14:paraId="1397533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2F6057E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value="33208"/&gt;</w:t>
      </w:r>
    </w:p>
    <w:p w14:paraId="1E19C4A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D997B2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641579A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26E7EAC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2A25E31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0A853E8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34BB6BDF" w14:textId="77777777" w:rsidR="00D6253E" w:rsidRPr="006518C9" w:rsidRDefault="00D6253E" w:rsidP="00466496">
      <w:pPr>
        <w:rPr>
          <w:lang w:val="en-US"/>
        </w:rPr>
      </w:pPr>
    </w:p>
    <w:p w14:paraId="15262CC5" w14:textId="77777777" w:rsidR="00A35AC6" w:rsidRPr="006518C9" w:rsidRDefault="00A35AC6" w:rsidP="00187F44">
      <w:pPr>
        <w:pStyle w:val="Heading2"/>
        <w:jc w:val="both"/>
      </w:pPr>
      <w:bookmarkStart w:id="443" w:name="_Toc476057285"/>
      <w:r w:rsidRPr="006518C9">
        <w:t xml:space="preserve">Types of </w:t>
      </w:r>
      <w:r w:rsidR="00C01CAD" w:rsidRPr="006518C9">
        <w:t>parameters</w:t>
      </w:r>
      <w:r w:rsidRPr="006518C9">
        <w:t xml:space="preserve"> and </w:t>
      </w:r>
      <w:r w:rsidR="00C01CAD" w:rsidRPr="006518C9">
        <w:t>v</w:t>
      </w:r>
      <w:r w:rsidRPr="006518C9">
        <w:t>alues</w:t>
      </w:r>
      <w:bookmarkEnd w:id="443"/>
    </w:p>
    <w:p w14:paraId="74904479"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5D9FDE06" w14:textId="77777777" w:rsidR="00AB5B5A" w:rsidRPr="006518C9" w:rsidRDefault="00AB5B5A" w:rsidP="00187F44">
      <w:pPr>
        <w:jc w:val="both"/>
        <w:rPr>
          <w:lang w:val="en-US"/>
        </w:rPr>
      </w:pPr>
    </w:p>
    <w:p w14:paraId="591586FC" w14:textId="77777777" w:rsidR="001046D1" w:rsidRPr="006518C9" w:rsidRDefault="001046D1" w:rsidP="00187F44">
      <w:pPr>
        <w:jc w:val="both"/>
        <w:rPr>
          <w:lang w:val="en-US"/>
        </w:rPr>
      </w:pPr>
      <w:r w:rsidRPr="006518C9">
        <w:rPr>
          <w:lang w:val="en-US"/>
        </w:rPr>
        <w:t>&lt;ParamListType&gt;: A list (i.e. unbounded number) of &lt;ParamGroup&gt;</w:t>
      </w:r>
      <w:r w:rsidR="008E4D71" w:rsidRPr="006518C9">
        <w:rPr>
          <w:lang w:val="en-US"/>
        </w:rPr>
        <w:t xml:space="preserve"> elements</w:t>
      </w:r>
      <w:r w:rsidRPr="006518C9">
        <w:rPr>
          <w:lang w:val="en-US"/>
        </w:rPr>
        <w:t>.</w:t>
      </w:r>
    </w:p>
    <w:p w14:paraId="29E86696" w14:textId="77777777" w:rsidR="001046D1" w:rsidRPr="006518C9" w:rsidRDefault="001046D1" w:rsidP="00187F44">
      <w:pPr>
        <w:jc w:val="both"/>
        <w:rPr>
          <w:lang w:val="en-US"/>
        </w:rPr>
      </w:pPr>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
    <w:p w14:paraId="53B457B1" w14:textId="77777777" w:rsidR="00B92377" w:rsidRPr="006518C9" w:rsidRDefault="00B92377" w:rsidP="00187F44">
      <w:pPr>
        <w:jc w:val="both"/>
        <w:rPr>
          <w:lang w:val="en-US"/>
        </w:rPr>
      </w:pPr>
    </w:p>
    <w:p w14:paraId="4894FAEA" w14:textId="77777777" w:rsidR="00A35AC6" w:rsidRPr="006518C9" w:rsidRDefault="000E0A26" w:rsidP="00187F44">
      <w:pPr>
        <w:jc w:val="both"/>
        <w:rPr>
          <w:lang w:val="en-US"/>
        </w:rPr>
      </w:pPr>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166AC624" w14:textId="77777777" w:rsidR="00A35AC6" w:rsidRPr="006518C9" w:rsidRDefault="000E0A26" w:rsidP="00187F44">
      <w:pPr>
        <w:jc w:val="both"/>
        <w:rPr>
          <w:lang w:val="en-US"/>
        </w:rPr>
      </w:pPr>
      <w:r w:rsidRPr="006518C9">
        <w:rPr>
          <w:lang w:val="en-US"/>
        </w:rPr>
        <w:t>&lt;</w:t>
      </w:r>
      <w:r w:rsidR="00A35AC6" w:rsidRPr="006518C9">
        <w:rPr>
          <w:lang w:val="en-US"/>
        </w:rPr>
        <w:t>cvParamType</w:t>
      </w:r>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14:paraId="19401278" w14:textId="77777777" w:rsidR="00B92377" w:rsidRPr="006518C9" w:rsidRDefault="000E0A26" w:rsidP="00187F44">
      <w:pPr>
        <w:jc w:val="both"/>
        <w:rPr>
          <w:lang w:val="en-US"/>
        </w:rPr>
      </w:pPr>
      <w:r w:rsidRPr="006518C9">
        <w:rPr>
          <w:lang w:val="en-US"/>
        </w:rPr>
        <w:t>&lt;</w:t>
      </w:r>
      <w:r w:rsidR="00A35AC6" w:rsidRPr="006518C9">
        <w:rPr>
          <w:lang w:val="en-US"/>
        </w:rPr>
        <w:t>userParamType</w:t>
      </w:r>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 xml:space="preserve">. </w:t>
      </w:r>
    </w:p>
    <w:p w14:paraId="4A1152B2" w14:textId="77777777" w:rsidR="00A35AC6" w:rsidRPr="006518C9" w:rsidRDefault="00A35AC6" w:rsidP="00187F44">
      <w:pPr>
        <w:jc w:val="both"/>
        <w:rPr>
          <w:lang w:val="en-US"/>
        </w:rPr>
      </w:pPr>
    </w:p>
    <w:p w14:paraId="159E4CFC" w14:textId="77777777" w:rsidR="00F65376" w:rsidRPr="006518C9" w:rsidRDefault="001F00DF" w:rsidP="00187F44">
      <w:pPr>
        <w:pStyle w:val="Heading2"/>
        <w:jc w:val="both"/>
      </w:pPr>
      <w:bookmarkStart w:id="444" w:name="_Toc476057286"/>
      <w:r w:rsidRPr="006518C9">
        <w:t>Reporting fragmentation ions</w:t>
      </w:r>
      <w:bookmarkEnd w:id="444"/>
    </w:p>
    <w:p w14:paraId="74FC1C9C" w14:textId="77777777" w:rsidR="008E4D71" w:rsidRPr="006518C9" w:rsidRDefault="006D41B9" w:rsidP="00187F44">
      <w:pPr>
        <w:jc w:val="both"/>
        <w:rPr>
          <w:lang w:val="en-US"/>
        </w:rPr>
      </w:pPr>
      <w:r w:rsidRPr="006518C9">
        <w:rPr>
          <w:lang w:val="en-US"/>
        </w:rPr>
        <w:t>mzIdentML</w:t>
      </w:r>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06E28E4D" w14:textId="77777777" w:rsidR="008E4D71" w:rsidRPr="006518C9" w:rsidRDefault="008E4D71" w:rsidP="00187F44">
      <w:pPr>
        <w:jc w:val="both"/>
        <w:rPr>
          <w:lang w:val="en-US"/>
        </w:rPr>
      </w:pPr>
    </w:p>
    <w:p w14:paraId="3C79DCBD"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2A16246A" w14:textId="77777777" w:rsidR="005B3447" w:rsidRPr="006518C9" w:rsidRDefault="005B3447" w:rsidP="00466496">
      <w:pPr>
        <w:rPr>
          <w:lang w:val="en-US"/>
        </w:rPr>
      </w:pPr>
    </w:p>
    <w:p w14:paraId="2E7FC39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76800DF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14:paraId="29A58657"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accession="MS:1001225" name="product ion m/z"/&gt;</w:t>
      </w:r>
    </w:p>
    <w:p w14:paraId="4E1F92F1"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2C55118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14:paraId="568D2F32"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accession="MS:1001226" name="product ion intensity"/&gt;</w:t>
      </w:r>
    </w:p>
    <w:p w14:paraId="015866E3"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76FBE26"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14:paraId="54DE8DA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accession="MS:1001227" name="product ion m/z error" unitAccession="MS:1000040" unitName="m/z" unitCvRef="PSI-MS"/&gt;</w:t>
      </w:r>
    </w:p>
    <w:p w14:paraId="78EDEAEE"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5A5A986E"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6096AA6C"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F14D1BF" w14:textId="77777777" w:rsidR="004705C2" w:rsidRPr="006518C9" w:rsidRDefault="004705C2" w:rsidP="00466496">
      <w:pPr>
        <w:rPr>
          <w:rFonts w:ascii="Courier New" w:hAnsi="Courier New" w:cs="Courier New"/>
          <w:sz w:val="16"/>
          <w:szCs w:val="16"/>
          <w:lang w:val="en-US"/>
        </w:rPr>
      </w:pPr>
    </w:p>
    <w:p w14:paraId="2CBF3E1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14:paraId="3FBCD61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accession="MS:1001220" name="frag: y ion"/&gt;</w:t>
      </w:r>
    </w:p>
    <w:p w14:paraId="4A6CED04"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4FCD9E0D"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1E352C45"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78F01AD8"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2E42D11F" w14:textId="77777777" w:rsidR="00E50B38" w:rsidRPr="006518C9" w:rsidRDefault="00E50B38" w:rsidP="00466496">
      <w:pPr>
        <w:rPr>
          <w:lang w:val="en-US"/>
        </w:rPr>
      </w:pPr>
    </w:p>
    <w:p w14:paraId="545D6774" w14:textId="77777777" w:rsidR="005B3447" w:rsidRPr="006518C9" w:rsidRDefault="004629C6" w:rsidP="00187F44">
      <w:pPr>
        <w:pStyle w:val="Heading3"/>
        <w:jc w:val="both"/>
      </w:pPr>
      <w:bookmarkStart w:id="445" w:name="_Toc476057287"/>
      <w:r w:rsidRPr="006518C9">
        <w:t>In</w:t>
      </w:r>
      <w:r w:rsidR="000015E8" w:rsidRPr="006518C9">
        <w:t>ternal fragments</w:t>
      </w:r>
      <w:r w:rsidRPr="006518C9">
        <w:t xml:space="preserve"> and immonium ions</w:t>
      </w:r>
      <w:bookmarkEnd w:id="445"/>
    </w:p>
    <w:p w14:paraId="1E56BB23" w14:textId="77777777" w:rsidR="00012B36" w:rsidRPr="006518C9" w:rsidRDefault="006D41B9" w:rsidP="00187F44">
      <w:pPr>
        <w:jc w:val="both"/>
        <w:rPr>
          <w:lang w:val="en-US"/>
        </w:rPr>
      </w:pPr>
      <w:r w:rsidRPr="006518C9">
        <w:rPr>
          <w:lang w:val="en-US"/>
        </w:rPr>
        <w:t>mzIdentML</w:t>
      </w:r>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2"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0055FA12" w14:textId="77777777" w:rsidR="0065408F" w:rsidRPr="006518C9" w:rsidRDefault="0065408F" w:rsidP="00466496">
      <w:pPr>
        <w:rPr>
          <w:lang w:val="en-US"/>
        </w:rPr>
      </w:pPr>
    </w:p>
    <w:p w14:paraId="7D673B88"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14:paraId="7C63DD0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1E23FB5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656DF452"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4642E513"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accession="MS:1001366" name="frag: internal ya ion"/&gt;</w:t>
      </w:r>
    </w:p>
    <w:p w14:paraId="0F5AEA57"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2DDCB651" w14:textId="77777777" w:rsidR="00D85F89" w:rsidRPr="006518C9" w:rsidRDefault="00D85F89" w:rsidP="00466496">
      <w:pPr>
        <w:rPr>
          <w:lang w:val="en-US"/>
        </w:rPr>
      </w:pPr>
    </w:p>
    <w:p w14:paraId="074B0970" w14:textId="77777777" w:rsidR="0065408F" w:rsidRPr="006518C9" w:rsidRDefault="0065408F" w:rsidP="00466496">
      <w:pPr>
        <w:rPr>
          <w:lang w:val="en-US"/>
        </w:rPr>
      </w:pPr>
    </w:p>
    <w:p w14:paraId="64B5B027" w14:textId="77777777"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immonium ions have been found </w:t>
      </w:r>
      <w:r w:rsidR="006B4E54" w:rsidRPr="006518C9">
        <w:rPr>
          <w:lang w:val="en-US"/>
        </w:rPr>
        <w:t>matching T and G in the following peptide sequence FGGEENTY (positions 2 or 3, and position 7)</w:t>
      </w:r>
      <w:r w:rsidR="00BF0959" w:rsidRPr="006518C9">
        <w:rPr>
          <w:lang w:val="en-US"/>
        </w:rPr>
        <w:t>:</w:t>
      </w:r>
    </w:p>
    <w:p w14:paraId="2933B74A" w14:textId="77777777" w:rsidR="001F6582" w:rsidRPr="006518C9" w:rsidRDefault="001F6582" w:rsidP="00466496">
      <w:pPr>
        <w:pStyle w:val="PlainText"/>
        <w:ind w:left="0"/>
        <w:rPr>
          <w:sz w:val="16"/>
          <w:szCs w:val="16"/>
        </w:rPr>
      </w:pPr>
    </w:p>
    <w:p w14:paraId="400B53AC" w14:textId="77777777" w:rsidR="001F6582" w:rsidRPr="006518C9" w:rsidRDefault="001F6582" w:rsidP="001F6582">
      <w:pPr>
        <w:pStyle w:val="PlainText"/>
        <w:ind w:left="0"/>
        <w:rPr>
          <w:sz w:val="16"/>
          <w:szCs w:val="16"/>
        </w:rPr>
      </w:pPr>
      <w:r w:rsidRPr="006518C9">
        <w:rPr>
          <w:sz w:val="16"/>
          <w:szCs w:val="16"/>
        </w:rPr>
        <w:t>&lt;IonType charge="1" index="2 3 7"&gt;</w:t>
      </w:r>
    </w:p>
    <w:p w14:paraId="0D95B365" w14:textId="77777777" w:rsidR="001F6582" w:rsidRPr="006518C9" w:rsidRDefault="001F6582" w:rsidP="001F6582">
      <w:pPr>
        <w:pStyle w:val="PlainText"/>
        <w:ind w:left="0"/>
        <w:rPr>
          <w:sz w:val="16"/>
          <w:szCs w:val="16"/>
        </w:rPr>
      </w:pPr>
      <w:r w:rsidRPr="006518C9">
        <w:rPr>
          <w:sz w:val="16"/>
          <w:szCs w:val="16"/>
        </w:rPr>
        <w:t xml:space="preserve">  &lt;FragmentArray values="288.2 286.1 387.2 371.127841 " measure_ref="m_mz"/&gt;</w:t>
      </w:r>
    </w:p>
    <w:p w14:paraId="430FEF3A" w14:textId="77777777" w:rsidR="001F6582" w:rsidRPr="006518C9" w:rsidRDefault="001F6582" w:rsidP="001F6582">
      <w:pPr>
        <w:pStyle w:val="PlainText"/>
        <w:ind w:left="0"/>
        <w:rPr>
          <w:sz w:val="16"/>
          <w:szCs w:val="16"/>
        </w:rPr>
      </w:pPr>
      <w:r w:rsidRPr="006518C9">
        <w:rPr>
          <w:sz w:val="16"/>
          <w:szCs w:val="16"/>
        </w:rPr>
        <w:t xml:space="preserve">  &lt;FragmentArray values="2137 83 656 1663" measure_ref="m_intensity"/&gt;</w:t>
      </w:r>
    </w:p>
    <w:p w14:paraId="55594D20" w14:textId="77777777" w:rsidR="001F6582" w:rsidRPr="006518C9" w:rsidRDefault="001F6582" w:rsidP="001F6582">
      <w:pPr>
        <w:pStyle w:val="PlainText"/>
        <w:ind w:left="0"/>
        <w:rPr>
          <w:sz w:val="16"/>
          <w:szCs w:val="16"/>
        </w:rPr>
      </w:pPr>
      <w:r w:rsidRPr="006518C9">
        <w:rPr>
          <w:sz w:val="16"/>
          <w:szCs w:val="16"/>
        </w:rPr>
        <w:t xml:space="preserve">  &lt;FragmentArray values="0.0260 -0.1125 -0.0602 -0.1011" measure_ref="m_error"/&gt;</w:t>
      </w:r>
    </w:p>
    <w:p w14:paraId="5DF0A249" w14:textId="77777777" w:rsidR="001F6582" w:rsidRPr="006518C9" w:rsidRDefault="001F6582" w:rsidP="001F6582">
      <w:pPr>
        <w:pStyle w:val="PlainText"/>
        <w:ind w:left="0"/>
        <w:rPr>
          <w:sz w:val="16"/>
          <w:szCs w:val="16"/>
        </w:rPr>
      </w:pPr>
      <w:r w:rsidRPr="006518C9">
        <w:rPr>
          <w:sz w:val="16"/>
          <w:szCs w:val="16"/>
        </w:rPr>
        <w:t xml:space="preserve">  &lt;cvParam cvRef="PSI-MS" accession="MS:1001239" name="frag: immonium ion"/&gt;</w:t>
      </w:r>
    </w:p>
    <w:p w14:paraId="738EA64E" w14:textId="77777777" w:rsidR="001F6582" w:rsidRPr="006518C9" w:rsidRDefault="001F6582" w:rsidP="001F6582">
      <w:pPr>
        <w:pStyle w:val="PlainText"/>
        <w:ind w:left="0"/>
        <w:rPr>
          <w:sz w:val="16"/>
          <w:szCs w:val="16"/>
        </w:rPr>
      </w:pPr>
      <w:r w:rsidRPr="006518C9">
        <w:rPr>
          <w:sz w:val="16"/>
          <w:szCs w:val="16"/>
        </w:rPr>
        <w:t>&lt;/IonType&gt;</w:t>
      </w:r>
    </w:p>
    <w:p w14:paraId="428EEBBB" w14:textId="77777777" w:rsidR="00187F44" w:rsidRPr="006518C9" w:rsidRDefault="00187F44" w:rsidP="00466496">
      <w:pPr>
        <w:pStyle w:val="PlainText"/>
        <w:ind w:left="0"/>
        <w:rPr>
          <w:sz w:val="16"/>
          <w:szCs w:val="16"/>
        </w:rPr>
      </w:pPr>
    </w:p>
    <w:p w14:paraId="7FF64643" w14:textId="77777777" w:rsidR="00187F44" w:rsidRPr="006518C9" w:rsidRDefault="00187F44" w:rsidP="00466496">
      <w:pPr>
        <w:pStyle w:val="PlainText"/>
        <w:ind w:left="0"/>
        <w:rPr>
          <w:sz w:val="16"/>
          <w:szCs w:val="16"/>
        </w:rPr>
      </w:pPr>
    </w:p>
    <w:p w14:paraId="25F276AC" w14:textId="77777777" w:rsidR="00187F44" w:rsidRPr="006518C9" w:rsidRDefault="00187F44" w:rsidP="00187F44">
      <w:pPr>
        <w:pStyle w:val="Heading3"/>
      </w:pPr>
      <w:bookmarkStart w:id="446" w:name="_Toc476057288"/>
      <w:r w:rsidRPr="006518C9">
        <w:t>Encoding Neutral loss fragment ions</w:t>
      </w:r>
      <w:bookmarkEnd w:id="446"/>
    </w:p>
    <w:p w14:paraId="61BF618D" w14:textId="77777777" w:rsidR="00187F44" w:rsidRPr="006518C9" w:rsidRDefault="00187F44" w:rsidP="00187F44">
      <w:pPr>
        <w:pStyle w:val="nobreak"/>
        <w:rPr>
          <w:lang w:val="en-US" w:eastAsia="en-US"/>
        </w:rPr>
      </w:pPr>
    </w:p>
    <w:p w14:paraId="060E397D" w14:textId="77777777"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6AC02D06" w14:textId="77777777" w:rsidR="00187F44" w:rsidRPr="006518C9" w:rsidRDefault="00187F44" w:rsidP="00466496">
      <w:pPr>
        <w:pStyle w:val="PlainText"/>
        <w:ind w:left="0"/>
        <w:rPr>
          <w:sz w:val="16"/>
          <w:szCs w:val="16"/>
        </w:rPr>
      </w:pPr>
    </w:p>
    <w:p w14:paraId="698C3D5B" w14:textId="77777777" w:rsidR="00187F44" w:rsidRPr="006518C9" w:rsidRDefault="00187F44" w:rsidP="00187F44">
      <w:pPr>
        <w:pStyle w:val="PlainText"/>
        <w:ind w:left="0"/>
        <w:rPr>
          <w:sz w:val="16"/>
          <w:szCs w:val="16"/>
        </w:rPr>
      </w:pPr>
      <w:r w:rsidRPr="006518C9">
        <w:rPr>
          <w:sz w:val="16"/>
          <w:szCs w:val="16"/>
        </w:rPr>
        <w:t>&lt;IonType charge="2" index="3"&gt;</w:t>
      </w:r>
    </w:p>
    <w:p w14:paraId="441AC7C4" w14:textId="77777777" w:rsidR="00187F44" w:rsidRPr="006518C9" w:rsidRDefault="00187F44" w:rsidP="00187F44">
      <w:pPr>
        <w:pStyle w:val="PlainText"/>
        <w:ind w:left="0"/>
        <w:rPr>
          <w:sz w:val="16"/>
          <w:szCs w:val="16"/>
        </w:rPr>
      </w:pPr>
      <w:r w:rsidRPr="006518C9">
        <w:rPr>
          <w:sz w:val="16"/>
          <w:szCs w:val="16"/>
        </w:rPr>
        <w:tab/>
        <w:t>&lt;FragmentArray measure_ref="Measure_MZ" values="165.0899353"/&gt;</w:t>
      </w:r>
    </w:p>
    <w:p w14:paraId="526E7FC5" w14:textId="77777777" w:rsidR="00187F44" w:rsidRPr="006518C9" w:rsidRDefault="00187F44" w:rsidP="00187F44">
      <w:pPr>
        <w:pStyle w:val="PlainText"/>
        <w:ind w:left="0"/>
        <w:rPr>
          <w:sz w:val="16"/>
          <w:szCs w:val="16"/>
        </w:rPr>
      </w:pPr>
      <w:r w:rsidRPr="006518C9">
        <w:rPr>
          <w:sz w:val="16"/>
          <w:szCs w:val="16"/>
        </w:rPr>
        <w:tab/>
        <w:t>&lt;FragmentArray measure_ref="Measure_Int" values="2058.2841796875"/&gt;</w:t>
      </w:r>
    </w:p>
    <w:p w14:paraId="74289309" w14:textId="77777777" w:rsidR="00187F44" w:rsidRPr="006518C9" w:rsidRDefault="00187F44" w:rsidP="00187F44">
      <w:pPr>
        <w:pStyle w:val="PlainText"/>
        <w:ind w:left="0"/>
        <w:rPr>
          <w:sz w:val="16"/>
          <w:szCs w:val="16"/>
        </w:rPr>
      </w:pPr>
      <w:r w:rsidRPr="006518C9">
        <w:rPr>
          <w:sz w:val="16"/>
          <w:szCs w:val="16"/>
        </w:rPr>
        <w:tab/>
        <w:t>&lt;FragmentArray measure_ref="Measure_Error" values="0.007899949187986977"/&gt;</w:t>
      </w:r>
    </w:p>
    <w:p w14:paraId="539DC4BE" w14:textId="77777777" w:rsidR="00187F44" w:rsidRPr="006518C9" w:rsidRDefault="00187F44" w:rsidP="00187F44">
      <w:pPr>
        <w:pStyle w:val="PlainText"/>
        <w:ind w:left="0"/>
        <w:rPr>
          <w:sz w:val="16"/>
          <w:szCs w:val="16"/>
        </w:rPr>
      </w:pPr>
      <w:r w:rsidRPr="006518C9">
        <w:rPr>
          <w:sz w:val="16"/>
          <w:szCs w:val="16"/>
        </w:rPr>
        <w:tab/>
        <w:t>&lt;cvParam cvRef="PSI-MS" accession="MS:1001220" name="frag: y ion"/&gt;</w:t>
      </w:r>
    </w:p>
    <w:p w14:paraId="66918C41" w14:textId="77777777" w:rsidR="00187F44" w:rsidRPr="006518C9" w:rsidRDefault="00187F44" w:rsidP="00187F44">
      <w:pPr>
        <w:pStyle w:val="PlainText"/>
        <w:ind w:left="0"/>
        <w:rPr>
          <w:sz w:val="16"/>
          <w:szCs w:val="16"/>
        </w:rPr>
      </w:pPr>
      <w:r w:rsidRPr="006518C9">
        <w:rPr>
          <w:sz w:val="16"/>
          <w:szCs w:val="16"/>
        </w:rPr>
        <w:tab/>
        <w:t>&lt;cvParam cvRef="PSI-MS" accession="MS:1000336" name="neutral loss" value="H3N"/&gt;</w:t>
      </w:r>
    </w:p>
    <w:p w14:paraId="78BE94A4" w14:textId="77777777" w:rsidR="00187F44" w:rsidRPr="006518C9" w:rsidRDefault="00187F44" w:rsidP="00187F44">
      <w:pPr>
        <w:pStyle w:val="PlainText"/>
        <w:ind w:left="0"/>
        <w:rPr>
          <w:sz w:val="16"/>
          <w:szCs w:val="16"/>
        </w:rPr>
      </w:pPr>
      <w:r w:rsidRPr="006518C9">
        <w:rPr>
          <w:sz w:val="16"/>
          <w:szCs w:val="16"/>
        </w:rPr>
        <w:t>&lt;/IonType&gt;</w:t>
      </w:r>
    </w:p>
    <w:p w14:paraId="42596185" w14:textId="77777777" w:rsidR="00187F44" w:rsidRPr="006518C9" w:rsidRDefault="00187F44" w:rsidP="00466496">
      <w:pPr>
        <w:pStyle w:val="PlainText"/>
        <w:ind w:left="0"/>
        <w:rPr>
          <w:sz w:val="16"/>
          <w:szCs w:val="16"/>
        </w:rPr>
      </w:pPr>
    </w:p>
    <w:p w14:paraId="79FF1496" w14:textId="77777777" w:rsidR="00187F44" w:rsidRPr="006518C9" w:rsidRDefault="00187F44" w:rsidP="00466496">
      <w:pPr>
        <w:pStyle w:val="PlainText"/>
        <w:ind w:left="0"/>
        <w:rPr>
          <w:sz w:val="16"/>
          <w:szCs w:val="16"/>
        </w:rPr>
      </w:pPr>
    </w:p>
    <w:p w14:paraId="49C5C690" w14:textId="77777777" w:rsidR="008B6BE0" w:rsidRPr="006518C9" w:rsidRDefault="008438DA" w:rsidP="00187F44">
      <w:pPr>
        <w:pStyle w:val="Heading2"/>
        <w:jc w:val="both"/>
      </w:pPr>
      <w:bookmarkStart w:id="447" w:name="_Toc476057289"/>
      <w:r w:rsidRPr="006518C9">
        <w:t>Enzyme definition</w:t>
      </w:r>
      <w:bookmarkEnd w:id="447"/>
    </w:p>
    <w:p w14:paraId="435F56C2"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53"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005423"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3B901F27" w14:textId="77777777" w:rsidR="001048BC" w:rsidRPr="006518C9" w:rsidRDefault="001048BC" w:rsidP="00F60D70">
      <w:pPr>
        <w:pStyle w:val="nobreak"/>
        <w:jc w:val="both"/>
        <w:rPr>
          <w:lang w:val="en-US"/>
        </w:rPr>
      </w:pPr>
    </w:p>
    <w:p w14:paraId="2307EA5F"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01B6F1C4" w14:textId="77777777" w:rsidR="00552978" w:rsidRPr="006518C9" w:rsidRDefault="00552978" w:rsidP="00F60D70">
      <w:pPr>
        <w:pStyle w:val="nobreak"/>
        <w:jc w:val="both"/>
        <w:rPr>
          <w:rFonts w:ascii="Courier New" w:hAnsi="Courier New" w:cs="Courier New"/>
          <w:lang w:val="en-US"/>
        </w:rPr>
      </w:pPr>
    </w:p>
    <w:p w14:paraId="6265A8F8" w14:textId="77777777" w:rsidR="006A342F" w:rsidRPr="006518C9" w:rsidRDefault="00C57F28" w:rsidP="00F60D70">
      <w:pPr>
        <w:pStyle w:val="nobreak"/>
        <w:jc w:val="both"/>
        <w:rPr>
          <w:rFonts w:ascii="Courier New" w:hAnsi="Courier New" w:cs="Courier New"/>
          <w:lang w:val="en-US"/>
        </w:rPr>
      </w:pPr>
      <w:r w:rsidRPr="006518C9">
        <w:rPr>
          <w:rFonts w:ascii="Courier New" w:hAnsi="Courier New" w:cs="Courier New"/>
          <w:lang w:val="en-US"/>
        </w:rPr>
        <w:t>(?&lt;=[KR])(?!P)</w:t>
      </w:r>
    </w:p>
    <w:p w14:paraId="711017D9" w14:textId="77777777" w:rsidR="00552978" w:rsidRPr="006518C9" w:rsidRDefault="00552978" w:rsidP="00F60D70">
      <w:pPr>
        <w:pStyle w:val="nobreak"/>
        <w:jc w:val="both"/>
        <w:rPr>
          <w:lang w:val="en-US"/>
        </w:rPr>
      </w:pPr>
    </w:p>
    <w:p w14:paraId="116FC3F0" w14:textId="77777777" w:rsidR="002E1544" w:rsidRPr="006518C9" w:rsidRDefault="001048BC" w:rsidP="00F60D70">
      <w:pPr>
        <w:pStyle w:val="nobreak"/>
        <w:jc w:val="both"/>
        <w:rPr>
          <w:lang w:val="en-US"/>
        </w:rPr>
      </w:pPr>
      <w:r w:rsidRPr="006518C9">
        <w:rPr>
          <w:lang w:val="en-US"/>
        </w:rPr>
        <w:t>The ?&lt;=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7BC9B7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(?=[BD])</w:t>
      </w:r>
    </w:p>
    <w:p w14:paraId="69A3FBF0" w14:textId="77777777" w:rsidR="002E1544" w:rsidRPr="006518C9" w:rsidRDefault="002E1544" w:rsidP="00F60D70">
      <w:pPr>
        <w:jc w:val="both"/>
        <w:rPr>
          <w:lang w:val="en-US"/>
        </w:rPr>
      </w:pPr>
      <w:r w:rsidRPr="006518C9">
        <w:rPr>
          <w:lang w:val="en-US"/>
        </w:rPr>
        <w:lastRenderedPageBreak/>
        <w:t>The ?= is a “zero-width positive look-ahead assertion.”</w:t>
      </w:r>
    </w:p>
    <w:p w14:paraId="530527BD" w14:textId="77777777" w:rsidR="002E1544" w:rsidRPr="006518C9" w:rsidRDefault="002E1544" w:rsidP="00F60D70">
      <w:pPr>
        <w:jc w:val="both"/>
        <w:rPr>
          <w:lang w:val="en-US"/>
        </w:rPr>
      </w:pPr>
    </w:p>
    <w:p w14:paraId="07D259AD" w14:textId="77777777" w:rsidR="002E1544" w:rsidRPr="006518C9" w:rsidRDefault="002E1544" w:rsidP="00F60D70">
      <w:pPr>
        <w:jc w:val="both"/>
        <w:rPr>
          <w:lang w:val="en-US"/>
        </w:rPr>
      </w:pPr>
      <w:r w:rsidRPr="006518C9">
        <w:rPr>
          <w:lang w:val="en-US"/>
        </w:rPr>
        <w:t>A simple 3 line perl program can be written to test a regular expression:</w:t>
      </w:r>
    </w:p>
    <w:p w14:paraId="2BC6F76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0B0EBF35"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split(/(?&lt;=[KR])( ?!P)/, $protein);</w:t>
      </w:r>
    </w:p>
    <w:p w14:paraId="4FCA06F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@peptides;</w:t>
      </w:r>
    </w:p>
    <w:p w14:paraId="147AA3E7" w14:textId="77777777" w:rsidR="002E1544" w:rsidRPr="006518C9" w:rsidRDefault="002E1544" w:rsidP="00F60D70">
      <w:pPr>
        <w:jc w:val="both"/>
        <w:rPr>
          <w:lang w:val="en-US"/>
        </w:rPr>
      </w:pPr>
    </w:p>
    <w:p w14:paraId="3FEE8ACB" w14:textId="77777777" w:rsidR="002E1544" w:rsidRPr="006518C9" w:rsidRDefault="002E1544" w:rsidP="00F60D70">
      <w:pPr>
        <w:jc w:val="both"/>
        <w:rPr>
          <w:lang w:val="en-US"/>
        </w:rPr>
      </w:pPr>
      <w:r w:rsidRPr="006518C9">
        <w:rPr>
          <w:lang w:val="en-US"/>
        </w:rPr>
        <w:t>The program returns:</w:t>
      </w:r>
    </w:p>
    <w:p w14:paraId="3D4F583A"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27F871AD"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012DD41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4017A83" w14:textId="77777777" w:rsidTr="00447E4C">
        <w:tc>
          <w:tcPr>
            <w:tcW w:w="1951" w:type="dxa"/>
          </w:tcPr>
          <w:p w14:paraId="562D37F6" w14:textId="77777777" w:rsidR="003039C2" w:rsidRPr="006518C9" w:rsidRDefault="003039C2" w:rsidP="00F60D70">
            <w:pPr>
              <w:jc w:val="both"/>
              <w:rPr>
                <w:b/>
                <w:lang w:val="en-US"/>
              </w:rPr>
            </w:pPr>
            <w:r w:rsidRPr="006518C9">
              <w:rPr>
                <w:b/>
                <w:lang w:val="en-US"/>
              </w:rPr>
              <w:t>Enzyme Name</w:t>
            </w:r>
          </w:p>
        </w:tc>
        <w:tc>
          <w:tcPr>
            <w:tcW w:w="2552" w:type="dxa"/>
          </w:tcPr>
          <w:p w14:paraId="1FC8C385" w14:textId="77777777" w:rsidR="003039C2" w:rsidRPr="006518C9" w:rsidRDefault="003039C2" w:rsidP="00F60D70">
            <w:pPr>
              <w:jc w:val="both"/>
              <w:rPr>
                <w:b/>
                <w:lang w:val="en-US"/>
              </w:rPr>
            </w:pPr>
            <w:r w:rsidRPr="006518C9">
              <w:rPr>
                <w:b/>
                <w:lang w:val="en-US"/>
              </w:rPr>
              <w:t>Regular expression</w:t>
            </w:r>
          </w:p>
        </w:tc>
      </w:tr>
      <w:tr w:rsidR="003039C2" w:rsidRPr="006518C9" w14:paraId="1FC2442D" w14:textId="77777777" w:rsidTr="00447E4C">
        <w:tc>
          <w:tcPr>
            <w:tcW w:w="1951" w:type="dxa"/>
          </w:tcPr>
          <w:p w14:paraId="77C5F271" w14:textId="77777777" w:rsidR="003039C2" w:rsidRPr="006518C9" w:rsidRDefault="003039C2" w:rsidP="00F60D70">
            <w:pPr>
              <w:jc w:val="both"/>
              <w:rPr>
                <w:lang w:val="en-US"/>
              </w:rPr>
            </w:pPr>
            <w:r w:rsidRPr="006518C9">
              <w:rPr>
                <w:lang w:val="en-US"/>
              </w:rPr>
              <w:t>Trypsin</w:t>
            </w:r>
          </w:p>
        </w:tc>
        <w:tc>
          <w:tcPr>
            <w:tcW w:w="2552" w:type="dxa"/>
          </w:tcPr>
          <w:p w14:paraId="7FF2C6D1"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14:paraId="3EA49916" w14:textId="77777777" w:rsidTr="00447E4C">
        <w:tc>
          <w:tcPr>
            <w:tcW w:w="1951" w:type="dxa"/>
          </w:tcPr>
          <w:p w14:paraId="7ABE3CC0" w14:textId="77777777" w:rsidR="003039C2" w:rsidRPr="006518C9" w:rsidRDefault="003039C2" w:rsidP="00F60D70">
            <w:pPr>
              <w:jc w:val="both"/>
              <w:rPr>
                <w:lang w:val="en-US"/>
              </w:rPr>
            </w:pPr>
            <w:r w:rsidRPr="006518C9">
              <w:rPr>
                <w:lang w:val="en-US"/>
              </w:rPr>
              <w:t>Arg-C</w:t>
            </w:r>
          </w:p>
        </w:tc>
        <w:tc>
          <w:tcPr>
            <w:tcW w:w="2552" w:type="dxa"/>
          </w:tcPr>
          <w:p w14:paraId="6F2D79B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14:paraId="6418509B" w14:textId="77777777" w:rsidTr="00447E4C">
        <w:tc>
          <w:tcPr>
            <w:tcW w:w="1951" w:type="dxa"/>
          </w:tcPr>
          <w:p w14:paraId="4B91AED8" w14:textId="77777777" w:rsidR="003039C2" w:rsidRPr="006518C9" w:rsidRDefault="003039C2" w:rsidP="00F60D70">
            <w:pPr>
              <w:jc w:val="both"/>
              <w:rPr>
                <w:lang w:val="en-US"/>
              </w:rPr>
            </w:pPr>
            <w:r w:rsidRPr="006518C9">
              <w:rPr>
                <w:lang w:val="en-US"/>
              </w:rPr>
              <w:t>Asp-N</w:t>
            </w:r>
          </w:p>
        </w:tc>
        <w:tc>
          <w:tcPr>
            <w:tcW w:w="2552" w:type="dxa"/>
          </w:tcPr>
          <w:p w14:paraId="2EED63B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14:paraId="2A56872B" w14:textId="77777777" w:rsidTr="00447E4C">
        <w:tc>
          <w:tcPr>
            <w:tcW w:w="1951" w:type="dxa"/>
          </w:tcPr>
          <w:p w14:paraId="13D92952" w14:textId="77777777" w:rsidR="003039C2" w:rsidRPr="006518C9" w:rsidRDefault="003039C2" w:rsidP="00F60D70">
            <w:pPr>
              <w:jc w:val="both"/>
              <w:rPr>
                <w:lang w:val="en-US"/>
              </w:rPr>
            </w:pPr>
            <w:r w:rsidRPr="006518C9">
              <w:rPr>
                <w:lang w:val="en-US"/>
              </w:rPr>
              <w:t>Asp-N_ambic</w:t>
            </w:r>
          </w:p>
        </w:tc>
        <w:tc>
          <w:tcPr>
            <w:tcW w:w="2552" w:type="dxa"/>
          </w:tcPr>
          <w:p w14:paraId="0D12EE8E"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14:paraId="6F525CBA" w14:textId="77777777" w:rsidTr="00447E4C">
        <w:tc>
          <w:tcPr>
            <w:tcW w:w="1951" w:type="dxa"/>
          </w:tcPr>
          <w:p w14:paraId="548C3E55" w14:textId="77777777" w:rsidR="003039C2" w:rsidRPr="006518C9" w:rsidRDefault="003039C2" w:rsidP="00F60D70">
            <w:pPr>
              <w:jc w:val="both"/>
              <w:rPr>
                <w:lang w:val="en-US"/>
              </w:rPr>
            </w:pPr>
            <w:r w:rsidRPr="006518C9">
              <w:rPr>
                <w:lang w:val="en-US"/>
              </w:rPr>
              <w:t>Chymotrypsin</w:t>
            </w:r>
          </w:p>
        </w:tc>
        <w:tc>
          <w:tcPr>
            <w:tcW w:w="2552" w:type="dxa"/>
          </w:tcPr>
          <w:p w14:paraId="2340282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14:paraId="5C60401D" w14:textId="77777777" w:rsidTr="00447E4C">
        <w:tc>
          <w:tcPr>
            <w:tcW w:w="1951" w:type="dxa"/>
          </w:tcPr>
          <w:p w14:paraId="45BC3A9D" w14:textId="77777777" w:rsidR="003039C2" w:rsidRPr="006518C9" w:rsidRDefault="003039C2" w:rsidP="00F60D70">
            <w:pPr>
              <w:jc w:val="both"/>
              <w:rPr>
                <w:lang w:val="en-US"/>
              </w:rPr>
            </w:pPr>
            <w:r w:rsidRPr="006518C9">
              <w:rPr>
                <w:lang w:val="en-US"/>
              </w:rPr>
              <w:t>CNBr</w:t>
            </w:r>
          </w:p>
        </w:tc>
        <w:tc>
          <w:tcPr>
            <w:tcW w:w="2552" w:type="dxa"/>
          </w:tcPr>
          <w:p w14:paraId="61217A5E"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14:paraId="44AF5879" w14:textId="77777777" w:rsidTr="00447E4C">
        <w:tc>
          <w:tcPr>
            <w:tcW w:w="1951" w:type="dxa"/>
          </w:tcPr>
          <w:p w14:paraId="73887BD0" w14:textId="77777777" w:rsidR="003039C2" w:rsidRPr="006518C9" w:rsidRDefault="003039C2" w:rsidP="00F60D70">
            <w:pPr>
              <w:jc w:val="both"/>
              <w:rPr>
                <w:lang w:val="en-US"/>
              </w:rPr>
            </w:pPr>
            <w:r w:rsidRPr="006518C9">
              <w:rPr>
                <w:lang w:val="en-US"/>
              </w:rPr>
              <w:t>Formic_acid</w:t>
            </w:r>
          </w:p>
        </w:tc>
        <w:tc>
          <w:tcPr>
            <w:tcW w:w="2552" w:type="dxa"/>
          </w:tcPr>
          <w:p w14:paraId="5602CE4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14:paraId="46414617" w14:textId="77777777" w:rsidTr="00447E4C">
        <w:tc>
          <w:tcPr>
            <w:tcW w:w="1951" w:type="dxa"/>
          </w:tcPr>
          <w:p w14:paraId="15E1F107" w14:textId="77777777" w:rsidR="003039C2" w:rsidRPr="006518C9" w:rsidRDefault="003039C2" w:rsidP="00F60D70">
            <w:pPr>
              <w:jc w:val="both"/>
              <w:rPr>
                <w:lang w:val="en-US"/>
              </w:rPr>
            </w:pPr>
            <w:r w:rsidRPr="006518C9">
              <w:rPr>
                <w:lang w:val="en-US"/>
              </w:rPr>
              <w:t>Lys-C</w:t>
            </w:r>
          </w:p>
        </w:tc>
        <w:tc>
          <w:tcPr>
            <w:tcW w:w="2552" w:type="dxa"/>
          </w:tcPr>
          <w:p w14:paraId="17E84F92"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14:paraId="1874CD54" w14:textId="77777777" w:rsidTr="00447E4C">
        <w:tc>
          <w:tcPr>
            <w:tcW w:w="1951" w:type="dxa"/>
          </w:tcPr>
          <w:p w14:paraId="512AC715" w14:textId="77777777" w:rsidR="003039C2" w:rsidRPr="006518C9" w:rsidRDefault="003039C2" w:rsidP="00F60D70">
            <w:pPr>
              <w:jc w:val="both"/>
              <w:rPr>
                <w:lang w:val="en-US"/>
              </w:rPr>
            </w:pPr>
            <w:r w:rsidRPr="006518C9">
              <w:rPr>
                <w:lang w:val="en-US"/>
              </w:rPr>
              <w:t>Lys-C/P</w:t>
            </w:r>
          </w:p>
        </w:tc>
        <w:tc>
          <w:tcPr>
            <w:tcW w:w="2552" w:type="dxa"/>
          </w:tcPr>
          <w:p w14:paraId="71244B9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14:paraId="359E6B18" w14:textId="77777777" w:rsidTr="00447E4C">
        <w:tc>
          <w:tcPr>
            <w:tcW w:w="1951" w:type="dxa"/>
          </w:tcPr>
          <w:p w14:paraId="53F5D187" w14:textId="77777777" w:rsidR="003039C2" w:rsidRPr="006518C9" w:rsidRDefault="003039C2" w:rsidP="00F60D70">
            <w:pPr>
              <w:jc w:val="both"/>
              <w:rPr>
                <w:lang w:val="en-US"/>
              </w:rPr>
            </w:pPr>
            <w:r w:rsidRPr="006518C9">
              <w:rPr>
                <w:lang w:val="en-US"/>
              </w:rPr>
              <w:t>PepsinA</w:t>
            </w:r>
          </w:p>
        </w:tc>
        <w:tc>
          <w:tcPr>
            <w:tcW w:w="2552" w:type="dxa"/>
          </w:tcPr>
          <w:p w14:paraId="187402DC"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14:paraId="7736B600" w14:textId="77777777" w:rsidTr="00447E4C">
        <w:tc>
          <w:tcPr>
            <w:tcW w:w="1951" w:type="dxa"/>
          </w:tcPr>
          <w:p w14:paraId="197F41E7" w14:textId="77777777" w:rsidR="003039C2" w:rsidRPr="006518C9" w:rsidRDefault="003039C2" w:rsidP="00F60D70">
            <w:pPr>
              <w:jc w:val="both"/>
              <w:rPr>
                <w:lang w:val="en-US"/>
              </w:rPr>
            </w:pPr>
            <w:r w:rsidRPr="006518C9">
              <w:rPr>
                <w:lang w:val="en-US"/>
              </w:rPr>
              <w:t>TrypChymo</w:t>
            </w:r>
          </w:p>
        </w:tc>
        <w:tc>
          <w:tcPr>
            <w:tcW w:w="2552" w:type="dxa"/>
          </w:tcPr>
          <w:p w14:paraId="420FE7A6"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14:paraId="1AD7BAD2" w14:textId="77777777" w:rsidTr="00447E4C">
        <w:tc>
          <w:tcPr>
            <w:tcW w:w="1951" w:type="dxa"/>
          </w:tcPr>
          <w:p w14:paraId="08F11105" w14:textId="77777777" w:rsidR="003039C2" w:rsidRPr="006518C9" w:rsidRDefault="003039C2" w:rsidP="00F60D70">
            <w:pPr>
              <w:jc w:val="both"/>
              <w:rPr>
                <w:lang w:val="en-US"/>
              </w:rPr>
            </w:pPr>
            <w:r w:rsidRPr="006518C9">
              <w:rPr>
                <w:lang w:val="en-US"/>
              </w:rPr>
              <w:t>Trypsin/P</w:t>
            </w:r>
          </w:p>
        </w:tc>
        <w:tc>
          <w:tcPr>
            <w:tcW w:w="2552" w:type="dxa"/>
          </w:tcPr>
          <w:p w14:paraId="2326996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14:paraId="326DF2FB" w14:textId="77777777" w:rsidTr="00447E4C">
        <w:tc>
          <w:tcPr>
            <w:tcW w:w="1951" w:type="dxa"/>
          </w:tcPr>
          <w:p w14:paraId="6126B8D1" w14:textId="77777777" w:rsidR="003039C2" w:rsidRPr="006518C9" w:rsidRDefault="003039C2" w:rsidP="00F60D70">
            <w:pPr>
              <w:jc w:val="both"/>
              <w:rPr>
                <w:lang w:val="en-US"/>
              </w:rPr>
            </w:pPr>
            <w:r w:rsidRPr="006518C9">
              <w:rPr>
                <w:lang w:val="en-US"/>
              </w:rPr>
              <w:t>V8-DE</w:t>
            </w:r>
          </w:p>
        </w:tc>
        <w:tc>
          <w:tcPr>
            <w:tcW w:w="2552" w:type="dxa"/>
          </w:tcPr>
          <w:p w14:paraId="258D226A"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14:paraId="567053A2" w14:textId="77777777" w:rsidTr="00447E4C">
        <w:tc>
          <w:tcPr>
            <w:tcW w:w="1951" w:type="dxa"/>
          </w:tcPr>
          <w:p w14:paraId="3F0F630C" w14:textId="77777777" w:rsidR="003039C2" w:rsidRPr="006518C9" w:rsidRDefault="003039C2" w:rsidP="00F60D70">
            <w:pPr>
              <w:jc w:val="both"/>
              <w:rPr>
                <w:lang w:val="en-US"/>
              </w:rPr>
            </w:pPr>
            <w:r w:rsidRPr="006518C9">
              <w:rPr>
                <w:lang w:val="en-US"/>
              </w:rPr>
              <w:t>V8-E</w:t>
            </w:r>
          </w:p>
        </w:tc>
        <w:tc>
          <w:tcPr>
            <w:tcW w:w="2552" w:type="dxa"/>
          </w:tcPr>
          <w:p w14:paraId="4C57915C" w14:textId="77777777"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14:paraId="24B63E09" w14:textId="77777777" w:rsidTr="00447E4C">
        <w:tc>
          <w:tcPr>
            <w:tcW w:w="1951" w:type="dxa"/>
          </w:tcPr>
          <w:p w14:paraId="2E454632" w14:textId="77777777" w:rsidR="00735E36" w:rsidRPr="006518C9" w:rsidRDefault="00735E36" w:rsidP="00F60D70">
            <w:pPr>
              <w:jc w:val="both"/>
              <w:rPr>
                <w:lang w:val="en-US"/>
              </w:rPr>
            </w:pPr>
            <w:r w:rsidRPr="006518C9">
              <w:rPr>
                <w:lang w:val="en-US"/>
              </w:rPr>
              <w:t>Leukocyte elastase</w:t>
            </w:r>
          </w:p>
        </w:tc>
        <w:tc>
          <w:tcPr>
            <w:tcW w:w="2552" w:type="dxa"/>
          </w:tcPr>
          <w:p w14:paraId="32A2A58F"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14:paraId="177615D1" w14:textId="77777777" w:rsidTr="00447E4C">
        <w:tc>
          <w:tcPr>
            <w:tcW w:w="1951" w:type="dxa"/>
          </w:tcPr>
          <w:p w14:paraId="7E76A600" w14:textId="77777777" w:rsidR="00735E36" w:rsidRPr="006518C9" w:rsidRDefault="00735E36" w:rsidP="00F60D70">
            <w:pPr>
              <w:jc w:val="both"/>
              <w:rPr>
                <w:lang w:val="en-US"/>
              </w:rPr>
            </w:pPr>
            <w:r w:rsidRPr="006518C9">
              <w:rPr>
                <w:lang w:val="en-US"/>
              </w:rPr>
              <w:t>Proline endopeptidase</w:t>
            </w:r>
          </w:p>
        </w:tc>
        <w:tc>
          <w:tcPr>
            <w:tcW w:w="2552" w:type="dxa"/>
          </w:tcPr>
          <w:p w14:paraId="28CB39D3"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14:paraId="73AD8EFC" w14:textId="77777777" w:rsidTr="00447E4C">
        <w:tc>
          <w:tcPr>
            <w:tcW w:w="1951" w:type="dxa"/>
          </w:tcPr>
          <w:p w14:paraId="282FB550" w14:textId="77777777" w:rsidR="00735E36" w:rsidRPr="006518C9" w:rsidRDefault="00735E36" w:rsidP="00F60D70">
            <w:pPr>
              <w:jc w:val="both"/>
              <w:rPr>
                <w:lang w:val="en-US"/>
              </w:rPr>
            </w:pPr>
            <w:r w:rsidRPr="006518C9">
              <w:rPr>
                <w:lang w:val="en-US"/>
              </w:rPr>
              <w:t>Glutamyl endopeptidase</w:t>
            </w:r>
          </w:p>
        </w:tc>
        <w:tc>
          <w:tcPr>
            <w:tcW w:w="2552" w:type="dxa"/>
          </w:tcPr>
          <w:p w14:paraId="494B955B"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14:paraId="182F889E" w14:textId="77777777" w:rsidTr="00447E4C">
        <w:tc>
          <w:tcPr>
            <w:tcW w:w="1951" w:type="dxa"/>
          </w:tcPr>
          <w:p w14:paraId="64534BF6" w14:textId="77777777" w:rsidR="00735E36" w:rsidRPr="006518C9" w:rsidRDefault="00735E36" w:rsidP="00F60D70">
            <w:pPr>
              <w:jc w:val="both"/>
              <w:rPr>
                <w:lang w:val="en-US"/>
              </w:rPr>
            </w:pPr>
            <w:r w:rsidRPr="006518C9">
              <w:rPr>
                <w:lang w:val="en-US"/>
              </w:rPr>
              <w:t>2-iodobenzoate</w:t>
            </w:r>
          </w:p>
        </w:tc>
        <w:tc>
          <w:tcPr>
            <w:tcW w:w="2552" w:type="dxa"/>
          </w:tcPr>
          <w:p w14:paraId="6A96044A"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14:paraId="7298C0EE" w14:textId="77777777" w:rsidR="008438DA" w:rsidRPr="006518C9" w:rsidRDefault="003039C2" w:rsidP="00F60D70">
      <w:pPr>
        <w:pStyle w:val="Caption"/>
        <w:jc w:val="both"/>
        <w:rPr>
          <w:b w:val="0"/>
          <w:lang w:val="en-US"/>
        </w:rPr>
      </w:pPr>
      <w:bookmarkStart w:id="448" w:name="_Ref215304396"/>
      <w:r w:rsidRPr="006518C9">
        <w:rPr>
          <w:lang w:val="en-US"/>
        </w:rPr>
        <w:t xml:space="preserve">Table </w:t>
      </w:r>
      <w:bookmarkEnd w:id="448"/>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692E58C1" w14:textId="77777777" w:rsidR="00805A43" w:rsidRPr="006518C9" w:rsidRDefault="00805A43" w:rsidP="00F60D70">
      <w:pPr>
        <w:jc w:val="both"/>
        <w:rPr>
          <w:highlight w:val="yellow"/>
          <w:lang w:val="en-US"/>
        </w:rPr>
      </w:pPr>
    </w:p>
    <w:p w14:paraId="320FCC57" w14:textId="77777777" w:rsidR="00805A43" w:rsidRPr="006518C9" w:rsidRDefault="00805A43" w:rsidP="00F60D70">
      <w:pPr>
        <w:pStyle w:val="Heading2"/>
        <w:jc w:val="both"/>
      </w:pPr>
      <w:bookmarkStart w:id="449" w:name="_Toc476057290"/>
      <w:r w:rsidRPr="006518C9">
        <w:t>Unknown modifications</w:t>
      </w:r>
      <w:bookmarkEnd w:id="449"/>
    </w:p>
    <w:p w14:paraId="231EF27C"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are reported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14:paraId="75494075" w14:textId="77777777" w:rsidR="00D60965" w:rsidRPr="006518C9" w:rsidRDefault="00D60965" w:rsidP="00F60D70">
      <w:pPr>
        <w:jc w:val="both"/>
        <w:rPr>
          <w:lang w:val="en-US"/>
        </w:rPr>
      </w:pPr>
    </w:p>
    <w:p w14:paraId="163AB84D" w14:textId="77777777" w:rsidR="00805A43" w:rsidRPr="006518C9" w:rsidRDefault="00805A43" w:rsidP="00F60D70">
      <w:pPr>
        <w:jc w:val="both"/>
        <w:rPr>
          <w:highlight w:val="yellow"/>
          <w:lang w:val="en-US"/>
        </w:rPr>
      </w:pPr>
    </w:p>
    <w:p w14:paraId="65BD15BF" w14:textId="77777777" w:rsidR="008B6BE0" w:rsidRPr="006518C9" w:rsidRDefault="008B6BE0" w:rsidP="00F60D70">
      <w:pPr>
        <w:pStyle w:val="Heading1"/>
        <w:jc w:val="both"/>
      </w:pPr>
      <w:bookmarkStart w:id="450" w:name="_Ref170622236"/>
      <w:bookmarkStart w:id="451" w:name="_Toc170636047"/>
      <w:bookmarkStart w:id="452" w:name="_Toc476057291"/>
      <w:bookmarkStart w:id="453" w:name="_Toc111817895"/>
      <w:bookmarkStart w:id="454" w:name="_Toc118017570"/>
      <w:r w:rsidRPr="006518C9">
        <w:t>Conclusions</w:t>
      </w:r>
      <w:bookmarkEnd w:id="450"/>
      <w:bookmarkEnd w:id="451"/>
      <w:bookmarkEnd w:id="452"/>
    </w:p>
    <w:p w14:paraId="21F82DEF" w14:textId="77777777"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4906F2BB" w14:textId="77777777" w:rsidR="006B02A5" w:rsidRPr="006518C9" w:rsidRDefault="006B02A5" w:rsidP="00F60D70">
      <w:pPr>
        <w:jc w:val="both"/>
        <w:rPr>
          <w:highlight w:val="yellow"/>
          <w:lang w:val="en-US"/>
        </w:rPr>
      </w:pPr>
    </w:p>
    <w:p w14:paraId="2A9ABFA9" w14:textId="77777777" w:rsidR="00BA2856" w:rsidRPr="006518C9" w:rsidRDefault="006B02A5" w:rsidP="00F60D70">
      <w:pPr>
        <w:pStyle w:val="Heading1"/>
        <w:jc w:val="both"/>
      </w:pPr>
      <w:bookmarkStart w:id="455" w:name="_Toc476057292"/>
      <w:r w:rsidRPr="006518C9">
        <w:lastRenderedPageBreak/>
        <w:t>Authors</w:t>
      </w:r>
      <w:r w:rsidR="005B103B" w:rsidRPr="006518C9">
        <w:t xml:space="preserve"> and Contributors</w:t>
      </w:r>
      <w:bookmarkEnd w:id="455"/>
    </w:p>
    <w:bookmarkEnd w:id="453"/>
    <w:bookmarkEnd w:id="454"/>
    <w:p w14:paraId="0DB77410" w14:textId="77777777" w:rsidR="00D81DE0" w:rsidRPr="006518C9" w:rsidRDefault="00D81DE0" w:rsidP="00F60D70">
      <w:pPr>
        <w:jc w:val="both"/>
        <w:rPr>
          <w:lang w:val="en-US"/>
        </w:rPr>
      </w:pPr>
    </w:p>
    <w:p w14:paraId="51EC5018" w14:textId="77777777" w:rsidR="00D01283" w:rsidRPr="006518C9" w:rsidRDefault="00D01283" w:rsidP="00F60D70">
      <w:pPr>
        <w:jc w:val="both"/>
        <w:rPr>
          <w:lang w:val="en-US"/>
        </w:rPr>
      </w:pPr>
      <w:r w:rsidRPr="006518C9">
        <w:rPr>
          <w:lang w:val="en-US"/>
        </w:rPr>
        <w:t>Authors of this specification:</w:t>
      </w:r>
    </w:p>
    <w:p w14:paraId="71C99117" w14:textId="77777777" w:rsidR="001F7ECD" w:rsidRPr="006518C9" w:rsidRDefault="001F7ECD" w:rsidP="00F60D70">
      <w:pPr>
        <w:jc w:val="both"/>
        <w:rPr>
          <w:lang w:val="en-US"/>
        </w:rPr>
      </w:pPr>
      <w:r w:rsidRPr="006518C9">
        <w:rPr>
          <w:lang w:val="en-US"/>
        </w:rPr>
        <w:t xml:space="preserve">Juan Antonio Vizcaíno, European Bioinformatics Institute </w:t>
      </w:r>
    </w:p>
    <w:p w14:paraId="5CD02088" w14:textId="77777777" w:rsidR="001F7ECD" w:rsidRPr="002971BD" w:rsidRDefault="001F7ECD" w:rsidP="00F60D70">
      <w:pPr>
        <w:jc w:val="both"/>
        <w:rPr>
          <w:lang w:val="de-DE"/>
        </w:rPr>
      </w:pPr>
      <w:r w:rsidRPr="002971BD">
        <w:rPr>
          <w:lang w:val="de-DE"/>
        </w:rPr>
        <w:t xml:space="preserve">Gerhard Mayer, Medizinisches Proteom-Center, Ruhr-Universität Bochum </w:t>
      </w:r>
    </w:p>
    <w:p w14:paraId="377CE0F1" w14:textId="77777777" w:rsidR="001F7ECD" w:rsidRPr="002971BD" w:rsidRDefault="001F7ECD" w:rsidP="00F60D70">
      <w:pPr>
        <w:jc w:val="both"/>
        <w:rPr>
          <w:lang w:val="de-DE"/>
        </w:rPr>
      </w:pPr>
      <w:r w:rsidRPr="002971BD">
        <w:rPr>
          <w:lang w:val="de-DE"/>
        </w:rPr>
        <w:t>Martin Eisenacher, Medizinisches Proteom-Center, Ruhr-Universität Bochum</w:t>
      </w:r>
    </w:p>
    <w:p w14:paraId="4CCE47BB"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20A2A408" w14:textId="77777777" w:rsidR="001F7ECD" w:rsidRDefault="001F7ECD" w:rsidP="00F60D70">
      <w:pPr>
        <w:jc w:val="both"/>
        <w:rPr>
          <w:lang w:val="en-US"/>
        </w:rPr>
      </w:pPr>
      <w:r w:rsidRPr="006518C9">
        <w:rPr>
          <w:lang w:val="en-US"/>
        </w:rPr>
        <w:t>Terry Farrah, Institute for Systems Biology</w:t>
      </w:r>
    </w:p>
    <w:p w14:paraId="1A7B8B3E"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1099962E" w14:textId="77777777" w:rsidR="001F7ECD" w:rsidRPr="006518C9" w:rsidRDefault="001F7ECD" w:rsidP="00F60D70">
      <w:pPr>
        <w:jc w:val="both"/>
        <w:rPr>
          <w:lang w:val="en-US"/>
        </w:rPr>
      </w:pPr>
      <w:r w:rsidRPr="006518C9">
        <w:rPr>
          <w:lang w:val="en-US"/>
        </w:rPr>
        <w:t>Andrew R Jones, University of Liverpool</w:t>
      </w:r>
    </w:p>
    <w:p w14:paraId="6F230F37" w14:textId="77777777" w:rsidR="00D81DE0" w:rsidRPr="006518C9" w:rsidRDefault="00D81DE0" w:rsidP="001F7ECD">
      <w:pPr>
        <w:rPr>
          <w:lang w:val="en-US"/>
        </w:rPr>
      </w:pPr>
    </w:p>
    <w:p w14:paraId="2F0BAD23"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54" w:history="1">
        <w:r w:rsidR="00D81DE0" w:rsidRPr="006518C9">
          <w:rPr>
            <w:rStyle w:val="Hyperlink"/>
            <w:lang w:val="en-US"/>
          </w:rPr>
          <w:t>andrew.jones@liv.ac.uk</w:t>
        </w:r>
      </w:hyperlink>
    </w:p>
    <w:p w14:paraId="6DFDF0CD" w14:textId="77777777" w:rsidR="00D81DE0" w:rsidRPr="006518C9" w:rsidRDefault="00D81DE0" w:rsidP="00466496">
      <w:pPr>
        <w:rPr>
          <w:lang w:val="en-US"/>
        </w:rPr>
      </w:pPr>
    </w:p>
    <w:p w14:paraId="420BE78D" w14:textId="77777777" w:rsidR="00D01283" w:rsidRPr="006518C9" w:rsidRDefault="00D01283" w:rsidP="00466496">
      <w:pPr>
        <w:rPr>
          <w:lang w:val="en-US"/>
        </w:rPr>
      </w:pPr>
    </w:p>
    <w:p w14:paraId="5DBEE875" w14:textId="77777777" w:rsidR="00060CAA" w:rsidRPr="006518C9" w:rsidRDefault="00060CAA" w:rsidP="00466496">
      <w:pPr>
        <w:rPr>
          <w:lang w:val="en-US"/>
        </w:rPr>
      </w:pPr>
    </w:p>
    <w:p w14:paraId="7FE8C158"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14:paraId="1F4E3BF1"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175E407B" w14:textId="77777777"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14:paraId="15DC5D71" w14:textId="77777777" w:rsidR="00FF6617" w:rsidRPr="006518C9" w:rsidRDefault="00FF6617" w:rsidP="00466496">
      <w:pPr>
        <w:numPr>
          <w:ilvl w:val="0"/>
          <w:numId w:val="17"/>
        </w:numPr>
        <w:rPr>
          <w:lang w:val="en-US"/>
        </w:rPr>
      </w:pPr>
      <w:r w:rsidRPr="006518C9">
        <w:rPr>
          <w:lang w:val="en-US"/>
        </w:rPr>
        <w:t>Zsuzsanna Bencsath-Makkai, Biomedical Engineering, McGill University</w:t>
      </w:r>
    </w:p>
    <w:p w14:paraId="41F978B7" w14:textId="77777777"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14:paraId="1A98D4F5"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14:paraId="742E71A0" w14:textId="77777777"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14:paraId="34C9F0ED"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22C79DB" w14:textId="77777777" w:rsidR="00E6728C" w:rsidRPr="006518C9" w:rsidRDefault="003434D9" w:rsidP="00466496">
      <w:pPr>
        <w:numPr>
          <w:ilvl w:val="0"/>
          <w:numId w:val="17"/>
        </w:numPr>
        <w:rPr>
          <w:lang w:val="en-US"/>
        </w:rPr>
      </w:pPr>
      <w:r w:rsidRPr="006518C9">
        <w:rPr>
          <w:lang w:val="en-US"/>
        </w:rPr>
        <w:t>Henning Hermjakob, European Bioinformatics Institute</w:t>
      </w:r>
    </w:p>
    <w:p w14:paraId="3F4BA485" w14:textId="77777777" w:rsidR="008B3521" w:rsidRPr="006518C9" w:rsidRDefault="008B3521" w:rsidP="00466496">
      <w:pPr>
        <w:numPr>
          <w:ilvl w:val="0"/>
          <w:numId w:val="17"/>
        </w:numPr>
        <w:rPr>
          <w:lang w:val="en-US"/>
        </w:rPr>
      </w:pPr>
      <w:r w:rsidRPr="006518C9">
        <w:rPr>
          <w:lang w:val="en-US"/>
        </w:rPr>
        <w:t>Luisa Montecchi, European Bioinformatics Institute</w:t>
      </w:r>
    </w:p>
    <w:p w14:paraId="53F3539D" w14:textId="77777777"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14:paraId="38DB8AF2" w14:textId="77777777" w:rsidR="00D81DE0" w:rsidRPr="002971BD" w:rsidRDefault="00F91C5A" w:rsidP="00466496">
      <w:pPr>
        <w:pStyle w:val="PlainText"/>
        <w:numPr>
          <w:ilvl w:val="0"/>
          <w:numId w:val="17"/>
        </w:numPr>
        <w:rPr>
          <w:rFonts w:ascii="Arial" w:hAnsi="Arial" w:cs="Arial"/>
          <w:lang w:val="de-DE"/>
        </w:rPr>
      </w:pPr>
      <w:r w:rsidRPr="002971BD">
        <w:rPr>
          <w:rFonts w:ascii="Arial" w:hAnsi="Arial" w:cs="Arial"/>
          <w:lang w:val="de-DE"/>
        </w:rPr>
        <w:t>Marc Sturm, Eberhard Karls University, Tübingen</w:t>
      </w:r>
    </w:p>
    <w:p w14:paraId="596E48BE" w14:textId="77777777" w:rsidR="00AF0D40" w:rsidRPr="006518C9" w:rsidRDefault="00AF0D40" w:rsidP="00466496">
      <w:pPr>
        <w:numPr>
          <w:ilvl w:val="0"/>
          <w:numId w:val="17"/>
        </w:numPr>
        <w:rPr>
          <w:lang w:val="en-US"/>
        </w:rPr>
      </w:pPr>
      <w:r w:rsidRPr="006518C9">
        <w:rPr>
          <w:lang w:val="en-US"/>
        </w:rPr>
        <w:t>Jim Shofstahl, Thermo Fisher</w:t>
      </w:r>
    </w:p>
    <w:p w14:paraId="76E99143" w14:textId="77777777" w:rsidR="00AF0D40" w:rsidRPr="006518C9" w:rsidRDefault="00AF0D40" w:rsidP="00466496">
      <w:pPr>
        <w:numPr>
          <w:ilvl w:val="0"/>
          <w:numId w:val="17"/>
        </w:numPr>
        <w:rPr>
          <w:lang w:val="en-US"/>
        </w:rPr>
      </w:pPr>
      <w:r w:rsidRPr="006518C9">
        <w:rPr>
          <w:lang w:val="en-US"/>
        </w:rPr>
        <w:t>David Horn, Agilent</w:t>
      </w:r>
    </w:p>
    <w:p w14:paraId="7976BB49" w14:textId="77777777" w:rsidR="00AF0D40" w:rsidRPr="006518C9" w:rsidRDefault="00AF0D40" w:rsidP="00466496">
      <w:pPr>
        <w:numPr>
          <w:ilvl w:val="0"/>
          <w:numId w:val="17"/>
        </w:numPr>
        <w:rPr>
          <w:lang w:val="en-US"/>
        </w:rPr>
      </w:pPr>
      <w:r w:rsidRPr="006518C9">
        <w:rPr>
          <w:lang w:val="en-US"/>
        </w:rPr>
        <w:t>Jimmy Eng, Fred Hutchinson Cancer Research</w:t>
      </w:r>
    </w:p>
    <w:p w14:paraId="5AFBDAC6" w14:textId="77777777" w:rsidR="00AF0D40" w:rsidRPr="006518C9" w:rsidRDefault="00AF0D40" w:rsidP="00466496">
      <w:pPr>
        <w:numPr>
          <w:ilvl w:val="0"/>
          <w:numId w:val="17"/>
        </w:numPr>
        <w:rPr>
          <w:lang w:val="en-US"/>
        </w:rPr>
      </w:pPr>
      <w:r w:rsidRPr="006518C9">
        <w:rPr>
          <w:lang w:val="en-US"/>
        </w:rPr>
        <w:t>Brian Searle, Proteome Software</w:t>
      </w:r>
    </w:p>
    <w:p w14:paraId="0B04D67E" w14:textId="77777777" w:rsidR="00AF0D40" w:rsidRPr="006518C9" w:rsidRDefault="00AF0D40" w:rsidP="00466496">
      <w:pPr>
        <w:numPr>
          <w:ilvl w:val="0"/>
          <w:numId w:val="17"/>
        </w:numPr>
        <w:rPr>
          <w:lang w:val="en-US"/>
        </w:rPr>
      </w:pPr>
      <w:r w:rsidRPr="006518C9">
        <w:rPr>
          <w:lang w:val="en-US"/>
        </w:rPr>
        <w:t xml:space="preserve">Phillip Young, Waters </w:t>
      </w:r>
    </w:p>
    <w:p w14:paraId="53A55D37" w14:textId="77777777" w:rsidR="00491A6E" w:rsidRPr="002971BD" w:rsidRDefault="00491A6E" w:rsidP="00466496">
      <w:pPr>
        <w:numPr>
          <w:ilvl w:val="0"/>
          <w:numId w:val="17"/>
        </w:numPr>
        <w:rPr>
          <w:lang w:val="de-DE"/>
        </w:rPr>
      </w:pPr>
      <w:r w:rsidRPr="002971BD">
        <w:rPr>
          <w:lang w:val="de-DE"/>
        </w:rPr>
        <w:t>Michael Kohl, Medizinisches Proteom-Center, Ruhr-Universität Bochum, Germany</w:t>
      </w:r>
    </w:p>
    <w:p w14:paraId="09F5DEBA" w14:textId="77777777"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14:paraId="386E2D95"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75D786D1"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14:paraId="685BEA06" w14:textId="77777777" w:rsidR="00A550D8" w:rsidRPr="002971BD" w:rsidRDefault="00A550D8" w:rsidP="00466496">
      <w:pPr>
        <w:numPr>
          <w:ilvl w:val="0"/>
          <w:numId w:val="17"/>
        </w:numPr>
        <w:rPr>
          <w:lang w:val="de-DE"/>
        </w:rPr>
      </w:pPr>
      <w:r w:rsidRPr="002971BD">
        <w:rPr>
          <w:lang w:val="de-DE"/>
        </w:rPr>
        <w:t>Julian Uszkoreit, Medizinisches Proteom-Center, Ruhr-Universität Bochum, Germany</w:t>
      </w:r>
    </w:p>
    <w:p w14:paraId="292DC9D0" w14:textId="77777777" w:rsidR="00A550D8" w:rsidRPr="002971BD" w:rsidRDefault="00A550D8" w:rsidP="00466496">
      <w:pPr>
        <w:numPr>
          <w:ilvl w:val="0"/>
          <w:numId w:val="17"/>
        </w:numPr>
        <w:rPr>
          <w:lang w:val="de-DE"/>
        </w:rPr>
      </w:pPr>
      <w:r w:rsidRPr="002971BD">
        <w:rPr>
          <w:lang w:val="de-DE"/>
        </w:rPr>
        <w:t xml:space="preserve">Oliver Kohlbacher, </w:t>
      </w:r>
      <w:r w:rsidRPr="002971BD">
        <w:rPr>
          <w:rFonts w:cs="Arial"/>
          <w:lang w:val="de-DE"/>
        </w:rPr>
        <w:t>Eberhard Karls University, Tübingen</w:t>
      </w:r>
    </w:p>
    <w:p w14:paraId="5CA3FE09" w14:textId="77777777" w:rsidR="00762CCD" w:rsidRPr="002971BD" w:rsidRDefault="00762CCD" w:rsidP="00466496">
      <w:pPr>
        <w:numPr>
          <w:ilvl w:val="0"/>
          <w:numId w:val="17"/>
        </w:numPr>
        <w:rPr>
          <w:lang w:val="de-DE"/>
        </w:rPr>
      </w:pPr>
      <w:r w:rsidRPr="002971BD">
        <w:rPr>
          <w:lang w:val="de-DE"/>
        </w:rPr>
        <w:t xml:space="preserve">Mathias Walzer, </w:t>
      </w:r>
      <w:r w:rsidRPr="002971BD">
        <w:rPr>
          <w:rFonts w:cs="Arial"/>
          <w:lang w:val="de-DE"/>
        </w:rPr>
        <w:t>Eberhard Karls University, Tübingen</w:t>
      </w:r>
    </w:p>
    <w:p w14:paraId="1A55986E" w14:textId="77777777" w:rsidR="00790870" w:rsidRPr="006518C9" w:rsidRDefault="00790870" w:rsidP="00466496">
      <w:pPr>
        <w:numPr>
          <w:ilvl w:val="0"/>
          <w:numId w:val="17"/>
        </w:numPr>
        <w:rPr>
          <w:lang w:val="en-US"/>
        </w:rPr>
      </w:pPr>
      <w:r w:rsidRPr="006518C9">
        <w:rPr>
          <w:lang w:val="en-US"/>
        </w:rPr>
        <w:t>David Ovelleiro, European Bioinformatics Institute</w:t>
      </w:r>
    </w:p>
    <w:p w14:paraId="60C582C9" w14:textId="77777777" w:rsidR="00A550D8" w:rsidRPr="006518C9" w:rsidRDefault="00A550D8" w:rsidP="00466496">
      <w:pPr>
        <w:numPr>
          <w:ilvl w:val="0"/>
          <w:numId w:val="17"/>
        </w:numPr>
        <w:rPr>
          <w:lang w:val="en-US"/>
        </w:rPr>
      </w:pPr>
      <w:r w:rsidRPr="006518C9">
        <w:rPr>
          <w:lang w:val="en-US"/>
        </w:rPr>
        <w:t>Alberto Medina, ProteoRed Consortium, Spain</w:t>
      </w:r>
    </w:p>
    <w:p w14:paraId="14373629"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14:paraId="25256DE8" w14:textId="77777777" w:rsidR="00790870" w:rsidRPr="006518C9" w:rsidRDefault="00790870" w:rsidP="00466496">
      <w:pPr>
        <w:numPr>
          <w:ilvl w:val="0"/>
          <w:numId w:val="17"/>
        </w:numPr>
        <w:rPr>
          <w:lang w:val="en-US"/>
        </w:rPr>
      </w:pPr>
      <w:r w:rsidRPr="006518C9">
        <w:rPr>
          <w:lang w:val="en-US"/>
        </w:rPr>
        <w:t>Laurent Gatto, University of Cambridge</w:t>
      </w:r>
    </w:p>
    <w:p w14:paraId="27F61ACD" w14:textId="77777777" w:rsidR="00F55DCC" w:rsidRPr="006518C9" w:rsidRDefault="00F55DCC" w:rsidP="00466496">
      <w:pPr>
        <w:numPr>
          <w:ilvl w:val="0"/>
          <w:numId w:val="17"/>
        </w:numPr>
        <w:rPr>
          <w:lang w:val="en-US"/>
        </w:rPr>
      </w:pPr>
      <w:r w:rsidRPr="006518C9">
        <w:rPr>
          <w:lang w:val="en-US"/>
        </w:rPr>
        <w:t>Simon Perkins, University of Liverpool</w:t>
      </w:r>
    </w:p>
    <w:p w14:paraId="276EE2D2" w14:textId="77777777" w:rsidR="00F55DCC" w:rsidRPr="006518C9" w:rsidRDefault="00F55DCC" w:rsidP="00466496">
      <w:pPr>
        <w:numPr>
          <w:ilvl w:val="0"/>
          <w:numId w:val="17"/>
        </w:numPr>
        <w:rPr>
          <w:lang w:val="en-US"/>
        </w:rPr>
      </w:pPr>
      <w:r w:rsidRPr="006518C9">
        <w:rPr>
          <w:lang w:val="en-US"/>
        </w:rPr>
        <w:t>Harald Barsnes, University of Bergen</w:t>
      </w:r>
    </w:p>
    <w:p w14:paraId="64005C8B" w14:textId="77777777" w:rsidR="00F55DCC" w:rsidRPr="006518C9" w:rsidRDefault="00F55DCC" w:rsidP="00466496">
      <w:pPr>
        <w:numPr>
          <w:ilvl w:val="0"/>
          <w:numId w:val="17"/>
        </w:numPr>
        <w:rPr>
          <w:lang w:val="en-US"/>
        </w:rPr>
      </w:pPr>
      <w:r w:rsidRPr="006518C9">
        <w:rPr>
          <w:lang w:val="en-US"/>
        </w:rPr>
        <w:t>Marc Vaudel, University of Bergen</w:t>
      </w:r>
    </w:p>
    <w:p w14:paraId="7CEB1A8E" w14:textId="77777777" w:rsidR="00F55DCC" w:rsidRPr="006518C9" w:rsidRDefault="00F55DCC" w:rsidP="00466496">
      <w:pPr>
        <w:numPr>
          <w:ilvl w:val="0"/>
          <w:numId w:val="17"/>
        </w:numPr>
        <w:rPr>
          <w:lang w:val="en-US"/>
        </w:rPr>
      </w:pPr>
      <w:r w:rsidRPr="006518C9">
        <w:rPr>
          <w:lang w:val="en-US"/>
        </w:rPr>
        <w:t>Yasset Perez-Riverol, European Bioinformatics Institute</w:t>
      </w:r>
    </w:p>
    <w:p w14:paraId="6266C686" w14:textId="77777777" w:rsidR="00F55DCC" w:rsidRPr="006518C9" w:rsidRDefault="00F55DCC" w:rsidP="00466496">
      <w:pPr>
        <w:numPr>
          <w:ilvl w:val="0"/>
          <w:numId w:val="17"/>
        </w:numPr>
        <w:rPr>
          <w:lang w:val="en-US"/>
        </w:rPr>
      </w:pPr>
      <w:r w:rsidRPr="006518C9">
        <w:rPr>
          <w:lang w:val="en-US"/>
        </w:rPr>
        <w:t>Tobias Ternent, European Bioinformatics Institute</w:t>
      </w:r>
    </w:p>
    <w:p w14:paraId="1BDAF626" w14:textId="77777777" w:rsidR="00F55DCC" w:rsidRPr="006518C9" w:rsidRDefault="007C10B6" w:rsidP="00466496">
      <w:pPr>
        <w:numPr>
          <w:ilvl w:val="0"/>
          <w:numId w:val="17"/>
        </w:numPr>
        <w:rPr>
          <w:lang w:val="en-US"/>
        </w:rPr>
      </w:pPr>
      <w:r w:rsidRPr="006518C9">
        <w:rPr>
          <w:lang w:val="en-US"/>
        </w:rPr>
        <w:t>Lutz Fischer, University of Edinburgh</w:t>
      </w:r>
    </w:p>
    <w:p w14:paraId="3A21BFC2" w14:textId="77777777" w:rsidR="007C10B6" w:rsidRPr="006518C9" w:rsidRDefault="007C10B6" w:rsidP="00466496">
      <w:pPr>
        <w:numPr>
          <w:ilvl w:val="0"/>
          <w:numId w:val="17"/>
        </w:numPr>
        <w:rPr>
          <w:lang w:val="en-US"/>
        </w:rPr>
      </w:pPr>
      <w:r w:rsidRPr="006518C9">
        <w:rPr>
          <w:lang w:val="en-US"/>
        </w:rPr>
        <w:t>Juri Rappsilber, University of Edinburgh</w:t>
      </w:r>
    </w:p>
    <w:p w14:paraId="3BC658E8" w14:textId="77777777" w:rsidR="007C10B6" w:rsidRPr="006518C9" w:rsidRDefault="007C10B6" w:rsidP="00466496">
      <w:pPr>
        <w:numPr>
          <w:ilvl w:val="0"/>
          <w:numId w:val="17"/>
        </w:numPr>
        <w:rPr>
          <w:lang w:val="en-US"/>
        </w:rPr>
      </w:pPr>
      <w:r w:rsidRPr="006518C9">
        <w:rPr>
          <w:lang w:val="en-US"/>
        </w:rPr>
        <w:t>Eugen Netz, Max Planck Institute for Developmental Biology, Tübingen</w:t>
      </w:r>
    </w:p>
    <w:p w14:paraId="434D978B" w14:textId="77777777"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14:paraId="12BB927B" w14:textId="77777777" w:rsidR="007C10B6" w:rsidRPr="006518C9" w:rsidRDefault="007C10B6" w:rsidP="00466496">
      <w:pPr>
        <w:numPr>
          <w:ilvl w:val="0"/>
          <w:numId w:val="17"/>
        </w:numPr>
        <w:rPr>
          <w:lang w:val="en-US"/>
        </w:rPr>
      </w:pPr>
      <w:r w:rsidRPr="006518C9">
        <w:rPr>
          <w:lang w:val="en-US"/>
        </w:rPr>
        <w:t>Fawaz Ghali, University of Liverpool</w:t>
      </w:r>
    </w:p>
    <w:p w14:paraId="40EF2A23" w14:textId="77777777" w:rsidR="00180A75" w:rsidRPr="002971BD" w:rsidRDefault="00180A75" w:rsidP="00466496">
      <w:pPr>
        <w:numPr>
          <w:ilvl w:val="0"/>
          <w:numId w:val="17"/>
        </w:numPr>
        <w:rPr>
          <w:lang w:val="de-DE"/>
        </w:rPr>
      </w:pPr>
      <w:r w:rsidRPr="002971BD">
        <w:rPr>
          <w:lang w:val="de-DE"/>
        </w:rPr>
        <w:t xml:space="preserve">Timo Sachsenberg, </w:t>
      </w:r>
      <w:r w:rsidRPr="002971BD">
        <w:rPr>
          <w:rFonts w:cs="Arial"/>
          <w:lang w:val="de-DE"/>
        </w:rPr>
        <w:t>Eberhard Karls University, Tübingen</w:t>
      </w:r>
    </w:p>
    <w:p w14:paraId="3230560F" w14:textId="77777777" w:rsidR="007C10B6" w:rsidRPr="006518C9" w:rsidRDefault="007C10B6" w:rsidP="00466496">
      <w:pPr>
        <w:numPr>
          <w:ilvl w:val="0"/>
          <w:numId w:val="17"/>
        </w:numPr>
        <w:rPr>
          <w:lang w:val="en-US"/>
        </w:rPr>
      </w:pPr>
      <w:r w:rsidRPr="006518C9">
        <w:rPr>
          <w:lang w:val="en-US"/>
        </w:rPr>
        <w:t>Andrea Sinz, Martin Luther University Halle-Wittenberg</w:t>
      </w:r>
    </w:p>
    <w:p w14:paraId="03625305" w14:textId="77777777" w:rsidR="00A12DD3" w:rsidRPr="006518C9" w:rsidRDefault="00A12DD3" w:rsidP="00466496">
      <w:pPr>
        <w:rPr>
          <w:highlight w:val="yellow"/>
          <w:lang w:val="en-US"/>
        </w:rPr>
      </w:pPr>
    </w:p>
    <w:p w14:paraId="6E17AAEC" w14:textId="77777777" w:rsidR="00C226A7" w:rsidRPr="006518C9" w:rsidRDefault="00C226A7" w:rsidP="00466496">
      <w:pPr>
        <w:pStyle w:val="Heading1"/>
      </w:pPr>
      <w:bookmarkStart w:id="456" w:name="_Toc476057293"/>
      <w:r w:rsidRPr="006518C9">
        <w:t>References</w:t>
      </w:r>
      <w:bookmarkEnd w:id="456"/>
    </w:p>
    <w:p w14:paraId="1D052436" w14:textId="77777777" w:rsidR="0031233F" w:rsidRPr="006518C9" w:rsidRDefault="0031233F" w:rsidP="00B151A4">
      <w:pPr>
        <w:ind w:left="720"/>
        <w:rPr>
          <w:lang w:val="en-US"/>
        </w:rPr>
      </w:pPr>
    </w:p>
    <w:p w14:paraId="694AE47C"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792C6413"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370836D9"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512CE5BE"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42768BBB"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58DB5960"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7200ACE9"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1EF65C36" w14:textId="77777777" w:rsidR="0031233F" w:rsidRPr="006518C9" w:rsidRDefault="0031233F" w:rsidP="00F60D70">
      <w:pPr>
        <w:ind w:left="720"/>
        <w:jc w:val="both"/>
        <w:rPr>
          <w:lang w:val="en-US"/>
        </w:rPr>
      </w:pPr>
      <w:r w:rsidRPr="006518C9">
        <w:rPr>
          <w:lang w:val="en-US"/>
        </w:rPr>
        <w:fldChar w:fldCharType="end"/>
      </w:r>
    </w:p>
    <w:p w14:paraId="6C3C36F1" w14:textId="77777777" w:rsidR="0031233F" w:rsidRPr="006518C9" w:rsidRDefault="0031233F" w:rsidP="00F60D70">
      <w:pPr>
        <w:ind w:left="720"/>
        <w:jc w:val="both"/>
        <w:rPr>
          <w:lang w:val="en-US"/>
        </w:rPr>
      </w:pPr>
    </w:p>
    <w:p w14:paraId="5D14A5A6" w14:textId="77777777" w:rsidR="00507A7E" w:rsidRPr="006518C9" w:rsidRDefault="00507A7E" w:rsidP="00F60D70">
      <w:pPr>
        <w:pStyle w:val="Heading1"/>
        <w:jc w:val="both"/>
      </w:pPr>
      <w:bookmarkStart w:id="457" w:name="_Toc526008660"/>
      <w:bookmarkStart w:id="458" w:name="_Toc153690678"/>
      <w:bookmarkStart w:id="459" w:name="_Toc155584023"/>
      <w:bookmarkStart w:id="460" w:name="_Toc156877875"/>
      <w:bookmarkStart w:id="461" w:name="_Toc476057294"/>
      <w:r w:rsidRPr="006518C9">
        <w:t>Intellectual Property Statement</w:t>
      </w:r>
      <w:bookmarkEnd w:id="457"/>
      <w:bookmarkEnd w:id="458"/>
      <w:bookmarkEnd w:id="459"/>
      <w:bookmarkEnd w:id="460"/>
      <w:bookmarkEnd w:id="461"/>
    </w:p>
    <w:p w14:paraId="7C23B2EF"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00946EAB" w14:textId="77777777" w:rsidR="008B6BE0" w:rsidRPr="006518C9" w:rsidRDefault="008B6BE0" w:rsidP="00F60D70">
      <w:pPr>
        <w:jc w:val="both"/>
        <w:rPr>
          <w:rFonts w:eastAsia="MS Mincho"/>
          <w:lang w:val="en-US" w:eastAsia="zh-CN"/>
        </w:rPr>
      </w:pPr>
    </w:p>
    <w:p w14:paraId="596642B4"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4319D027" w14:textId="77777777" w:rsidR="00852A2F" w:rsidRPr="006518C9" w:rsidRDefault="00852A2F" w:rsidP="00F60D70">
      <w:pPr>
        <w:jc w:val="both"/>
        <w:rPr>
          <w:highlight w:val="yellow"/>
          <w:lang w:val="en-US"/>
        </w:rPr>
      </w:pPr>
    </w:p>
    <w:p w14:paraId="50534886" w14:textId="77777777" w:rsidR="00852A2F" w:rsidRPr="006518C9" w:rsidRDefault="00852A2F" w:rsidP="00F60D70">
      <w:pPr>
        <w:jc w:val="both"/>
        <w:rPr>
          <w:highlight w:val="yellow"/>
          <w:lang w:val="en-US"/>
        </w:rPr>
      </w:pPr>
    </w:p>
    <w:p w14:paraId="26122D26" w14:textId="77777777" w:rsidR="00507A7E" w:rsidRPr="006518C9" w:rsidRDefault="00507A7E" w:rsidP="00F60D70">
      <w:pPr>
        <w:pStyle w:val="Heading1"/>
        <w:numPr>
          <w:ilvl w:val="0"/>
          <w:numId w:val="0"/>
        </w:numPr>
        <w:jc w:val="both"/>
      </w:pPr>
      <w:bookmarkStart w:id="462" w:name="_Toc153687291"/>
      <w:bookmarkStart w:id="463" w:name="_Toc155584024"/>
      <w:bookmarkStart w:id="464" w:name="_Toc156877876"/>
      <w:bookmarkStart w:id="465" w:name="_Toc476057295"/>
      <w:r w:rsidRPr="006518C9">
        <w:t>Copyright Notice</w:t>
      </w:r>
      <w:bookmarkEnd w:id="462"/>
      <w:bookmarkEnd w:id="463"/>
      <w:bookmarkEnd w:id="464"/>
      <w:bookmarkEnd w:id="465"/>
    </w:p>
    <w:p w14:paraId="225AD6EF"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11F45748" w14:textId="77777777" w:rsidR="008B6BE0" w:rsidRPr="006518C9" w:rsidRDefault="008B6BE0" w:rsidP="00F60D70">
      <w:pPr>
        <w:jc w:val="both"/>
        <w:rPr>
          <w:lang w:val="en-US"/>
        </w:rPr>
      </w:pPr>
    </w:p>
    <w:p w14:paraId="65C5316E"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590645B7" w14:textId="77777777" w:rsidR="008B6BE0" w:rsidRPr="006518C9" w:rsidRDefault="008B6BE0" w:rsidP="00F60D70">
      <w:pPr>
        <w:jc w:val="both"/>
        <w:rPr>
          <w:lang w:val="en-US"/>
        </w:rPr>
      </w:pPr>
    </w:p>
    <w:p w14:paraId="60AD67E1"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7776F9E0" w14:textId="77777777" w:rsidR="008B6BE0" w:rsidRPr="006518C9" w:rsidRDefault="008B6BE0" w:rsidP="00F60D70">
      <w:pPr>
        <w:jc w:val="both"/>
        <w:rPr>
          <w:lang w:val="en-US"/>
        </w:rPr>
      </w:pPr>
    </w:p>
    <w:p w14:paraId="2A5D101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466" w:name="29"/>
      <w:bookmarkStart w:id="467" w:name="30"/>
      <w:bookmarkStart w:id="468" w:name="31"/>
      <w:bookmarkEnd w:id="466"/>
      <w:bookmarkEnd w:id="467"/>
      <w:bookmarkEnd w:id="468"/>
    </w:p>
    <w:p w14:paraId="4F3F3D2A" w14:textId="77777777" w:rsidR="008B6BE0" w:rsidRPr="006518C9" w:rsidRDefault="008B6BE0" w:rsidP="00F60D70">
      <w:pPr>
        <w:jc w:val="both"/>
        <w:rPr>
          <w:lang w:val="en-US"/>
        </w:rPr>
      </w:pPr>
    </w:p>
    <w:p w14:paraId="481A42EF" w14:textId="77777777" w:rsidR="0031233F" w:rsidRPr="006518C9" w:rsidRDefault="0031233F" w:rsidP="00466496">
      <w:pPr>
        <w:rPr>
          <w:lang w:val="en-US"/>
        </w:rPr>
      </w:pPr>
    </w:p>
    <w:p w14:paraId="32869A06" w14:textId="42501CAD" w:rsidR="00507A7E" w:rsidRPr="006518C9" w:rsidRDefault="00507A7E" w:rsidP="00466496">
      <w:pPr>
        <w:rPr>
          <w:lang w:val="en-US"/>
        </w:rPr>
      </w:pPr>
    </w:p>
    <w:sectPr w:rsidR="00507A7E" w:rsidRPr="006518C9" w:rsidSect="00060CAA">
      <w:headerReference w:type="default" r:id="rId455"/>
      <w:footerReference w:type="default" r:id="rId456"/>
      <w:headerReference w:type="first" r:id="rId457"/>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0" w:author="Joshua Klein" w:date="2020-03-27T15:48:00Z" w:initials="JK">
    <w:p w14:paraId="02411235" w14:textId="77777777" w:rsidR="00D45097" w:rsidRPr="0053683A" w:rsidRDefault="00D45097">
      <w:pPr>
        <w:pStyle w:val="CommentText"/>
        <w:rPr>
          <w:lang w:val="en-US"/>
        </w:rPr>
      </w:pPr>
      <w:r>
        <w:rPr>
          <w:rStyle w:val="CommentReference"/>
        </w:rPr>
        <w:annotationRef/>
      </w:r>
      <w:r>
        <w:rPr>
          <w:lang w:val="en-US"/>
        </w:rPr>
        <w:t>Show an example of additional identification parameters</w:t>
      </w:r>
    </w:p>
  </w:comment>
  <w:comment w:id="93" w:author="Joshua Klein" w:date="2020-03-29T14:12:00Z" w:initials="JK">
    <w:p w14:paraId="2C73B01B" w14:textId="07E49F20" w:rsidR="00D45097" w:rsidRPr="002F6360" w:rsidRDefault="00D45097">
      <w:pPr>
        <w:pStyle w:val="CommentText"/>
        <w:rPr>
          <w:lang w:val="en-US"/>
        </w:rPr>
      </w:pPr>
      <w:r>
        <w:rPr>
          <w:rStyle w:val="CommentReference"/>
        </w:rPr>
        <w:annotationRef/>
      </w:r>
      <w:r>
        <w:rPr>
          <w:lang w:val="en-US"/>
        </w:rPr>
        <w:t>Show an example XML snippet</w:t>
      </w:r>
    </w:p>
  </w:comment>
  <w:comment w:id="103" w:author="Joshua Klein" w:date="2020-03-31T20:48:00Z" w:initials="JK">
    <w:p w14:paraId="464DD6DF" w14:textId="2FE3845F" w:rsidR="00D45097" w:rsidRPr="00E2650F" w:rsidRDefault="00D45097">
      <w:pPr>
        <w:pStyle w:val="CommentText"/>
        <w:rPr>
          <w:lang w:val="en-US"/>
        </w:rPr>
      </w:pPr>
      <w:r>
        <w:rPr>
          <w:rStyle w:val="CommentReference"/>
        </w:rPr>
        <w:annotationRef/>
      </w:r>
      <w:r>
        <w:rPr>
          <w:lang w:val="en-US"/>
        </w:rPr>
        <w:t>Should I include the CV term resolution procedure (sort by nominal mass, check term above and below nearest match, find the correct glycan composition, and then take term if glycan composition matched.</w:t>
      </w:r>
    </w:p>
  </w:comment>
  <w:comment w:id="111" w:author="Joshua Klein" w:date="2020-03-28T21:05:00Z" w:initials="JK">
    <w:p w14:paraId="5B63ADAC" w14:textId="6B09ADBC" w:rsidR="00D45097" w:rsidRPr="00824FA4" w:rsidRDefault="00D45097">
      <w:pPr>
        <w:pStyle w:val="CommentText"/>
        <w:rPr>
          <w:lang w:val="en-US"/>
        </w:rPr>
      </w:pPr>
      <w:r>
        <w:rPr>
          <w:rStyle w:val="CommentReference"/>
        </w:rPr>
        <w:annotationRef/>
      </w:r>
      <w:r>
        <w:rPr>
          <w:lang w:val="en-US"/>
        </w:rPr>
        <w:t>Should also include a CV term for structure defining sequence? How to encode/enforce format? Tempting to just require IUPAC encoding, but IUPAC is not fully standardized (link style, substituent names, etc.). On the other hand, WURCS is overkill here. Could define the exact IUPAC grammar externally?</w:t>
      </w:r>
    </w:p>
  </w:comment>
  <w:comment w:id="112" w:author="Marshall Bern" w:date="2020-11-18T17:10:00Z" w:initials="MB">
    <w:p w14:paraId="7DF8CCFC" w14:textId="4A783C12" w:rsidR="00237A5C" w:rsidRPr="00237A5C" w:rsidRDefault="00237A5C">
      <w:pPr>
        <w:pStyle w:val="CommentText"/>
        <w:rPr>
          <w:lang w:val="en-US"/>
        </w:rPr>
      </w:pPr>
      <w:r>
        <w:rPr>
          <w:rStyle w:val="CommentReference"/>
        </w:rPr>
        <w:annotationRef/>
      </w:r>
      <w:r>
        <w:rPr>
          <w:lang w:val="en-US"/>
        </w:rPr>
        <w:t xml:space="preserve">I think there are 3 natural levels:  composition, cartoon without linkage information, full structure. And the cartoon level should allow floating monosaccharides or a list of cartoon alternatives. </w:t>
      </w:r>
    </w:p>
  </w:comment>
  <w:comment w:id="108" w:author="Marshall Bern" w:date="2020-11-18T17:09:00Z" w:initials="MB">
    <w:p w14:paraId="3003B2A0" w14:textId="4ACDAFBD" w:rsidR="00237A5C" w:rsidRPr="00237A5C" w:rsidRDefault="00237A5C">
      <w:pPr>
        <w:pStyle w:val="CommentText"/>
        <w:rPr>
          <w:lang w:val="en-US"/>
        </w:rPr>
      </w:pPr>
      <w:r>
        <w:rPr>
          <w:rStyle w:val="CommentReference"/>
        </w:rPr>
        <w:annotationRef/>
      </w:r>
      <w:r>
        <w:rPr>
          <w:lang w:val="en-US"/>
        </w:rPr>
        <w:t>Can the user define new known monosaccharides?  Bacterial monosaccharides are still being discovered, and chemical biology people are always making new, unnatural monosaccharides.</w:t>
      </w:r>
      <w:bookmarkStart w:id="115" w:name="_GoBack"/>
      <w:bookmarkEnd w:id="115"/>
    </w:p>
  </w:comment>
  <w:comment w:id="124" w:author="Marshall Bern" w:date="2020-11-18T06:54:00Z" w:initials="MB">
    <w:p w14:paraId="25A93CF4" w14:textId="33C45226" w:rsidR="00D45097" w:rsidRPr="00D45097" w:rsidRDefault="00D45097">
      <w:pPr>
        <w:pStyle w:val="CommentText"/>
        <w:rPr>
          <w:lang w:val="en-US"/>
        </w:rPr>
      </w:pPr>
      <w:r>
        <w:rPr>
          <w:rStyle w:val="CommentReference"/>
        </w:rPr>
        <w:annotationRef/>
      </w:r>
      <w:r>
        <w:rPr>
          <w:lang w:val="en-US"/>
        </w:rPr>
        <w:t xml:space="preserve">“mucin O-glycan” = GalNAc-initiated ?   “Mucin” refers to the glycoprotein or domain, not an individual glycan. </w:t>
      </w:r>
      <w:r w:rsidR="008008B3">
        <w:rPr>
          <w:lang w:val="en-US"/>
        </w:rPr>
        <w:t xml:space="preserve"> </w:t>
      </w:r>
      <w:r w:rsidR="00AA5642">
        <w:rPr>
          <w:lang w:val="en-US"/>
        </w:rPr>
        <w:t>Does a search allowing just HexNAc on S/T count as a glycopeptide search?  What should the CV term be in this case – a match could be either GlcNAc or GalNAc.</w:t>
      </w:r>
    </w:p>
  </w:comment>
  <w:comment w:id="161" w:author="Marshall Bern" w:date="2020-11-18T07:40:00Z" w:initials="MB">
    <w:p w14:paraId="6856104C" w14:textId="262B6DE5" w:rsidR="008008B3" w:rsidRPr="008008B3" w:rsidRDefault="008008B3">
      <w:pPr>
        <w:pStyle w:val="CommentText"/>
        <w:rPr>
          <w:lang w:val="en-US"/>
        </w:rPr>
      </w:pPr>
      <w:r>
        <w:rPr>
          <w:rStyle w:val="CommentReference"/>
        </w:rPr>
        <w:annotationRef/>
      </w:r>
      <w:r>
        <w:rPr>
          <w:lang w:val="en-US"/>
        </w:rPr>
        <w:t>The glycan database (assuming there is one) should be included.</w:t>
      </w:r>
    </w:p>
  </w:comment>
  <w:comment w:id="164" w:author="Marshall Bern" w:date="2020-11-18T07:42:00Z" w:initials="MB">
    <w:p w14:paraId="6B23B857" w14:textId="247E22E0" w:rsidR="008008B3" w:rsidRDefault="008008B3">
      <w:pPr>
        <w:pStyle w:val="CommentText"/>
        <w:rPr>
          <w:lang w:val="en-US"/>
        </w:rPr>
      </w:pPr>
      <w:r>
        <w:rPr>
          <w:rStyle w:val="CommentReference"/>
        </w:rPr>
        <w:annotationRef/>
      </w:r>
      <w:r w:rsidR="00A6378B">
        <w:rPr>
          <w:lang w:val="en-US"/>
        </w:rPr>
        <w:t xml:space="preserve">I assume that “controlled along multiple dimensions” means </w:t>
      </w:r>
      <w:r w:rsidR="00AA5642">
        <w:rPr>
          <w:lang w:val="en-US"/>
        </w:rPr>
        <w:t>that you have separate glycan and peptide scores</w:t>
      </w:r>
      <w:r w:rsidR="00A6378B">
        <w:rPr>
          <w:lang w:val="en-US"/>
        </w:rPr>
        <w:t xml:space="preserve"> for glycopeptide-spectrum matches (GPSMs).  Does this parallel what has already been done for x-link matches?  Is it useful to know that a set of GPSMs has, say, 1% FDR on peptides and 5% FDR on glycans?  False peptide would be highly correlated with false glycan. If the peptide is correct, then the glycan is usually at least close. </w:t>
      </w:r>
    </w:p>
    <w:p w14:paraId="160CBD6D" w14:textId="00BC03D3" w:rsidR="00A6378B" w:rsidRPr="008008B3" w:rsidRDefault="00A6378B">
      <w:pPr>
        <w:pStyle w:val="CommentText"/>
        <w:rPr>
          <w:lang w:val="en-US"/>
        </w:rPr>
      </w:pPr>
      <w:r>
        <w:rPr>
          <w:lang w:val="en-US"/>
        </w:rPr>
        <w:t>Protein Prospector allows two different FDRs – e.g., 1% on ordinary PSMs and 5% on GPSMs. This is just one dimension, but two different thresholds.</w:t>
      </w:r>
    </w:p>
  </w:comment>
  <w:comment w:id="181" w:author="Joshua Klein" w:date="2020-05-05T21:56:00Z" w:initials="JK">
    <w:p w14:paraId="23633A45" w14:textId="27059CC4" w:rsidR="00D45097" w:rsidRDefault="00D45097">
      <w:pPr>
        <w:pStyle w:val="CommentText"/>
        <w:rPr>
          <w:lang w:val="en-US"/>
        </w:rPr>
      </w:pPr>
      <w:r>
        <w:rPr>
          <w:rStyle w:val="CommentReference"/>
        </w:rPr>
        <w:annotationRef/>
      </w:r>
      <w:r>
        <w:rPr>
          <w:lang w:val="en-US"/>
        </w:rPr>
        <w:t>This component is intended to define the search engine’s expectations about what it looks at for glycopeptide product ion spectrum, decoupled from the precise dissociation method used. It is well known how certain dissociation methods break glycopeptides along one or both moieties, but the mapping between dissociation method CV term and expectations is algorithm-specific.</w:t>
      </w:r>
    </w:p>
    <w:p w14:paraId="3411F47B" w14:textId="77777777" w:rsidR="00D45097" w:rsidRDefault="00D45097">
      <w:pPr>
        <w:pStyle w:val="CommentText"/>
        <w:rPr>
          <w:lang w:val="en-US"/>
        </w:rPr>
      </w:pPr>
    </w:p>
    <w:p w14:paraId="2BC67A0B" w14:textId="041EB7A1" w:rsidR="00D45097" w:rsidRPr="004A0373" w:rsidRDefault="00D45097">
      <w:pPr>
        <w:pStyle w:val="CommentText"/>
        <w:rPr>
          <w:lang w:val="en-US"/>
        </w:rPr>
      </w:pPr>
      <w:r>
        <w:rPr>
          <w:lang w:val="en-US"/>
        </w:rPr>
        <w:t>This paragraph may be omitted if it is considered to be too obvious that this information can be re-derived from the source spectrum’s metadata, but this may not always be the case, e.g. MGF searches or searches directly against vendor RAW files where the mapping from vendor-defined dissociation mode to a CV term may be arbitrary (e.g. “low energy collisional dissociation” term with a “large” energy as found on some Bruker instruments).</w:t>
      </w:r>
    </w:p>
  </w:comment>
  <w:comment w:id="182" w:author="Marshall Bern" w:date="2020-11-18T10:44:00Z" w:initials="MB">
    <w:p w14:paraId="663CBD81" w14:textId="77777777" w:rsidR="00893DB0" w:rsidRDefault="00A6378B">
      <w:pPr>
        <w:pStyle w:val="CommentText"/>
        <w:rPr>
          <w:lang w:val="en-US"/>
        </w:rPr>
      </w:pPr>
      <w:r>
        <w:rPr>
          <w:rStyle w:val="CommentReference"/>
        </w:rPr>
        <w:annotationRef/>
      </w:r>
      <w:r>
        <w:rPr>
          <w:lang w:val="en-US"/>
        </w:rPr>
        <w:t>I don’t think search strategies fit into these 4 categories. E.g., Bruker GlycoQuest (along with the new glycopeptide software that BSI is building for Bruker) looks for Y0, Y1, and then divides the glycopeptide spectrum into a glycan spectrum and a peptide spectrum.  And of course HCD doesn’t really eliminate the glycan – it turns it into oxonium ions and +203 stubs on b/y ions. Byonic scores the +</w:t>
      </w:r>
      <w:r w:rsidR="00893DB0">
        <w:rPr>
          <w:lang w:val="en-US"/>
        </w:rPr>
        <w:t>203 stubs for HCD.  And it scores ETD fragmentation of acetyl from HexNAc, and sialic acid loss even in ETD spectra</w:t>
      </w:r>
      <w:r>
        <w:rPr>
          <w:lang w:val="en-US"/>
        </w:rPr>
        <w:t>.</w:t>
      </w:r>
    </w:p>
    <w:p w14:paraId="5F6F88D5" w14:textId="77777777" w:rsidR="00893DB0" w:rsidRDefault="00893DB0">
      <w:pPr>
        <w:pStyle w:val="CommentText"/>
        <w:rPr>
          <w:lang w:val="en-US"/>
        </w:rPr>
      </w:pPr>
    </w:p>
    <w:p w14:paraId="3BFB370A" w14:textId="415DBF80" w:rsidR="00893DB0" w:rsidRDefault="00893DB0">
      <w:pPr>
        <w:pStyle w:val="CommentText"/>
        <w:rPr>
          <w:lang w:val="en-US"/>
        </w:rPr>
      </w:pPr>
      <w:r>
        <w:rPr>
          <w:lang w:val="en-US"/>
        </w:rPr>
        <w:t xml:space="preserve">Does mzIdentML have a way of encoding “search engine expectations” for ordinary peptides?  E.g., with some search engines, you can decide which ion series to score – some people include a-ions, some don’t.  </w:t>
      </w:r>
    </w:p>
    <w:p w14:paraId="44886918" w14:textId="77777777" w:rsidR="00893DB0" w:rsidRDefault="00893DB0">
      <w:pPr>
        <w:pStyle w:val="CommentText"/>
        <w:rPr>
          <w:lang w:val="en-US"/>
        </w:rPr>
      </w:pPr>
    </w:p>
    <w:p w14:paraId="40348C8B" w14:textId="52DBD4AC" w:rsidR="00893DB0" w:rsidRPr="00A6378B" w:rsidRDefault="00893DB0">
      <w:pPr>
        <w:pStyle w:val="CommentText"/>
        <w:rPr>
          <w:lang w:val="en-US"/>
        </w:rPr>
      </w:pPr>
      <w:r>
        <w:rPr>
          <w:lang w:val="en-US"/>
        </w:rPr>
        <w:t>It might be easier to just stick to CID, HCD, HCD+stepped CE, etc.</w:t>
      </w:r>
    </w:p>
  </w:comment>
  <w:comment w:id="216" w:author="Joshua Klein" w:date="2020-05-05T22:07:00Z" w:initials="JK">
    <w:p w14:paraId="67E149B0" w14:textId="310206C9" w:rsidR="00D45097" w:rsidRPr="003C0C36" w:rsidRDefault="00D45097">
      <w:pPr>
        <w:pStyle w:val="CommentText"/>
        <w:rPr>
          <w:lang w:val="en-US"/>
        </w:rPr>
      </w:pPr>
      <w:r>
        <w:rPr>
          <w:rStyle w:val="CommentReference"/>
        </w:rPr>
        <w:annotationRef/>
      </w:r>
      <w:r>
        <w:rPr>
          <w:lang w:val="en-US"/>
        </w:rPr>
        <w:t xml:space="preserve">This statement does not in any way indicate a value statement about joint vs. non-joint statistics, but recommends that the final FDR be trace-able. The revision clarifies a joint statistic is a combination of separate statistics without defining where those separate statistics came from.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411235" w15:done="0"/>
  <w15:commentEx w15:paraId="2C73B01B" w15:done="0"/>
  <w15:commentEx w15:paraId="464DD6DF" w15:done="0"/>
  <w15:commentEx w15:paraId="5B63ADAC" w15:done="0"/>
  <w15:commentEx w15:paraId="7DF8CCFC" w15:paraIdParent="5B63ADAC" w15:done="0"/>
  <w15:commentEx w15:paraId="3003B2A0" w15:done="0"/>
  <w15:commentEx w15:paraId="25A93CF4" w15:done="0"/>
  <w15:commentEx w15:paraId="6856104C" w15:done="0"/>
  <w15:commentEx w15:paraId="160CBD6D" w15:done="0"/>
  <w15:commentEx w15:paraId="2BC67A0B" w15:done="0"/>
  <w15:commentEx w15:paraId="40348C8B" w15:done="0"/>
  <w15:commentEx w15:paraId="67E149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C5F91" w16cex:dateUtc="2020-05-06T01:56:00Z"/>
  <w16cex:commentExtensible w16cex:durableId="225C622C" w16cex:dateUtc="2020-05-06T0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411235" w16cid:durableId="22289ED4"/>
  <w16cid:commentId w16cid:paraId="2C73B01B" w16cid:durableId="222B2B38"/>
  <w16cid:commentId w16cid:paraId="464DD6DF" w16cid:durableId="222E2B1C"/>
  <w16cid:commentId w16cid:paraId="5B63ADAC" w16cid:durableId="222A3A95"/>
  <w16cid:commentId w16cid:paraId="2BC67A0B" w16cid:durableId="225C5F91"/>
  <w16cid:commentId w16cid:paraId="67E149B0" w16cid:durableId="225C622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EA8A3" w14:textId="77777777" w:rsidR="00C514F9" w:rsidRDefault="00C514F9">
      <w:r>
        <w:separator/>
      </w:r>
    </w:p>
  </w:endnote>
  <w:endnote w:type="continuationSeparator" w:id="0">
    <w:p w14:paraId="2AB2B59D" w14:textId="77777777" w:rsidR="00C514F9" w:rsidRDefault="00C51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34BC7" w14:textId="77777777" w:rsidR="00D45097" w:rsidRDefault="00C514F9" w:rsidP="008B5995">
    <w:pPr>
      <w:pStyle w:val="Footer"/>
      <w:tabs>
        <w:tab w:val="clear" w:pos="4320"/>
      </w:tabs>
    </w:pPr>
    <w:hyperlink r:id="rId1" w:history="1">
      <w:r w:rsidR="00D45097" w:rsidRPr="0006081C">
        <w:rPr>
          <w:rStyle w:val="Hyperlink"/>
        </w:rPr>
        <w:t>http://www.psidev.info/</w:t>
      </w:r>
    </w:hyperlink>
    <w:r w:rsidR="00D45097">
      <w:rPr>
        <w:rStyle w:val="PageNumber"/>
      </w:rPr>
      <w:tab/>
    </w:r>
    <w:r w:rsidR="00D45097">
      <w:rPr>
        <w:rStyle w:val="PageNumber"/>
      </w:rPr>
      <w:fldChar w:fldCharType="begin"/>
    </w:r>
    <w:r w:rsidR="00D45097">
      <w:rPr>
        <w:rStyle w:val="PageNumber"/>
      </w:rPr>
      <w:instrText xml:space="preserve"> PAGE </w:instrText>
    </w:r>
    <w:r w:rsidR="00D45097">
      <w:rPr>
        <w:rStyle w:val="PageNumber"/>
      </w:rPr>
      <w:fldChar w:fldCharType="separate"/>
    </w:r>
    <w:r w:rsidR="00237A5C">
      <w:rPr>
        <w:rStyle w:val="PageNumber"/>
        <w:noProof/>
      </w:rPr>
      <w:t>25</w:t>
    </w:r>
    <w:r w:rsidR="00D45097">
      <w:rPr>
        <w:rStyle w:val="PageNumber"/>
      </w:rPr>
      <w:fldChar w:fldCharType="end"/>
    </w:r>
    <w:r w:rsidR="00D45097">
      <w:rPr>
        <w:rStyle w:val="PageNumber"/>
      </w:rPr>
      <w:t xml:space="preserve"> / </w:t>
    </w:r>
    <w:r w:rsidR="00D45097">
      <w:rPr>
        <w:rStyle w:val="PageNumber"/>
      </w:rPr>
      <w:fldChar w:fldCharType="begin"/>
    </w:r>
    <w:r w:rsidR="00D45097">
      <w:rPr>
        <w:rStyle w:val="PageNumber"/>
      </w:rPr>
      <w:instrText xml:space="preserve"> NUMPAGES   \* MERGEFORMAT </w:instrText>
    </w:r>
    <w:r w:rsidR="00D45097">
      <w:rPr>
        <w:rStyle w:val="PageNumber"/>
      </w:rPr>
      <w:fldChar w:fldCharType="separate"/>
    </w:r>
    <w:r w:rsidR="00237A5C">
      <w:rPr>
        <w:rStyle w:val="PageNumber"/>
        <w:noProof/>
      </w:rPr>
      <w:t>92</w:t>
    </w:r>
    <w:r w:rsidR="00D45097">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3DC244" w14:textId="77777777" w:rsidR="00C514F9" w:rsidRDefault="00C514F9">
      <w:r>
        <w:separator/>
      </w:r>
    </w:p>
  </w:footnote>
  <w:footnote w:type="continuationSeparator" w:id="0">
    <w:p w14:paraId="45F359DA" w14:textId="77777777" w:rsidR="00C514F9" w:rsidRDefault="00C514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3E45B" w14:textId="77777777" w:rsidR="00D45097" w:rsidRDefault="00D45097" w:rsidP="008B5995">
    <w:pPr>
      <w:tabs>
        <w:tab w:val="left" w:pos="7938"/>
      </w:tabs>
    </w:pPr>
    <w:r>
      <w:t xml:space="preserve">mzIdentML Specification </w:t>
    </w:r>
    <w:r w:rsidRPr="002A5705">
      <w:t>version 1.</w:t>
    </w:r>
    <w:r>
      <w:t>2.0 final-rc</w:t>
    </w:r>
    <w:r>
      <w:tab/>
      <w:t>Jan 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1152E" w14:textId="77777777" w:rsidR="00D45097" w:rsidRDefault="00D45097" w:rsidP="00AC7651">
    <w:r>
      <w:t>PSI final recommendation</w:t>
    </w:r>
    <w:r>
      <w:tab/>
    </w:r>
    <w:r>
      <w:tab/>
    </w:r>
    <w:r>
      <w:tab/>
    </w:r>
    <w:r>
      <w:tab/>
    </w:r>
    <w:r>
      <w:tab/>
      <w:t xml:space="preserve">       PSI Proteomics Informatics Working Group</w:t>
    </w:r>
  </w:p>
  <w:p w14:paraId="503662D9" w14:textId="77777777" w:rsidR="00D45097" w:rsidRDefault="00D45097" w:rsidP="005B103B">
    <w:pPr>
      <w:jc w:val="right"/>
      <w:rPr>
        <w:lang w:val="pt-BR"/>
      </w:rPr>
    </w:pPr>
  </w:p>
  <w:p w14:paraId="517AF034" w14:textId="77777777" w:rsidR="00D45097" w:rsidRPr="00B64B28" w:rsidRDefault="00D45097" w:rsidP="005B103B">
    <w:pPr>
      <w:jc w:val="right"/>
    </w:pPr>
    <w:r w:rsidRPr="00B64B28">
      <w:t xml:space="preserve">Juan Antonio Vizcaíno, European Bioinformatics Institute </w:t>
    </w:r>
  </w:p>
  <w:p w14:paraId="745DDEC4" w14:textId="77777777" w:rsidR="00D45097" w:rsidRDefault="00D45097"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50380A46" w14:textId="77777777" w:rsidR="00D45097" w:rsidRDefault="00D45097" w:rsidP="005B103B">
    <w:pPr>
      <w:jc w:val="right"/>
      <w:rPr>
        <w:lang w:val="de-DE"/>
      </w:rPr>
    </w:pPr>
    <w:r w:rsidRPr="008B5995">
      <w:rPr>
        <w:lang w:val="de-DE"/>
      </w:rPr>
      <w:t>Martin Eisenacher, Medizinisches Proteom-Center, Ruhr-Universität Bochum</w:t>
    </w:r>
  </w:p>
  <w:p w14:paraId="10EF100D" w14:textId="77777777" w:rsidR="00D45097" w:rsidRPr="00071A7F" w:rsidRDefault="00D45097" w:rsidP="005B103B">
    <w:pPr>
      <w:jc w:val="right"/>
      <w:rPr>
        <w:lang w:val="en-US"/>
      </w:rPr>
    </w:pPr>
    <w:r w:rsidRPr="00071A7F">
      <w:rPr>
        <w:lang w:val="en-US"/>
      </w:rPr>
      <w:t>Sean Seymour, SCIEX</w:t>
    </w:r>
  </w:p>
  <w:p w14:paraId="3E47766C" w14:textId="77777777" w:rsidR="00D45097" w:rsidRDefault="00D45097" w:rsidP="005B103B">
    <w:pPr>
      <w:jc w:val="right"/>
      <w:rPr>
        <w:lang w:val="en-US"/>
      </w:rPr>
    </w:pPr>
    <w:r w:rsidRPr="00071A7F">
      <w:rPr>
        <w:lang w:val="en-US"/>
      </w:rPr>
      <w:t>Terry Farrah, Institute for Systems Biology</w:t>
    </w:r>
  </w:p>
  <w:p w14:paraId="5696F3CF" w14:textId="77777777" w:rsidR="00D45097" w:rsidRPr="00071A7F" w:rsidRDefault="00D45097" w:rsidP="006518C9">
    <w:pPr>
      <w:jc w:val="right"/>
      <w:rPr>
        <w:lang w:val="en-US"/>
      </w:rPr>
    </w:pPr>
    <w:r>
      <w:rPr>
        <w:lang w:val="en-US"/>
      </w:rPr>
      <w:t xml:space="preserve">Eric Deutsch, </w:t>
    </w:r>
    <w:r w:rsidRPr="006518C9">
      <w:rPr>
        <w:lang w:val="en-US"/>
      </w:rPr>
      <w:t>Institute for Systems Biology</w:t>
    </w:r>
  </w:p>
  <w:p w14:paraId="78143F96" w14:textId="77777777" w:rsidR="00D45097" w:rsidRDefault="00D45097" w:rsidP="005B103B">
    <w:pPr>
      <w:jc w:val="right"/>
    </w:pPr>
    <w:r>
      <w:t>Andrew R Jones, University of Liverpool</w:t>
    </w:r>
  </w:p>
  <w:p w14:paraId="3BD85335" w14:textId="77777777" w:rsidR="00D45097" w:rsidRDefault="00D45097" w:rsidP="005B103B">
    <w:pPr>
      <w:jc w:val="right"/>
    </w:pPr>
  </w:p>
  <w:p w14:paraId="74FCD983" w14:textId="77777777" w:rsidR="00D45097" w:rsidRDefault="00D45097" w:rsidP="005B103B"/>
  <w:p w14:paraId="23317ED0" w14:textId="77777777" w:rsidR="00D45097" w:rsidRDefault="00D45097" w:rsidP="007B733F">
    <w:pPr>
      <w:jc w:val="right"/>
    </w:pPr>
    <w:r>
      <w:t>Mar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hua Klein">
    <w15:presenceInfo w15:providerId="Windows Live" w15:userId="d6c8dac9782035f7"/>
  </w15:person>
  <w15:person w15:author="Marshall Bern">
    <w15:presenceInfo w15:providerId="Windows Live" w15:userId="aa7cafb25cc3a677"/>
  </w15:person>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activeWritingStyle w:appName="MSWord" w:lang="en-GB" w:vendorID="64" w:dllVersion="6" w:nlCheck="1" w:checkStyle="0"/>
  <w:activeWritingStyle w:appName="MSWord" w:lang="en-US" w:vendorID="64" w:dllVersion="6" w:nlCheck="1" w:checkStyle="0"/>
  <w:activeWritingStyle w:appName="MSWord" w:lang="fr-FR" w:vendorID="64" w:dllVersion="6" w:nlCheck="1" w:checkStyle="1"/>
  <w:activeWritingStyle w:appName="MSWord" w:lang="de-DE" w:vendorID="64" w:dllVersion="6" w:nlCheck="1" w:checkStyle="0"/>
  <w:activeWritingStyle w:appName="MSWord" w:lang="pt-B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5423"/>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5A2"/>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0E0"/>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0F7C19"/>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4757"/>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182C"/>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7E5"/>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67A9"/>
    <w:rsid w:val="00227383"/>
    <w:rsid w:val="00227530"/>
    <w:rsid w:val="00227CAE"/>
    <w:rsid w:val="00230785"/>
    <w:rsid w:val="00230CA8"/>
    <w:rsid w:val="002322D0"/>
    <w:rsid w:val="00232715"/>
    <w:rsid w:val="002333A7"/>
    <w:rsid w:val="00233FC2"/>
    <w:rsid w:val="0023446F"/>
    <w:rsid w:val="00236FD0"/>
    <w:rsid w:val="002373B0"/>
    <w:rsid w:val="00237A5C"/>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2E3"/>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1BD"/>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094"/>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2D38"/>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846"/>
    <w:rsid w:val="002F1C51"/>
    <w:rsid w:val="002F2C86"/>
    <w:rsid w:val="002F39CA"/>
    <w:rsid w:val="002F4A57"/>
    <w:rsid w:val="002F4ABA"/>
    <w:rsid w:val="002F57FC"/>
    <w:rsid w:val="002F590B"/>
    <w:rsid w:val="002F61C4"/>
    <w:rsid w:val="002F6360"/>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6B5C"/>
    <w:rsid w:val="003171DF"/>
    <w:rsid w:val="003211C6"/>
    <w:rsid w:val="00322152"/>
    <w:rsid w:val="003223F9"/>
    <w:rsid w:val="0032247A"/>
    <w:rsid w:val="003225C0"/>
    <w:rsid w:val="00322C6D"/>
    <w:rsid w:val="00323114"/>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86726"/>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54B"/>
    <w:rsid w:val="003B4BDF"/>
    <w:rsid w:val="003B4EF8"/>
    <w:rsid w:val="003B56A4"/>
    <w:rsid w:val="003B5B83"/>
    <w:rsid w:val="003B6AAB"/>
    <w:rsid w:val="003B7EDB"/>
    <w:rsid w:val="003B7EF8"/>
    <w:rsid w:val="003C056C"/>
    <w:rsid w:val="003C0571"/>
    <w:rsid w:val="003C0C36"/>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17F2"/>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3627"/>
    <w:rsid w:val="004053FF"/>
    <w:rsid w:val="004054F4"/>
    <w:rsid w:val="00405B15"/>
    <w:rsid w:val="0040792E"/>
    <w:rsid w:val="00407F17"/>
    <w:rsid w:val="00410335"/>
    <w:rsid w:val="004120AA"/>
    <w:rsid w:val="00413583"/>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74C"/>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4C57"/>
    <w:rsid w:val="004950C3"/>
    <w:rsid w:val="00495406"/>
    <w:rsid w:val="004A0373"/>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188D"/>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3A"/>
    <w:rsid w:val="0053685B"/>
    <w:rsid w:val="00536922"/>
    <w:rsid w:val="005369ED"/>
    <w:rsid w:val="005370BE"/>
    <w:rsid w:val="00537AAF"/>
    <w:rsid w:val="005412B9"/>
    <w:rsid w:val="005419FF"/>
    <w:rsid w:val="00541B97"/>
    <w:rsid w:val="00542565"/>
    <w:rsid w:val="00543620"/>
    <w:rsid w:val="00544012"/>
    <w:rsid w:val="00544811"/>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488"/>
    <w:rsid w:val="005C186C"/>
    <w:rsid w:val="005C22A1"/>
    <w:rsid w:val="005C334A"/>
    <w:rsid w:val="005C3ABC"/>
    <w:rsid w:val="005C478B"/>
    <w:rsid w:val="005C4DB1"/>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9C5"/>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177A"/>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55A3"/>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BA1"/>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2F7"/>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8B3"/>
    <w:rsid w:val="00800FEA"/>
    <w:rsid w:val="008027C0"/>
    <w:rsid w:val="008030CC"/>
    <w:rsid w:val="0080433B"/>
    <w:rsid w:val="00805A43"/>
    <w:rsid w:val="00805C85"/>
    <w:rsid w:val="00806937"/>
    <w:rsid w:val="00806948"/>
    <w:rsid w:val="00806DC2"/>
    <w:rsid w:val="008071E7"/>
    <w:rsid w:val="00807855"/>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4FA4"/>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221"/>
    <w:rsid w:val="0084799C"/>
    <w:rsid w:val="0085055F"/>
    <w:rsid w:val="008506B0"/>
    <w:rsid w:val="008506CB"/>
    <w:rsid w:val="00850ED8"/>
    <w:rsid w:val="008516B1"/>
    <w:rsid w:val="00851EC4"/>
    <w:rsid w:val="008520BF"/>
    <w:rsid w:val="00852A2F"/>
    <w:rsid w:val="008538F4"/>
    <w:rsid w:val="00854B12"/>
    <w:rsid w:val="00854D54"/>
    <w:rsid w:val="008567FD"/>
    <w:rsid w:val="00857454"/>
    <w:rsid w:val="008600FC"/>
    <w:rsid w:val="00860446"/>
    <w:rsid w:val="008607A4"/>
    <w:rsid w:val="00860A37"/>
    <w:rsid w:val="00862009"/>
    <w:rsid w:val="00862026"/>
    <w:rsid w:val="00863146"/>
    <w:rsid w:val="00863167"/>
    <w:rsid w:val="008636DC"/>
    <w:rsid w:val="00864C46"/>
    <w:rsid w:val="00864DF4"/>
    <w:rsid w:val="00865716"/>
    <w:rsid w:val="00865CB6"/>
    <w:rsid w:val="008666D5"/>
    <w:rsid w:val="0086677E"/>
    <w:rsid w:val="00867948"/>
    <w:rsid w:val="00870522"/>
    <w:rsid w:val="008709F9"/>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A2C"/>
    <w:rsid w:val="00883EB3"/>
    <w:rsid w:val="0088413A"/>
    <w:rsid w:val="008842DE"/>
    <w:rsid w:val="008848D8"/>
    <w:rsid w:val="00884BAF"/>
    <w:rsid w:val="008857E9"/>
    <w:rsid w:val="00886F9A"/>
    <w:rsid w:val="008876B2"/>
    <w:rsid w:val="00887F22"/>
    <w:rsid w:val="00891007"/>
    <w:rsid w:val="0089272C"/>
    <w:rsid w:val="00892A67"/>
    <w:rsid w:val="0089364F"/>
    <w:rsid w:val="00893DB0"/>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0C94"/>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2A09"/>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482E"/>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39F8"/>
    <w:rsid w:val="00A442A1"/>
    <w:rsid w:val="00A443C3"/>
    <w:rsid w:val="00A44D1D"/>
    <w:rsid w:val="00A44ED6"/>
    <w:rsid w:val="00A46938"/>
    <w:rsid w:val="00A46BCF"/>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1DCD"/>
    <w:rsid w:val="00A62C47"/>
    <w:rsid w:val="00A6378B"/>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642"/>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4E91"/>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4B32"/>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BDF"/>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46C67"/>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1DD2"/>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18C8"/>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3A3D"/>
    <w:rsid w:val="00BD4C2D"/>
    <w:rsid w:val="00BD77D1"/>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6D09"/>
    <w:rsid w:val="00C072C8"/>
    <w:rsid w:val="00C077C8"/>
    <w:rsid w:val="00C07A41"/>
    <w:rsid w:val="00C07F84"/>
    <w:rsid w:val="00C103BC"/>
    <w:rsid w:val="00C1053E"/>
    <w:rsid w:val="00C11065"/>
    <w:rsid w:val="00C1223F"/>
    <w:rsid w:val="00C133E5"/>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2"/>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4F9"/>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6E3"/>
    <w:rsid w:val="00C76BD7"/>
    <w:rsid w:val="00C77C94"/>
    <w:rsid w:val="00C77E37"/>
    <w:rsid w:val="00C80032"/>
    <w:rsid w:val="00C8036B"/>
    <w:rsid w:val="00C80A74"/>
    <w:rsid w:val="00C8139E"/>
    <w:rsid w:val="00C81DB9"/>
    <w:rsid w:val="00C8384F"/>
    <w:rsid w:val="00C8483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4C62"/>
    <w:rsid w:val="00D45097"/>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66AD"/>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D70DB"/>
    <w:rsid w:val="00DE1517"/>
    <w:rsid w:val="00DE211B"/>
    <w:rsid w:val="00DE5401"/>
    <w:rsid w:val="00DE5E8B"/>
    <w:rsid w:val="00DE6A67"/>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3F1"/>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2650F"/>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3C14"/>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4DCA"/>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37BA"/>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43FB"/>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519"/>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53C9"/>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6EA1"/>
    <w:rsid w:val="00FC7751"/>
    <w:rsid w:val="00FD032D"/>
    <w:rsid w:val="00FD063D"/>
    <w:rsid w:val="00FD06C2"/>
    <w:rsid w:val="00FD06C5"/>
    <w:rsid w:val="00FD0D2B"/>
    <w:rsid w:val="00FD1372"/>
    <w:rsid w:val="00FD1CCA"/>
    <w:rsid w:val="00FD20C8"/>
    <w:rsid w:val="00FD292A"/>
    <w:rsid w:val="00FD392A"/>
    <w:rsid w:val="00FD472C"/>
    <w:rsid w:val="00FD559F"/>
    <w:rsid w:val="00FD5941"/>
    <w:rsid w:val="00FD59C1"/>
    <w:rsid w:val="00FD61B6"/>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349C51"/>
  <w15:docId w15:val="{E5CBC5A1-0AA6-4ED2-BD4F-B16AB7EF4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character" w:customStyle="1" w:styleId="CommentTextChar">
    <w:name w:val="Comment Text Char"/>
    <w:link w:val="CommentText"/>
    <w:uiPriority w:val="99"/>
    <w:rsid w:val="002157BF"/>
    <w:rPr>
      <w:rFonts w:ascii="Arial" w:hAnsi="Arial"/>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513" TargetMode="External"/><Relationship Id="rId299" Type="http://schemas.openxmlformats.org/officeDocument/2006/relationships/hyperlink" Target="http://www.ebi.ac.uk/ols/beta/ontologies/ms/terms?iri=http://purl.obolibrary.org/obo/MS_1001024"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38" TargetMode="External"/><Relationship Id="rId159" Type="http://schemas.openxmlformats.org/officeDocument/2006/relationships/hyperlink" Target="http://www.ebi.ac.uk/ols/beta/ontologies/ms/terms?iri=http://purl.obolibrary.org/obo/MS_1001412" TargetMode="External"/><Relationship Id="rId324" Type="http://schemas.openxmlformats.org/officeDocument/2006/relationships/hyperlink" Target="http://www.ebi.ac.uk/ols/beta/ontologies/ms/terms?iri=http://purl.obolibrary.org/obo/MS_1001584" TargetMode="External"/><Relationship Id="rId366" Type="http://schemas.openxmlformats.org/officeDocument/2006/relationships/image" Target="media/image13.png"/><Relationship Id="rId170" Type="http://schemas.openxmlformats.org/officeDocument/2006/relationships/hyperlink" Target="http://www.ebi.ac.uk/ols/beta/ontologies/ms/terms?iri=http://purl.obolibrary.org/obo/MS_1001470" TargetMode="External"/><Relationship Id="rId226" Type="http://schemas.openxmlformats.org/officeDocument/2006/relationships/hyperlink" Target="http://www.ebi.ac.uk/ols/beta/ontologies/ms/terms?iri=http://purl.obolibrary.org/obo/MS_1001154" TargetMode="External"/><Relationship Id="rId433" Type="http://schemas.openxmlformats.org/officeDocument/2006/relationships/hyperlink" Target="http://www.ebi.ac.uk/ols/beta/ontologies/ms/terms?iri=http://purl.obolibrary.org/obo/MS_1001302" TargetMode="External"/><Relationship Id="rId268" Type="http://schemas.openxmlformats.org/officeDocument/2006/relationships/image" Target="media/image10.png"/><Relationship Id="rId32" Type="http://schemas.openxmlformats.org/officeDocument/2006/relationships/image" Target="media/image7.emf"/><Relationship Id="rId74" Type="http://schemas.openxmlformats.org/officeDocument/2006/relationships/hyperlink" Target="http://www.ebi.ac.uk/ols/beta/ontologies/ms/terms?iri=http://purl.obolibrary.org/obo/MS_1001287" TargetMode="External"/><Relationship Id="rId128" Type="http://schemas.openxmlformats.org/officeDocument/2006/relationships/hyperlink" Target="http://www.ebi.ac.uk/ols/beta/ontologies/ms/terms?iri=http://purl.obolibrary.org/obo/MS_1002660" TargetMode="External"/><Relationship Id="rId335" Type="http://schemas.openxmlformats.org/officeDocument/2006/relationships/hyperlink" Target="http://www.ebi.ac.uk/ols/beta/ontologies/ms/terms?iri=http://purl.obolibrary.org/obo/MS_1000535" TargetMode="External"/><Relationship Id="rId377" Type="http://schemas.openxmlformats.org/officeDocument/2006/relationships/hyperlink" Target="http://www.ebi.ac.uk/ols/beta/ontologies/ms/terms?iri=http://purl.obolibrary.org/obo/MS_1001035"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5" TargetMode="External"/><Relationship Id="rId237" Type="http://schemas.openxmlformats.org/officeDocument/2006/relationships/hyperlink" Target="http://www.ebi.ac.uk/ols/beta/ontologies/ms/terms?iri=http://purl.obolibrary.org/obo/MS_1001060" TargetMode="External"/><Relationship Id="rId402" Type="http://schemas.openxmlformats.org/officeDocument/2006/relationships/hyperlink" Target="http://www.ebi.ac.uk/ols/beta/ontologies/ms/terms?iri=http://purl.obolibrary.org/obo/MS_1001032" TargetMode="External"/><Relationship Id="rId279" Type="http://schemas.openxmlformats.org/officeDocument/2006/relationships/hyperlink" Target="http://www.ebi.ac.uk/ols/beta/ontologies/ms/terms?iri=http://purl.obolibrary.org/obo/MS_1001270" TargetMode="External"/><Relationship Id="rId444" Type="http://schemas.openxmlformats.org/officeDocument/2006/relationships/hyperlink" Target="http://www.ebi.ac.uk/ols/beta/ontologies/ms/terms?iri=http://purl.obolibrary.org/obo/MS_1001163" TargetMode="External"/><Relationship Id="rId43" Type="http://schemas.openxmlformats.org/officeDocument/2006/relationships/hyperlink" Target="http://www.ebi.ac.uk/ols/beta/ontologies/ms/terms?iri=http://purl.obolibrary.org/obo/MS_1001042" TargetMode="External"/><Relationship Id="rId139" Type="http://schemas.openxmlformats.org/officeDocument/2006/relationships/hyperlink" Target="http://www.ebi.ac.uk/ols/beta/ontologies/ms/terms?iri=http://purl.obolibrary.org/obo/MS_1001400" TargetMode="External"/><Relationship Id="rId290" Type="http://schemas.openxmlformats.org/officeDocument/2006/relationships/hyperlink" Target="http://www.ebi.ac.uk/ols/beta/ontologies/ms/terms?iri=http://purl.obolibrary.org/obo/MS_1001011" TargetMode="External"/><Relationship Id="rId304" Type="http://schemas.openxmlformats.org/officeDocument/2006/relationships/hyperlink" Target="http://www.ebi.ac.uk/ols/beta/ontologies/ms/terms?iri=http://purl.obolibrary.org/obo/UNIMOD:0" TargetMode="External"/><Relationship Id="rId346" Type="http://schemas.openxmlformats.org/officeDocument/2006/relationships/hyperlink" Target="http://www.ebi.ac.uk/ols/beta/ontologies/ms/terms?iri=http://purl.obolibrary.org/obo/MS_1001056" TargetMode="External"/><Relationship Id="rId388" Type="http://schemas.openxmlformats.org/officeDocument/2006/relationships/hyperlink" Target="http://www.ebi.ac.uk/ols/beta/ontologies/ms/terms?iri=http://purl.obolibrary.org/obo/MS_1000775" TargetMode="External"/><Relationship Id="rId85" Type="http://schemas.openxmlformats.org/officeDocument/2006/relationships/hyperlink" Target="http://www.ebi.ac.uk/ols/beta/ontologies/ms/terms?iri=http://purl.obolibrary.org/obo/MS_1001467" TargetMode="External"/><Relationship Id="rId150" Type="http://schemas.openxmlformats.org/officeDocument/2006/relationships/hyperlink" Target="http://www.ebi.ac.uk/ols/beta/ontologies/ms/terms?iri=http://purl.obolibrary.org/obo/MS_1000613" TargetMode="External"/><Relationship Id="rId192" Type="http://schemas.openxmlformats.org/officeDocument/2006/relationships/hyperlink" Target="http://www.ebi.ac.uk/ols/beta/ontologies/ms/terms?iri=http://purl.obolibrary.org/obo/MS_1000589" TargetMode="External"/><Relationship Id="rId206" Type="http://schemas.openxmlformats.org/officeDocument/2006/relationships/hyperlink" Target="http://www.ebi.ac.uk/ols/beta/ontologies/ms/terms?iri=http://purl.obolibrary.org/obo/MS_1002407" TargetMode="External"/><Relationship Id="rId413" Type="http://schemas.openxmlformats.org/officeDocument/2006/relationships/hyperlink" Target="http://www.ebi.ac.uk/ols/beta/ontologies/ms/terms?iri=http://purl.obolibrary.org/obo/MS_1001158" TargetMode="External"/><Relationship Id="rId248" Type="http://schemas.openxmlformats.org/officeDocument/2006/relationships/hyperlink" Target="http://www.ebi.ac.uk/ols/beta/ontologies/ms/terms?iri=http://purl.obolibrary.org/obo/MS_1001060" TargetMode="External"/><Relationship Id="rId455" Type="http://schemas.openxmlformats.org/officeDocument/2006/relationships/header" Target="header1.xm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090" TargetMode="External"/><Relationship Id="rId315" Type="http://schemas.openxmlformats.org/officeDocument/2006/relationships/hyperlink" Target="http://www.ebi.ac.uk/ols/beta/ontologies/ms/terms?iri=http://purl.obolibrary.org/obo/MS_1002504" TargetMode="External"/><Relationship Id="rId357" Type="http://schemas.openxmlformats.org/officeDocument/2006/relationships/hyperlink" Target="http://www.ebi.ac.uk/ols/beta/ontologies/ms/terms?iri=http://purl.obolibrary.org/obo/MS_1000797" TargetMode="External"/><Relationship Id="rId54" Type="http://schemas.openxmlformats.org/officeDocument/2006/relationships/hyperlink" Target="http://www.ebi.ac.uk/ols/beta/ontologies/ms/terms?iri=http://purl.obolibrary.org/obo/MS_1001361" TargetMode="External"/><Relationship Id="rId96" Type="http://schemas.openxmlformats.org/officeDocument/2006/relationships/hyperlink" Target="http://www.ebi.ac.uk/ols/beta/ontologies/ms/terms?iri=http://purl.obolibrary.org/obo/MS_1001091" TargetMode="External"/><Relationship Id="rId161" Type="http://schemas.openxmlformats.org/officeDocument/2006/relationships/hyperlink" Target="http://www.ebi.ac.uk/ols/beta/ontologies/ms/terms?iri=http://purl.obolibrary.org/obo/MS_1001512" TargetMode="External"/><Relationship Id="rId217" Type="http://schemas.openxmlformats.org/officeDocument/2006/relationships/hyperlink" Target="http://www.ebi.ac.uk/ols/beta/ontologies/ms/terms?iri=http://purl.obolibrary.org/obo/MS_1001099" TargetMode="External"/><Relationship Id="rId399" Type="http://schemas.openxmlformats.org/officeDocument/2006/relationships/hyperlink" Target="http://www.ebi.ac.uk/ols/beta/ontologies/ms/terms?iri=http://purl.obolibrary.org/obo/MS_1001009" TargetMode="External"/><Relationship Id="rId259" Type="http://schemas.openxmlformats.org/officeDocument/2006/relationships/hyperlink" Target="http://www.ebi.ac.uk/ols/beta/ontologies/ms/terms?iri=http://purl.obolibrary.org/obo/MS_1002213" TargetMode="External"/><Relationship Id="rId424" Type="http://schemas.openxmlformats.org/officeDocument/2006/relationships/hyperlink" Target="http://www.ebi.ac.uk/ols/beta/ontologies/ms/terms?iri=http://purl.obolibrary.org/obo/MS_1001007" TargetMode="External"/><Relationship Id="rId23" Type="http://schemas.openxmlformats.org/officeDocument/2006/relationships/hyperlink" Target="http://psidev-ms-vocab@lists.sourceforge.net" TargetMode="External"/><Relationship Id="rId119" Type="http://schemas.openxmlformats.org/officeDocument/2006/relationships/hyperlink" Target="http://www.ebi.ac.uk/ols/beta/ontologies/ms/terms?iri=http://purl.obolibrary.org/obo/MS_1001347" TargetMode="External"/><Relationship Id="rId270" Type="http://schemas.openxmlformats.org/officeDocument/2006/relationships/hyperlink" Target="http://www.ebi.ac.uk/ols/beta/ontologies/ms/terms?iri=http://purl.obolibrary.org/obo/MS_1001267" TargetMode="External"/><Relationship Id="rId326" Type="http://schemas.openxmlformats.org/officeDocument/2006/relationships/hyperlink" Target="http://www.ebi.ac.uk/ols/beta/ontologies/ms/terms?iri=http://purl.obolibrary.org/obo/MS_1002491" TargetMode="External"/><Relationship Id="rId65" Type="http://schemas.openxmlformats.org/officeDocument/2006/relationships/hyperlink" Target="http://www.ebi.ac.uk/ols/beta/ontologies/ms/terms?iri=http://purl.obolibrary.org/obo/MS_1001046" TargetMode="External"/><Relationship Id="rId130" Type="http://schemas.openxmlformats.org/officeDocument/2006/relationships/hyperlink" Target="http://www.ebi.ac.uk/ols/beta/ontologies/ms/terms?iri=http://purl.obolibrary.org/obo/MS_1000742" TargetMode="External"/><Relationship Id="rId368" Type="http://schemas.openxmlformats.org/officeDocument/2006/relationships/hyperlink" Target="http://www.ebi.ac.uk/ols/beta/ontologies/ms/terms?iri=http://purl.obolibrary.org/obo/MS_1001405" TargetMode="External"/><Relationship Id="rId172" Type="http://schemas.openxmlformats.org/officeDocument/2006/relationships/hyperlink" Target="http://www.ebi.ac.uk/ols/beta/ontologies/ms/terms?iri=http://purl.obolibrary.org/obo/MS_1001512" TargetMode="External"/><Relationship Id="rId228" Type="http://schemas.openxmlformats.org/officeDocument/2006/relationships/hyperlink" Target="http://www.ebi.ac.uk/ols/beta/ontologies/ms/terms?iri=http://purl.obolibrary.org/obo/MS_1001156" TargetMode="External"/><Relationship Id="rId435" Type="http://schemas.openxmlformats.org/officeDocument/2006/relationships/hyperlink" Target="http://www.ebi.ac.uk/ols/beta/ontologies/ms/terms?iri=http://purl.obolibrary.org/obo/MS_1001154" TargetMode="External"/><Relationship Id="rId281" Type="http://schemas.openxmlformats.org/officeDocument/2006/relationships/hyperlink" Target="http://www.ebi.ac.uk/ols/beta/ontologies/ms/terms?iri=http://purl.obolibrary.org/obo/MS_1001266" TargetMode="External"/><Relationship Id="rId337" Type="http://schemas.openxmlformats.org/officeDocument/2006/relationships/hyperlink" Target="http://www.ebi.ac.uk/ols/beta/ontologies/ms/terms?iri=http://purl.obolibrary.org/obo/MS_1000537" TargetMode="External"/><Relationship Id="rId34" Type="http://schemas.openxmlformats.org/officeDocument/2006/relationships/hyperlink" Target="http://www.ebi.ac.uk/ols/beta/ontologies/ms/terms?iri=http://purl.obolibrary.org/obo/MS_1001302" TargetMode="External"/><Relationship Id="rId76" Type="http://schemas.openxmlformats.org/officeDocument/2006/relationships/hyperlink" Target="http://www.ebi.ac.uk/ols/beta/ontologies/ms/terms?iri=http://purl.obolibrary.org/obo/MS_1001289" TargetMode="External"/><Relationship Id="rId141" Type="http://schemas.openxmlformats.org/officeDocument/2006/relationships/hyperlink" Target="http://www.ebi.ac.uk/ols/beta/ontologies/ms/terms?iri=http://purl.obolibrary.org/obo/MS_1000560" TargetMode="External"/><Relationship Id="rId379" Type="http://schemas.openxmlformats.org/officeDocument/2006/relationships/hyperlink" Target="http://www.ebi.ac.uk/ols/beta/ontologies/ms/terms?iri=http://purl.obolibrary.org/obo/MS_1001405"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228" TargetMode="External"/><Relationship Id="rId239" Type="http://schemas.openxmlformats.org/officeDocument/2006/relationships/hyperlink" Target="http://www.ebi.ac.uk/ols/beta/ontologies/ms/terms?iri=http://purl.obolibrary.org/obo/MS_1001194" TargetMode="External"/><Relationship Id="rId390" Type="http://schemas.openxmlformats.org/officeDocument/2006/relationships/hyperlink" Target="http://www.ebi.ac.uk/ols/beta/ontologies/ms/terms?iri=http://purl.obolibrary.org/obo/MS_1000777" TargetMode="External"/><Relationship Id="rId404" Type="http://schemas.openxmlformats.org/officeDocument/2006/relationships/hyperlink" Target="http://www.ebi.ac.uk/ols/beta/ontologies/ms/terms?iri=http://purl.obolibrary.org/obo/MS_1001038" TargetMode="External"/><Relationship Id="rId446" Type="http://schemas.openxmlformats.org/officeDocument/2006/relationships/hyperlink" Target="http://www.ebi.ac.uk/ols/beta/ontologies/ms/terms?iri=http://purl.obolibrary.org/obo/MS_1001447" TargetMode="External"/><Relationship Id="rId250" Type="http://schemas.openxmlformats.org/officeDocument/2006/relationships/hyperlink" Target="http://www.ebi.ac.uk/ols/beta/ontologies/ms/terms?iri=http://purl.obolibrary.org/obo/MS_1001591" TargetMode="External"/><Relationship Id="rId292" Type="http://schemas.openxmlformats.org/officeDocument/2006/relationships/hyperlink" Target="http://www.ebi.ac.uk/ols/beta/ontologies/ms/terms?iri=http://purl.obolibrary.org/obo/MS_1001015" TargetMode="External"/><Relationship Id="rId306" Type="http://schemas.openxmlformats.org/officeDocument/2006/relationships/hyperlink" Target="http://www.ebi.ac.uk/ols/beta/ontologies/ms/terms?iri=http://purl.obolibrary.org/obo/MS_1001460" TargetMode="External"/><Relationship Id="rId45" Type="http://schemas.openxmlformats.org/officeDocument/2006/relationships/hyperlink" Target="http://www.ebi.ac.uk/ols/beta/ontologies/ms/terms?iri=http://purl.obolibrary.org/obo/MS_1001302" TargetMode="External"/><Relationship Id="rId87" Type="http://schemas.openxmlformats.org/officeDocument/2006/relationships/hyperlink" Target="http://www.ebi.ac.uk/ols/beta/ontologies/ms/terms?iri=http://purl.obolibrary.org/obo/MS_1001469" TargetMode="External"/><Relationship Id="rId110" Type="http://schemas.openxmlformats.org/officeDocument/2006/relationships/hyperlink" Target="http://www.ebi.ac.uk/ols/beta/ontologies/ms/terms?iri=http://purl.obolibrary.org/obo/MS_1001202" TargetMode="External"/><Relationship Id="rId348" Type="http://schemas.openxmlformats.org/officeDocument/2006/relationships/hyperlink" Target="http://www.ebi.ac.uk/ols/beta/ontologies/ms/terms?iri=http://purl.obolibrary.org/obo/MS_1001190" TargetMode="External"/><Relationship Id="rId152" Type="http://schemas.openxmlformats.org/officeDocument/2006/relationships/hyperlink" Target="http://www.ebi.ac.uk/ols/beta/ontologies/ms/terms?iri=http://purl.obolibrary.org/obo/MS_1000560" TargetMode="External"/><Relationship Id="rId194" Type="http://schemas.openxmlformats.org/officeDocument/2006/relationships/hyperlink" Target="http://www.ebi.ac.uk/ols/beta/ontologies/ms/terms?iri=http://purl.obolibrary.org/obo/MS_1001412" TargetMode="External"/><Relationship Id="rId208" Type="http://schemas.openxmlformats.org/officeDocument/2006/relationships/hyperlink" Target="http://www.ebi.ac.uk/ols/beta/ontologies/ms/terms?iri=http://purl.obolibrary.org/obo/MS_1002474" TargetMode="External"/><Relationship Id="rId415" Type="http://schemas.openxmlformats.org/officeDocument/2006/relationships/hyperlink" Target="http://www.ebi.ac.uk/ols/beta/ontologies/ms/terms?iri=http://purl.obolibrary.org/obo/MS_1001160" TargetMode="External"/><Relationship Id="rId457" Type="http://schemas.openxmlformats.org/officeDocument/2006/relationships/header" Target="header2.xml"/><Relationship Id="rId261" Type="http://schemas.openxmlformats.org/officeDocument/2006/relationships/hyperlink" Target="http://www.ebi.ac.uk/ols/beta/ontologies/ms/terms?iri=http://purl.obolibrary.org/obo/MS_1002401"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5" TargetMode="External"/><Relationship Id="rId317" Type="http://schemas.openxmlformats.org/officeDocument/2006/relationships/hyperlink" Target="http://www.ebi.ac.uk/ols/beta/ontologies/ms/terms?iri=http://purl.obolibrary.org/obo/MOD:00000" TargetMode="External"/><Relationship Id="rId359" Type="http://schemas.openxmlformats.org/officeDocument/2006/relationships/hyperlink" Target="http://www.ebi.ac.uk/ols/beta/ontologies/ms/terms?iri=http://purl.obolibrary.org/obo/MS_1000903" TargetMode="External"/><Relationship Id="rId98" Type="http://schemas.openxmlformats.org/officeDocument/2006/relationships/hyperlink" Target="http://www.ebi.ac.uk/ols/beta/ontologies/ms/terms?iri=http://purl.obolibrary.org/obo/MS_1001303" TargetMode="External"/><Relationship Id="rId121" Type="http://schemas.openxmlformats.org/officeDocument/2006/relationships/hyperlink" Target="http://www.ebi.ac.uk/ols/beta/ontologies/ms/terms?iri=http://purl.obolibrary.org/obo/MS_1001349" TargetMode="External"/><Relationship Id="rId163" Type="http://schemas.openxmlformats.org/officeDocument/2006/relationships/hyperlink" Target="http://www.ebi.ac.uk/ols/beta/ontologies/ms/terms?iri=http://purl.obolibrary.org/obo/MS_1001201" TargetMode="External"/><Relationship Id="rId219" Type="http://schemas.openxmlformats.org/officeDocument/2006/relationships/hyperlink" Target="http://www.ebi.ac.uk/ols/beta/ontologies/ms/terms?iri=http://purl.obolibrary.org/obo/MS_1001125" TargetMode="External"/><Relationship Id="rId370" Type="http://schemas.openxmlformats.org/officeDocument/2006/relationships/hyperlink" Target="http://www.ebi.ac.uk/ols/beta/ontologies/ms/terms?iri=http://purl.obolibrary.org/obo/MS_1000796" TargetMode="External"/><Relationship Id="rId426" Type="http://schemas.openxmlformats.org/officeDocument/2006/relationships/hyperlink" Target="http://www.ebi.ac.uk/ols/beta/ontologies/ms/terms?iri=http://purl.obolibrary.org/obo/MS_1001026" TargetMode="External"/><Relationship Id="rId230" Type="http://schemas.openxmlformats.org/officeDocument/2006/relationships/hyperlink" Target="http://www.ebi.ac.uk/ols/beta/ontologies/ms/terms?iri=http://purl.obolibrary.org/obo/MS_1001158" TargetMode="External"/><Relationship Id="rId25" Type="http://schemas.openxmlformats.org/officeDocument/2006/relationships/image" Target="media/image3.emf"/><Relationship Id="rId67" Type="http://schemas.openxmlformats.org/officeDocument/2006/relationships/hyperlink" Target="http://www.ebi.ac.uk/ols/beta/ontologies/ms/terms?iri=http://purl.obolibrary.org/obo/MS_1001194" TargetMode="External"/><Relationship Id="rId272" Type="http://schemas.openxmlformats.org/officeDocument/2006/relationships/hyperlink" Target="http://www.ebi.ac.uk/ols/beta/ontologies/ms/terms?iri=http://purl.obolibrary.org/obo/MS_1001269" TargetMode="External"/><Relationship Id="rId328" Type="http://schemas.openxmlformats.org/officeDocument/2006/relationships/hyperlink" Target="http://www.ebi.ac.uk/ols/beta/ontologies/ms/terms?iri=http://purl.obolibrary.org/obo/MS_1002493" TargetMode="External"/><Relationship Id="rId132" Type="http://schemas.openxmlformats.org/officeDocument/2006/relationships/hyperlink" Target="http://www.ebi.ac.uk/ols/beta/ontologies/ms/terms?iri=http://purl.obolibrary.org/obo/MS_1001199" TargetMode="External"/><Relationship Id="rId174" Type="http://schemas.openxmlformats.org/officeDocument/2006/relationships/hyperlink" Target="http://www.ebi.ac.uk/ols/beta/ontologies/ms/terms?iri=http://purl.obolibrary.org/obo/MS_1000903" TargetMode="External"/><Relationship Id="rId381" Type="http://schemas.openxmlformats.org/officeDocument/2006/relationships/hyperlink" Target="http://www.ebi.ac.uk/ols/beta/ontologies/ms/terms?iri=http://purl.obolibrary.org/obo/MS_1000768" TargetMode="External"/><Relationship Id="rId241" Type="http://schemas.openxmlformats.org/officeDocument/2006/relationships/hyperlink" Target="http://www.ebi.ac.uk/ols/beta/ontologies/ms/terms?iri=http://purl.obolibrary.org/obo/MS_1001447" TargetMode="External"/><Relationship Id="rId437" Type="http://schemas.openxmlformats.org/officeDocument/2006/relationships/hyperlink" Target="http://www.ebi.ac.uk/ols/beta/ontologies/ms/terms?iri=http://purl.obolibrary.org/obo/MS_1001156" TargetMode="External"/><Relationship Id="rId36" Type="http://schemas.openxmlformats.org/officeDocument/2006/relationships/hyperlink" Target="http://www.ebi.ac.uk/ols/beta/ontologies/ms/terms?iri=http://purl.obolibrary.org/obo/MS_1001007" TargetMode="External"/><Relationship Id="rId283" Type="http://schemas.openxmlformats.org/officeDocument/2006/relationships/hyperlink" Target="http://www.ebi.ac.uk/ols/beta/ontologies/ms/terms?iri=http://purl.obolibrary.org/obo/MS_1001268" TargetMode="External"/><Relationship Id="rId339" Type="http://schemas.openxmlformats.org/officeDocument/2006/relationships/hyperlink" Target="http://www.ebi.ac.uk/ols/beta/ontologies/ms/terms?iri=http://purl.obolibrary.org/obo/MS_1000551" TargetMode="External"/><Relationship Id="rId78" Type="http://schemas.openxmlformats.org/officeDocument/2006/relationships/hyperlink" Target="http://www.ebi.ac.uk/ols/beta/ontologies/ms/terms?iri=http://purl.obolibrary.org/obo/MS_1002060" TargetMode="External"/><Relationship Id="rId101" Type="http://schemas.openxmlformats.org/officeDocument/2006/relationships/hyperlink" Target="http://www.ebi.ac.uk/ols/beta/ontologies/ms/terms?iri=http://purl.obolibrary.org/obo/MS_1001306" TargetMode="External"/><Relationship Id="rId143" Type="http://schemas.openxmlformats.org/officeDocument/2006/relationships/hyperlink" Target="http://www.ebi.ac.uk/ols/beta/ontologies/ms/terms?iri=http://purl.obolibrary.org/obo/MS_1000562" TargetMode="External"/><Relationship Id="rId185" Type="http://schemas.openxmlformats.org/officeDocument/2006/relationships/hyperlink" Target="http://www.ebi.ac.uk/ols/beta/ontologies/ms/terms?iri=http://purl.obolibrary.org/obo/MS_1001354" TargetMode="External"/><Relationship Id="rId350" Type="http://schemas.openxmlformats.org/officeDocument/2006/relationships/hyperlink" Target="http://www.ebi.ac.uk/ols/beta/ontologies/ms/terms?iri=http://purl.obolibrary.org/obo/MS_1001876" TargetMode="External"/><Relationship Id="rId406" Type="http://schemas.openxmlformats.org/officeDocument/2006/relationships/hyperlink" Target="http://www.ebi.ac.uk/ols/beta/ontologies/ms/terms?iri=http://purl.obolibrary.org/obo/MS_1001046"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2663" TargetMode="External"/><Relationship Id="rId392" Type="http://schemas.openxmlformats.org/officeDocument/2006/relationships/hyperlink" Target="http://www.ebi.ac.uk/ols/beta/ontologies/ms/terms?iri=http://purl.obolibrary.org/obo/MS_1001529" TargetMode="External"/><Relationship Id="rId448" Type="http://schemas.openxmlformats.org/officeDocument/2006/relationships/hyperlink" Target="http://www.ebi.ac.uk/ols/beta/ontologies/ms/terms?iri=http://purl.obolibrary.org/obo/MS_1001410" TargetMode="External"/><Relationship Id="rId252" Type="http://schemas.openxmlformats.org/officeDocument/2006/relationships/hyperlink" Target="http://www.ebi.ac.uk/ols/beta/ontologies/ms/terms?iri=http://purl.obolibrary.org/obo/MS_1001593" TargetMode="External"/><Relationship Id="rId294" Type="http://schemas.openxmlformats.org/officeDocument/2006/relationships/hyperlink" Target="http://www.ebi.ac.uk/ols/beta/ontologies/ms/terms?iri=http://purl.obolibrary.org/obo/MS_1001017" TargetMode="External"/><Relationship Id="rId308" Type="http://schemas.openxmlformats.org/officeDocument/2006/relationships/hyperlink" Target="http://www.ebi.ac.uk/ols/beta/ontologies/ms/terms?iri=http://purl.obolibrary.org/obo/MS_1001525" TargetMode="External"/><Relationship Id="rId47" Type="http://schemas.openxmlformats.org/officeDocument/2006/relationships/hyperlink" Target="http://www.ebi.ac.uk/ols/beta/ontologies/ms/terms?iri=http://purl.obolibrary.org/obo/MS_1001210" TargetMode="External"/><Relationship Id="rId89" Type="http://schemas.openxmlformats.org/officeDocument/2006/relationships/hyperlink" Target="http://www.ebi.ac.uk/ols/beta/ontologies/ms/terms?iri=http://purl.obolibrary.org/obo/MS_1001089" TargetMode="External"/><Relationship Id="rId112" Type="http://schemas.openxmlformats.org/officeDocument/2006/relationships/hyperlink" Target="http://www.ebi.ac.uk/ols/beta/ontologies/ms/terms?iri=http://purl.obolibrary.org/obo/MS_1001204" TargetMode="External"/><Relationship Id="rId154" Type="http://schemas.openxmlformats.org/officeDocument/2006/relationships/hyperlink" Target="http://www.ebi.ac.uk/ols/beta/ontologies/ms/terms?iri=http://purl.obolibrary.org/obo/MS_1001020" TargetMode="External"/><Relationship Id="rId361" Type="http://schemas.openxmlformats.org/officeDocument/2006/relationships/hyperlink" Target="http://www.ebi.ac.uk/ols/beta/ontologies/ms/terms?iri=http://purl.obolibrary.org/obo/MS_1000926" TargetMode="External"/><Relationship Id="rId196" Type="http://schemas.openxmlformats.org/officeDocument/2006/relationships/hyperlink" Target="http://www.ebi.ac.uk/ols/beta/ontologies/ms/terms?iri=http://purl.obolibrary.org/obo/MS_1001355" TargetMode="External"/><Relationship Id="rId417" Type="http://schemas.openxmlformats.org/officeDocument/2006/relationships/hyperlink" Target="http://www.ebi.ac.uk/ols/beta/ontologies/ms/terms?iri=http://purl.obolibrary.org/obo/MS_1001162" TargetMode="External"/><Relationship Id="rId459" Type="http://schemas.microsoft.com/office/2011/relationships/people" Target="people.xm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58" TargetMode="External"/><Relationship Id="rId263" Type="http://schemas.openxmlformats.org/officeDocument/2006/relationships/hyperlink" Target="http://www.ebi.ac.uk/ols/beta/ontologies/ms/terms?iri=http://purl.obolibrary.org/obo/MS_1001035" TargetMode="External"/><Relationship Id="rId319" Type="http://schemas.openxmlformats.org/officeDocument/2006/relationships/hyperlink" Target="http://www.ebi.ac.uk/ols/beta/ontologies/ms/terms?iri=http://purl.obolibrary.org/obo/MS_1001010" TargetMode="External"/><Relationship Id="rId58" Type="http://schemas.openxmlformats.org/officeDocument/2006/relationships/hyperlink" Target="http://www.ebi.ac.uk/ols/beta/ontologies/ms/terms?iri=http://purl.obolibrary.org/obo/MS_1001009" TargetMode="External"/><Relationship Id="rId123" Type="http://schemas.openxmlformats.org/officeDocument/2006/relationships/hyperlink" Target="http://www.ebi.ac.uk/ols/beta/ontologies/ms/terms?iri=http://purl.obolibrary.org/obo/MS_1001351" TargetMode="External"/><Relationship Id="rId330" Type="http://schemas.openxmlformats.org/officeDocument/2006/relationships/image" Target="media/image11.png"/><Relationship Id="rId165" Type="http://schemas.openxmlformats.org/officeDocument/2006/relationships/hyperlink" Target="http://www.ebi.ac.uk/ols/beta/ontologies/ms/terms?iri=http://purl.obolibrary.org/obo/MS_1001203" TargetMode="External"/><Relationship Id="rId372" Type="http://schemas.openxmlformats.org/officeDocument/2006/relationships/hyperlink" Target="http://www.ebi.ac.uk/ols/beta/ontologies/ms/terms?iri=http://purl.obolibrary.org/obo/MS_1000798" TargetMode="External"/><Relationship Id="rId428" Type="http://schemas.openxmlformats.org/officeDocument/2006/relationships/hyperlink" Target="http://www.ebi.ac.uk/ols/beta/ontologies/ms/terms?iri=http://purl.obolibrary.org/obo/MS_1001032" TargetMode="External"/><Relationship Id="rId232" Type="http://schemas.openxmlformats.org/officeDocument/2006/relationships/hyperlink" Target="http://www.ebi.ac.uk/ols/beta/ontologies/ms/terms?iri=http://purl.obolibrary.org/obo/MS_1001160" TargetMode="External"/><Relationship Id="rId274" Type="http://schemas.openxmlformats.org/officeDocument/2006/relationships/hyperlink" Target="http://www.ebi.ac.uk/ols/beta/ontologies/ms/terms?iri=http://purl.obolibrary.org/obo/MS_1001271" TargetMode="External"/><Relationship Id="rId27" Type="http://schemas.openxmlformats.org/officeDocument/2006/relationships/image" Target="media/image5.emf"/><Relationship Id="rId69" Type="http://schemas.openxmlformats.org/officeDocument/2006/relationships/hyperlink" Target="http://www.ebi.ac.uk/ols/beta/ontologies/ms/terms?iri=http://purl.obolibrary.org/obo/MS_1001084" TargetMode="External"/><Relationship Id="rId134" Type="http://schemas.openxmlformats.org/officeDocument/2006/relationships/hyperlink" Target="http://www.ebi.ac.uk/ols/beta/ontologies/ms/terms?iri=http://purl.obolibrary.org/obo/MS_1001242" TargetMode="External"/><Relationship Id="rId80" Type="http://schemas.openxmlformats.org/officeDocument/2006/relationships/hyperlink" Target="http://www.ebi.ac.uk/ols/beta/ontologies/ms/terms?iri=http://purl.obolibrary.org/obo/MS_1001342" TargetMode="External"/><Relationship Id="rId176" Type="http://schemas.openxmlformats.org/officeDocument/2006/relationships/hyperlink" Target="http://www.ebi.ac.uk/ols/beta/ontologies/ms/terms?iri=http://purl.obolibrary.org/obo/MS_1000926" TargetMode="External"/><Relationship Id="rId341" Type="http://schemas.openxmlformats.org/officeDocument/2006/relationships/hyperlink" Target="http://www.ebi.ac.uk/ols/beta/ontologies/ms/terms?iri=http://purl.obolibrary.org/obo/MS_1000601" TargetMode="External"/><Relationship Id="rId383" Type="http://schemas.openxmlformats.org/officeDocument/2006/relationships/hyperlink" Target="http://www.ebi.ac.uk/ols/beta/ontologies/ms/terms?iri=http://purl.obolibrary.org/obo/MS_1000770" TargetMode="External"/><Relationship Id="rId439" Type="http://schemas.openxmlformats.org/officeDocument/2006/relationships/hyperlink" Target="http://www.ebi.ac.uk/ols/beta/ontologies/ms/terms?iri=http://purl.obolibrary.org/obo/MS_1001158" TargetMode="External"/><Relationship Id="rId201" Type="http://schemas.openxmlformats.org/officeDocument/2006/relationships/hyperlink" Target="http://www.ebi.ac.uk/ols/beta/ontologies/ms/terms?iri=http://purl.obolibrary.org/obo/MS_1001147" TargetMode="External"/><Relationship Id="rId243" Type="http://schemas.openxmlformats.org/officeDocument/2006/relationships/hyperlink" Target="http://www.ebi.ac.uk/ols/beta/ontologies/ms/terms?iri=http://purl.obolibrary.org/obo/MS_1001454" TargetMode="External"/><Relationship Id="rId285" Type="http://schemas.openxmlformats.org/officeDocument/2006/relationships/hyperlink" Target="http://www.ebi.ac.uk/ols/beta/ontologies/ms/terms?iri=http://purl.obolibrary.org/obo/MS_1001270" TargetMode="External"/><Relationship Id="rId450" Type="http://schemas.openxmlformats.org/officeDocument/2006/relationships/hyperlink" Target="http://www.ebi.ac.uk/ols/beta/ontologies/ms/terms?iri=http://purl.obolibrary.org/obo/MS_1001423" TargetMode="External"/><Relationship Id="rId38" Type="http://schemas.openxmlformats.org/officeDocument/2006/relationships/hyperlink" Target="http://www.ebi.ac.uk/ols/beta/ontologies/ms/terms?iri=http://purl.obolibrary.org/obo/MS_1001026" TargetMode="External"/><Relationship Id="rId103" Type="http://schemas.openxmlformats.org/officeDocument/2006/relationships/hyperlink" Target="http://www.ebi.ac.uk/ols/beta/ontologies/ms/terms?iri=http://purl.obolibrary.org/obo/MS_1001308" TargetMode="External"/><Relationship Id="rId310" Type="http://schemas.openxmlformats.org/officeDocument/2006/relationships/hyperlink" Target="http://www.ebi.ac.uk/ols/beta/ontologies/ms/terms?iri=http://purl.obolibrary.org/obo/MS_1002028" TargetMode="External"/><Relationship Id="rId91" Type="http://schemas.openxmlformats.org/officeDocument/2006/relationships/hyperlink" Target="http://www.ebi.ac.uk/ols/beta/ontologies/ms/terms?iri=http://purl.obolibrary.org/obo/MS_1001467" TargetMode="External"/><Relationship Id="rId145" Type="http://schemas.openxmlformats.org/officeDocument/2006/relationships/hyperlink" Target="http://www.ebi.ac.uk/ols/beta/ontologies/ms/terms?iri=http://purl.obolibrary.org/obo/MS_1000564" TargetMode="External"/><Relationship Id="rId187" Type="http://schemas.openxmlformats.org/officeDocument/2006/relationships/hyperlink" Target="http://www.ebi.ac.uk/ols/beta/ontologies/ms/terms?iri=http://purl.obolibrary.org/obo/MS_1001226" TargetMode="External"/><Relationship Id="rId352" Type="http://schemas.openxmlformats.org/officeDocument/2006/relationships/hyperlink" Target="http://www.ebi.ac.uk/ols/beta/ontologies/ms/terms?iri=http://purl.obolibrary.org/obo/MS_1002058" TargetMode="External"/><Relationship Id="rId394" Type="http://schemas.openxmlformats.org/officeDocument/2006/relationships/hyperlink" Target="http://www.ebi.ac.uk/ols/beta/ontologies/ms/terms?iri=http://purl.obolibrary.org/obo/MS_1001531" TargetMode="External"/><Relationship Id="rId408" Type="http://schemas.openxmlformats.org/officeDocument/2006/relationships/hyperlink" Target="http://www.ebi.ac.uk/ols/beta/ontologies/ms/terms?iri=http://purl.obolibrary.org/obo/MS_1001153" TargetMode="External"/><Relationship Id="rId212" Type="http://schemas.openxmlformats.org/officeDocument/2006/relationships/hyperlink" Target="http://www.ebi.ac.uk/ols/beta/ontologies/ms/terms?iri=http://purl.obolibrary.org/obo/MS_1001116" TargetMode="External"/><Relationship Id="rId254" Type="http://schemas.openxmlformats.org/officeDocument/2006/relationships/hyperlink" Target="http://www.ebi.ac.uk/ols/beta/ontologies/ms/terms?iri=http://purl.obolibrary.org/obo/MS_1001595" TargetMode="External"/><Relationship Id="rId49" Type="http://schemas.openxmlformats.org/officeDocument/2006/relationships/hyperlink" Target="http://www.ebi.ac.uk/ols/beta/ontologies/ms/terms?iri=http://purl.obolibrary.org/obo/MS_1001212" TargetMode="External"/><Relationship Id="rId114" Type="http://schemas.openxmlformats.org/officeDocument/2006/relationships/hyperlink" Target="http://www.ebi.ac.uk/ols/beta/ontologies/ms/terms?iri=http://purl.obolibrary.org/obo/MS_1001468" TargetMode="External"/><Relationship Id="rId296" Type="http://schemas.openxmlformats.org/officeDocument/2006/relationships/hyperlink" Target="http://www.ebi.ac.uk/ols/beta/ontologies/ms/terms?iri=http://purl.obolibrary.org/obo/MS_1001021" TargetMode="External"/><Relationship Id="rId461" Type="http://schemas.microsoft.com/office/2016/09/relationships/commentsIds" Target="commentsIds.xml"/><Relationship Id="rId60" Type="http://schemas.openxmlformats.org/officeDocument/2006/relationships/hyperlink" Target="http://www.ebi.ac.uk/ols/beta/ontologies/ms/terms?iri=http://purl.obolibrary.org/obo/MS_1001028" TargetMode="External"/><Relationship Id="rId156" Type="http://schemas.openxmlformats.org/officeDocument/2006/relationships/hyperlink" Target="http://www.ebi.ac.uk/ols/beta/ontologies/ms/terms?iri=http://purl.obolibrary.org/obo/MS_1001022" TargetMode="External"/><Relationship Id="rId198" Type="http://schemas.openxmlformats.org/officeDocument/2006/relationships/hyperlink" Target="http://www.ebi.ac.uk/ols/beta/ontologies/ms/terms?iri=http://purl.obolibrary.org/obo/MS_1000587" TargetMode="External"/><Relationship Id="rId321" Type="http://schemas.openxmlformats.org/officeDocument/2006/relationships/hyperlink" Target="http://www.ebi.ac.uk/ols/beta/ontologies/ms/terms?iri=http://purl.obolibrary.org/obo/MS_1001081" TargetMode="External"/><Relationship Id="rId363" Type="http://schemas.openxmlformats.org/officeDocument/2006/relationships/hyperlink" Target="http://www.ebi.ac.uk/ols/beta/ontologies/ms/terms?iri=http://purl.obolibrary.org/obo/MS_1001035" TargetMode="External"/><Relationship Id="rId419" Type="http://schemas.openxmlformats.org/officeDocument/2006/relationships/hyperlink" Target="http://www.ebi.ac.uk/ols/beta/ontologies/ms/terms?iri=http://purl.obolibrary.org/obo/MS_1001153" TargetMode="External"/><Relationship Id="rId223" Type="http://schemas.openxmlformats.org/officeDocument/2006/relationships/hyperlink" Target="http://www.ebi.ac.uk/ols/beta/ontologies/ms/terms?iri=http://purl.obolibrary.org/obo/MS_1001116" TargetMode="External"/><Relationship Id="rId430" Type="http://schemas.openxmlformats.org/officeDocument/2006/relationships/hyperlink" Target="http://www.ebi.ac.uk/ols/beta/ontologies/ms/terms?iri=http://purl.obolibrary.org/obo/MS_1001038"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1177" TargetMode="External"/><Relationship Id="rId125" Type="http://schemas.openxmlformats.org/officeDocument/2006/relationships/hyperlink" Target="http://www.ebi.ac.uk/ols/beta/ontologies/ms/terms?iri=http://purl.obolibrary.org/obo/MS_1001353" TargetMode="External"/><Relationship Id="rId167" Type="http://schemas.openxmlformats.org/officeDocument/2006/relationships/hyperlink" Target="http://www.ebi.ac.uk/ols/beta/ontologies/ms/terms?iri=http://purl.obolibrary.org/obo/MS_1001467" TargetMode="External"/><Relationship Id="rId332" Type="http://schemas.openxmlformats.org/officeDocument/2006/relationships/hyperlink" Target="http://www.ebi.ac.uk/ols/beta/ontologies/ms/terms?iri=http://purl.obolibrary.org/obo/MS_1000532" TargetMode="External"/><Relationship Id="rId374" Type="http://schemas.openxmlformats.org/officeDocument/2006/relationships/hyperlink" Target="http://www.ebi.ac.uk/ols/beta/ontologies/ms/terms?iri=http://purl.obolibrary.org/obo/MS_1000904" TargetMode="External"/><Relationship Id="rId71" Type="http://schemas.openxmlformats.org/officeDocument/2006/relationships/hyperlink" Target="http://www.ebi.ac.uk/ols/beta/ontologies/ms/terms?iri=http://purl.obolibrary.org/obo/MS_1001142" TargetMode="External"/><Relationship Id="rId234" Type="http://schemas.openxmlformats.org/officeDocument/2006/relationships/hyperlink" Target="http://www.ebi.ac.uk/ols/beta/ontologies/ms/terms?iri=http://purl.obolibrary.org/obo/MS_1001162" TargetMode="External"/><Relationship Id="rId2" Type="http://schemas.openxmlformats.org/officeDocument/2006/relationships/numbering" Target="numbering.xml"/><Relationship Id="rId29" Type="http://schemas.openxmlformats.org/officeDocument/2006/relationships/comments" Target="comments.xml"/><Relationship Id="rId276" Type="http://schemas.openxmlformats.org/officeDocument/2006/relationships/hyperlink" Target="http://www.ebi.ac.uk/ols/beta/ontologies/ms/terms?iri=http://purl.obolibrary.org/obo/MS_1001267" TargetMode="External"/><Relationship Id="rId441" Type="http://schemas.openxmlformats.org/officeDocument/2006/relationships/hyperlink" Target="http://www.ebi.ac.uk/ols/beta/ontologies/ms/terms?iri=http://purl.obolibrary.org/obo/MS_1001160" TargetMode="External"/><Relationship Id="rId40" Type="http://schemas.openxmlformats.org/officeDocument/2006/relationships/hyperlink" Target="http://www.ebi.ac.uk/ols/beta/ontologies/ms/terms?iri=http://purl.obolibrary.org/obo/MS_1001032" TargetMode="External"/><Relationship Id="rId115" Type="http://schemas.openxmlformats.org/officeDocument/2006/relationships/hyperlink" Target="http://www.ebi.ac.uk/ols/beta/ontologies/ms/terms?iri=http://purl.obolibrary.org/obo/MS_1001469" TargetMode="External"/><Relationship Id="rId136" Type="http://schemas.openxmlformats.org/officeDocument/2006/relationships/hyperlink" Target="http://www.ebi.ac.uk/ols/beta/ontologies/ms/terms?iri=http://purl.obolibrary.org/obo/MS_1001275" TargetMode="External"/><Relationship Id="rId157" Type="http://schemas.openxmlformats.org/officeDocument/2006/relationships/hyperlink" Target="http://www.ebi.ac.uk/ols/beta/ontologies/ms/terms?iri=http://purl.obolibrary.org/obo/MS_1001023" TargetMode="External"/><Relationship Id="rId178" Type="http://schemas.openxmlformats.org/officeDocument/2006/relationships/hyperlink" Target="http://www.ebi.ac.uk/ols/beta/ontologies/ms/terms?iri=http://purl.obolibrary.org/obo/MS_1001222" TargetMode="External"/><Relationship Id="rId301" Type="http://schemas.openxmlformats.org/officeDocument/2006/relationships/hyperlink" Target="http://www.ebi.ac.uk/ols/beta/ontologies/ms/terms?iri=http://purl.obolibrary.org/obo/MS_1001011" TargetMode="External"/><Relationship Id="rId322" Type="http://schemas.openxmlformats.org/officeDocument/2006/relationships/hyperlink" Target="http://www.ebi.ac.uk/ols/beta/ontologies/ms/terms?iri=http://purl.obolibrary.org/obo/MS_1001082" TargetMode="External"/><Relationship Id="rId343" Type="http://schemas.openxmlformats.org/officeDocument/2006/relationships/hyperlink" Target="http://www.ebi.ac.uk/ols/beta/ontologies/ms/terms?iri=http://purl.obolibrary.org/obo/MS_1000561" TargetMode="External"/><Relationship Id="rId364" Type="http://schemas.openxmlformats.org/officeDocument/2006/relationships/hyperlink" Target="http://www.ebi.ac.uk/ols/beta/ontologies/ms/terms?iri=http://purl.obolibrary.org/obo/MS_1001036" TargetMode="External"/><Relationship Id="rId61" Type="http://schemas.openxmlformats.org/officeDocument/2006/relationships/hyperlink" Target="http://www.ebi.ac.uk/ols/beta/ontologies/ms/terms?iri=http://purl.obolibrary.org/obo/MS_1001032" TargetMode="External"/><Relationship Id="rId82" Type="http://schemas.openxmlformats.org/officeDocument/2006/relationships/hyperlink" Target="http://www.ebi.ac.uk/ols/beta/ontologies/ms/terms?iri=http://purl.obolibrary.org/obo/MS_1001090" TargetMode="External"/><Relationship Id="rId199" Type="http://schemas.openxmlformats.org/officeDocument/2006/relationships/hyperlink" Target="http://www.ebi.ac.uk/ols/beta/ontologies/ms/terms?iri=http://purl.obolibrary.org/obo/MS_1000589" TargetMode="External"/><Relationship Id="rId203" Type="http://schemas.openxmlformats.org/officeDocument/2006/relationships/hyperlink" Target="http://www.ebi.ac.uk/ols/beta/ontologies/ms/terms?iri=http://purl.obolibrary.org/obo/MS_1001165" TargetMode="External"/><Relationship Id="rId385" Type="http://schemas.openxmlformats.org/officeDocument/2006/relationships/hyperlink" Target="http://www.ebi.ac.uk/ols/beta/ontologies/ms/terms?iri=http://purl.obolibrary.org/obo/MS_1000772"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2402" TargetMode="External"/><Relationship Id="rId245" Type="http://schemas.openxmlformats.org/officeDocument/2006/relationships/hyperlink" Target="http://www.ebi.ac.uk/ols/beta/ontologies/ms/terms?iri=http://purl.obolibrary.org/obo/MS_1001494" TargetMode="External"/><Relationship Id="rId266" Type="http://schemas.openxmlformats.org/officeDocument/2006/relationships/hyperlink" Target="http://www.ebi.ac.uk/ols/beta/ontologies/ms/terms?iri=http://purl.obolibrary.org/obo/MS_1002404" TargetMode="External"/><Relationship Id="rId287" Type="http://schemas.openxmlformats.org/officeDocument/2006/relationships/hyperlink" Target="http://www.ebi.ac.uk/ols/beta/ontologies/ms/terms?iri=http://purl.obolibrary.org/obo/MS_1000561" TargetMode="External"/><Relationship Id="rId410" Type="http://schemas.openxmlformats.org/officeDocument/2006/relationships/hyperlink" Target="http://www.ebi.ac.uk/ols/beta/ontologies/ms/terms?iri=http://purl.obolibrary.org/obo/MS_1001155" TargetMode="External"/><Relationship Id="rId431" Type="http://schemas.openxmlformats.org/officeDocument/2006/relationships/hyperlink" Target="http://www.ebi.ac.uk/ols/beta/ontologies/ms/terms?iri=http://purl.obolibrary.org/obo/MS_1001042" TargetMode="External"/><Relationship Id="rId452" Type="http://schemas.openxmlformats.org/officeDocument/2006/relationships/hyperlink" Target="http://www.matrixscience.com/help/fragmentation_help.html" TargetMode="External"/><Relationship Id="rId30" Type="http://schemas.microsoft.com/office/2011/relationships/commentsExtended" Target="commentsExtended.xml"/><Relationship Id="rId105" Type="http://schemas.openxmlformats.org/officeDocument/2006/relationships/hyperlink" Target="http://www.ebi.ac.uk/ols/beta/ontologies/ms/terms?iri=http://purl.obolibrary.org/obo/MS_1001310" TargetMode="External"/><Relationship Id="rId126" Type="http://schemas.openxmlformats.org/officeDocument/2006/relationships/hyperlink" Target="http://www.ebi.ac.uk/ols/beta/ontologies/ms/terms?iri=http://purl.obolibrary.org/obo/MS_1001462" TargetMode="External"/><Relationship Id="rId147" Type="http://schemas.openxmlformats.org/officeDocument/2006/relationships/hyperlink" Target="http://www.ebi.ac.uk/ols/beta/ontologies/ms/terms?iri=http://purl.obolibrary.org/obo/MS_1000566" TargetMode="External"/><Relationship Id="rId168" Type="http://schemas.openxmlformats.org/officeDocument/2006/relationships/hyperlink" Target="http://www.ebi.ac.uk/ols/beta/ontologies/ms/terms?iri=http://purl.obolibrary.org/obo/MS_1001468" TargetMode="External"/><Relationship Id="rId312" Type="http://schemas.openxmlformats.org/officeDocument/2006/relationships/hyperlink" Target="http://www.ebi.ac.uk/ols/beta/ontologies/ms/terms?iri=http://purl.obolibrary.org/obo/MS_1002030" TargetMode="External"/><Relationship Id="rId333" Type="http://schemas.openxmlformats.org/officeDocument/2006/relationships/hyperlink" Target="http://www.ebi.ac.uk/ols/beta/ontologies/ms/terms?iri=http://purl.obolibrary.org/obo/MS_1000533" TargetMode="External"/><Relationship Id="rId354" Type="http://schemas.openxmlformats.org/officeDocument/2006/relationships/hyperlink" Target="http://www.ebi.ac.uk/ols/beta/ontologies/ms/terms?iri=http://purl.obolibrary.org/obo/MS_1001405" TargetMode="External"/><Relationship Id="rId51" Type="http://schemas.openxmlformats.org/officeDocument/2006/relationships/hyperlink" Target="http://www.ebi.ac.uk/ols/beta/ontologies/ms/terms?iri=http://purl.obolibrary.org/obo/MS_1001256" TargetMode="External"/><Relationship Id="rId72" Type="http://schemas.openxmlformats.org/officeDocument/2006/relationships/hyperlink" Target="http://www.ebi.ac.uk/ols/beta/ontologies/ms/terms?iri=http://purl.obolibrary.org/obo/MS_1001285" TargetMode="External"/><Relationship Id="rId93" Type="http://schemas.openxmlformats.org/officeDocument/2006/relationships/hyperlink" Target="http://www.ebi.ac.uk/ols/beta/ontologies/ms/terms?iri=http://purl.obolibrary.org/obo/MS_1001469" TargetMode="External"/><Relationship Id="rId189" Type="http://schemas.openxmlformats.org/officeDocument/2006/relationships/hyperlink" Target="http://www.ebi.ac.uk/ols/beta/ontologies/ms/terms?iri=http://purl.obolibrary.org/obo/MS_1001227" TargetMode="External"/><Relationship Id="rId375" Type="http://schemas.openxmlformats.org/officeDocument/2006/relationships/hyperlink" Target="http://www.ebi.ac.uk/ols/beta/ontologies/ms/terms?iri=http://purl.obolibrary.org/obo/MS_1000926" TargetMode="External"/><Relationship Id="rId396" Type="http://schemas.openxmlformats.org/officeDocument/2006/relationships/hyperlink" Target="http://www.ebi.ac.uk/ols/beta/ontologies/ms/terms?iri=http://purl.obolibrary.org/obo/MS_1001302"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93" TargetMode="External"/><Relationship Id="rId235" Type="http://schemas.openxmlformats.org/officeDocument/2006/relationships/hyperlink" Target="http://www.ebi.ac.uk/ols/beta/ontologies/ms/terms?iri=http://purl.obolibrary.org/obo/MS_1001163" TargetMode="External"/><Relationship Id="rId256" Type="http://schemas.openxmlformats.org/officeDocument/2006/relationships/hyperlink" Target="http://www.ebi.ac.uk/ols/beta/ontologies/ms/terms?iri=http://purl.obolibrary.org/obo/MS_1001597" TargetMode="External"/><Relationship Id="rId277" Type="http://schemas.openxmlformats.org/officeDocument/2006/relationships/hyperlink" Target="http://www.ebi.ac.uk/ols/beta/ontologies/ms/terms?iri=http://purl.obolibrary.org/obo/MS_1001268" TargetMode="External"/><Relationship Id="rId298" Type="http://schemas.openxmlformats.org/officeDocument/2006/relationships/hyperlink" Target="http://www.ebi.ac.uk/ols/beta/ontologies/ms/terms?iri=http://purl.obolibrary.org/obo/MS_1001023" TargetMode="External"/><Relationship Id="rId400" Type="http://schemas.openxmlformats.org/officeDocument/2006/relationships/hyperlink" Target="http://www.ebi.ac.uk/ols/beta/ontologies/ms/terms?iri=http://purl.obolibrary.org/obo/MS_1001026" TargetMode="External"/><Relationship Id="rId421" Type="http://schemas.openxmlformats.org/officeDocument/2006/relationships/hyperlink" Target="http://www.ebi.ac.uk/ols/beta/ontologies/ms/terms?iri=http://purl.obolibrary.org/obo/MS_1001448" TargetMode="External"/><Relationship Id="rId442" Type="http://schemas.openxmlformats.org/officeDocument/2006/relationships/hyperlink" Target="http://www.ebi.ac.uk/ols/beta/ontologies/ms/terms?iri=http://purl.obolibrary.org/obo/MS_1001161" TargetMode="External"/><Relationship Id="rId116" Type="http://schemas.openxmlformats.org/officeDocument/2006/relationships/hyperlink" Target="http://www.ebi.ac.uk/ols/beta/ontologies/ms/terms?iri=http://purl.obolibrary.org/obo/MS_1001470" TargetMode="External"/><Relationship Id="rId137" Type="http://schemas.openxmlformats.org/officeDocument/2006/relationships/hyperlink" Target="http://www.ebi.ac.uk/ols/beta/ontologies/ms/terms?iri=http://purl.obolibrary.org/obo/MS_1001276" TargetMode="External"/><Relationship Id="rId158" Type="http://schemas.openxmlformats.org/officeDocument/2006/relationships/hyperlink" Target="http://www.ebi.ac.uk/ols/beta/ontologies/ms/terms?iri=http://purl.obolibrary.org/obo/MS_1001027" TargetMode="External"/><Relationship Id="rId302" Type="http://schemas.openxmlformats.org/officeDocument/2006/relationships/hyperlink" Target="http://www.ebi.ac.uk/ols/beta/ontologies/ms/terms?iri=http://purl.obolibrary.org/obo/MS_1002509" TargetMode="External"/><Relationship Id="rId323" Type="http://schemas.openxmlformats.org/officeDocument/2006/relationships/hyperlink" Target="http://www.ebi.ac.uk/ols/beta/ontologies/ms/terms?iri=http://purl.obolibrary.org/obo/MS_1001083" TargetMode="External"/><Relationship Id="rId344" Type="http://schemas.openxmlformats.org/officeDocument/2006/relationships/hyperlink" Target="http://www.ebi.ac.uk/ols/beta/ontologies/ms/terms?iri=http://purl.obolibrary.org/obo/MS_1000568"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37" TargetMode="External"/><Relationship Id="rId62" Type="http://schemas.openxmlformats.org/officeDocument/2006/relationships/hyperlink" Target="http://www.ebi.ac.uk/ols/beta/ontologies/ms/terms?iri=http://purl.obolibrary.org/obo/MS_1001037" TargetMode="External"/><Relationship Id="rId83" Type="http://schemas.openxmlformats.org/officeDocument/2006/relationships/hyperlink" Target="http://www.ebi.ac.uk/ols/beta/ontologies/ms/terms?iri=http://purl.obolibrary.org/obo/MS_1001343" TargetMode="External"/><Relationship Id="rId179" Type="http://schemas.openxmlformats.org/officeDocument/2006/relationships/hyperlink" Target="http://www.ebi.ac.uk/ols/beta/ontologies/ms/terms?iri=http://purl.obolibrary.org/obo/MS_1001223" TargetMode="External"/><Relationship Id="rId365" Type="http://schemas.openxmlformats.org/officeDocument/2006/relationships/hyperlink" Target="http://www.ebi.ac.uk/ols/beta/ontologies/ms/terms?iri=http://purl.obolibrary.org/obo/MS_1001405" TargetMode="External"/><Relationship Id="rId386" Type="http://schemas.openxmlformats.org/officeDocument/2006/relationships/hyperlink" Target="http://www.ebi.ac.uk/ols/beta/ontologies/ms/terms?iri=http://purl.obolibrary.org/obo/MS_1000773" TargetMode="External"/><Relationship Id="rId190" Type="http://schemas.openxmlformats.org/officeDocument/2006/relationships/hyperlink" Target="http://www.ebi.ac.uk/ols/beta/ontologies/ms/terms?iri=http://purl.obolibrary.org/obo/MS_1000588" TargetMode="External"/><Relationship Id="rId204" Type="http://schemas.openxmlformats.org/officeDocument/2006/relationships/hyperlink" Target="http://www.ebi.ac.uk/ols/beta/ontologies/ms/terms?iri=http://purl.obolibrary.org/obo/MS_1001301" TargetMode="External"/><Relationship Id="rId225" Type="http://schemas.openxmlformats.org/officeDocument/2006/relationships/hyperlink" Target="http://www.ebi.ac.uk/ols/beta/ontologies/ms/terms?iri=http://purl.obolibrary.org/obo/MS_1001153" TargetMode="External"/><Relationship Id="rId246" Type="http://schemas.openxmlformats.org/officeDocument/2006/relationships/hyperlink" Target="http://www.ebi.ac.uk/ols/beta/ontologies/ms/terms?iri=http://purl.obolibrary.org/obo/MS_1001574" TargetMode="External"/><Relationship Id="rId267" Type="http://schemas.openxmlformats.org/officeDocument/2006/relationships/hyperlink" Target="http://www.ebi.ac.uk/ols/beta/ontologies/ms/terms?iri=http://purl.obolibrary.org/obo/MS_1002404" TargetMode="External"/><Relationship Id="rId288" Type="http://schemas.openxmlformats.org/officeDocument/2006/relationships/hyperlink" Target="http://www.ebi.ac.uk/ols/beta/ontologies/ms/terms?iri=http://purl.obolibrary.org/obo/MS_1000568" TargetMode="External"/><Relationship Id="rId411" Type="http://schemas.openxmlformats.org/officeDocument/2006/relationships/hyperlink" Target="http://www.ebi.ac.uk/ols/beta/ontologies/ms/terms?iri=http://purl.obolibrary.org/obo/MS_1001156" TargetMode="External"/><Relationship Id="rId432" Type="http://schemas.openxmlformats.org/officeDocument/2006/relationships/hyperlink" Target="http://www.ebi.ac.uk/ols/beta/ontologies/ms/terms?iri=http://purl.obolibrary.org/obo/MS_1001046" TargetMode="External"/><Relationship Id="rId453" Type="http://schemas.openxmlformats.org/officeDocument/2006/relationships/hyperlink" Target="http://www.pcre.org" TargetMode="External"/><Relationship Id="rId106" Type="http://schemas.openxmlformats.org/officeDocument/2006/relationships/hyperlink" Target="http://www.ebi.ac.uk/ols/beta/ontologies/ms/terms?iri=http://purl.obolibrary.org/obo/MS_1001045" TargetMode="External"/><Relationship Id="rId127" Type="http://schemas.openxmlformats.org/officeDocument/2006/relationships/hyperlink" Target="http://www.ebi.ac.uk/ols/beta/ontologies/ms/terms?iri=http://purl.obolibrary.org/obo/MS_1002659" TargetMode="External"/><Relationship Id="rId313" Type="http://schemas.openxmlformats.org/officeDocument/2006/relationships/hyperlink" Target="http://www.ebi.ac.uk/ols/beta/ontologies/ms/terms?iri=http://purl.obolibrary.org/obo/MS_1001460" TargetMode="External"/><Relationship Id="rId10" Type="http://schemas.openxmlformats.org/officeDocument/2006/relationships/hyperlink" Target="http://www.ietf.org/rfc/rfc2119.txt" TargetMode="External"/><Relationship Id="rId31" Type="http://schemas.openxmlformats.org/officeDocument/2006/relationships/hyperlink" Target="https://github.com/HUPO-PSI/mzIdentML/tree/master/examples/1_2examples" TargetMode="External"/><Relationship Id="rId52" Type="http://schemas.openxmlformats.org/officeDocument/2006/relationships/hyperlink" Target="http://www.ebi.ac.uk/ols/beta/ontologies/ms/terms?iri=http://purl.obolibrary.org/obo/MS_1001359" TargetMode="External"/><Relationship Id="rId73" Type="http://schemas.openxmlformats.org/officeDocument/2006/relationships/hyperlink" Target="http://www.ebi.ac.uk/ols/beta/ontologies/ms/terms?iri=http://purl.obolibrary.org/obo/MS_1001286" TargetMode="External"/><Relationship Id="rId94" Type="http://schemas.openxmlformats.org/officeDocument/2006/relationships/hyperlink" Target="http://www.ebi.ac.uk/ols/beta/ontologies/ms/terms?iri=http://purl.obolibrary.org/obo/MS_1001470" TargetMode="External"/><Relationship Id="rId148" Type="http://schemas.openxmlformats.org/officeDocument/2006/relationships/hyperlink" Target="http://www.ebi.ac.uk/ols/beta/ontologies/ms/terms?iri=http://purl.obolibrary.org/obo/MS_1000567" TargetMode="External"/><Relationship Id="rId169" Type="http://schemas.openxmlformats.org/officeDocument/2006/relationships/hyperlink" Target="http://www.ebi.ac.uk/ols/beta/ontologies/ms/terms?iri=http://purl.obolibrary.org/obo/MS_1001469" TargetMode="External"/><Relationship Id="rId334" Type="http://schemas.openxmlformats.org/officeDocument/2006/relationships/hyperlink" Target="http://www.ebi.ac.uk/ols/beta/ontologies/ms/terms?iri=http://purl.obolibrary.org/obo/MS_1000534" TargetMode="External"/><Relationship Id="rId355" Type="http://schemas.openxmlformats.org/officeDocument/2006/relationships/hyperlink" Target="http://www.ebi.ac.uk/ols/beta/ontologies/ms/terms?iri=http://purl.obolibrary.org/obo/MS_1000016" TargetMode="External"/><Relationship Id="rId376" Type="http://schemas.openxmlformats.org/officeDocument/2006/relationships/hyperlink" Target="http://www.ebi.ac.uk/ols/beta/ontologies/ms/terms?iri=http://purl.obolibrary.org/obo/MS_1001030" TargetMode="External"/><Relationship Id="rId397" Type="http://schemas.openxmlformats.org/officeDocument/2006/relationships/hyperlink" Target="http://www.ebi.ac.uk/ols/beta/ontologies/ms/terms?iri=http://purl.obolibrary.org/obo/MS_1001005"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4" TargetMode="External"/><Relationship Id="rId215" Type="http://schemas.openxmlformats.org/officeDocument/2006/relationships/hyperlink" Target="http://www.ebi.ac.uk/ols/beta/ontologies/ms/terms?iri=http://purl.obolibrary.org/obo/MS_1001097" TargetMode="External"/><Relationship Id="rId236" Type="http://schemas.openxmlformats.org/officeDocument/2006/relationships/hyperlink" Target="http://www.ebi.ac.uk/ols/beta/ontologies/ms/terms?iri=http://purl.obolibrary.org/obo/MS_1001153" TargetMode="External"/><Relationship Id="rId257" Type="http://schemas.openxmlformats.org/officeDocument/2006/relationships/hyperlink" Target="http://www.ebi.ac.uk/ols/beta/ontologies/ms/terms?iri=http://purl.obolibrary.org/obo/MS_1001598" TargetMode="External"/><Relationship Id="rId278" Type="http://schemas.openxmlformats.org/officeDocument/2006/relationships/hyperlink" Target="http://www.ebi.ac.uk/ols/beta/ontologies/ms/terms?iri=http://purl.obolibrary.org/obo/MS_1001269" TargetMode="External"/><Relationship Id="rId401" Type="http://schemas.openxmlformats.org/officeDocument/2006/relationships/hyperlink" Target="http://www.ebi.ac.uk/ols/beta/ontologies/ms/terms?iri=http://purl.obolibrary.org/obo/MS_1001028" TargetMode="External"/><Relationship Id="rId422" Type="http://schemas.openxmlformats.org/officeDocument/2006/relationships/hyperlink" Target="http://www.ebi.ac.uk/ols/beta/ontologies/ms/terms?iri=http://purl.obolibrary.org/obo/MS_1001302" TargetMode="External"/><Relationship Id="rId443" Type="http://schemas.openxmlformats.org/officeDocument/2006/relationships/hyperlink" Target="http://www.ebi.ac.uk/ols/beta/ontologies/ms/terms?iri=http://purl.obolibrary.org/obo/MS_1001162" TargetMode="External"/><Relationship Id="rId303" Type="http://schemas.openxmlformats.org/officeDocument/2006/relationships/hyperlink" Target="http://www.ebi.ac.uk/ols/beta/ontologies/ms/terms?iri=http://purl.obolibrary.org/obo/MS_1002510" TargetMode="External"/><Relationship Id="rId42" Type="http://schemas.openxmlformats.org/officeDocument/2006/relationships/hyperlink" Target="http://www.ebi.ac.uk/ols/beta/ontologies/ms/terms?iri=http://purl.obolibrary.org/obo/MS_1001038" TargetMode="External"/><Relationship Id="rId84" Type="http://schemas.openxmlformats.org/officeDocument/2006/relationships/hyperlink" Target="http://www.ebi.ac.uk/ols/beta/ontologies/ms/terms?iri=http://purl.obolibrary.org/obo/MS_1001344" TargetMode="External"/><Relationship Id="rId138" Type="http://schemas.openxmlformats.org/officeDocument/2006/relationships/hyperlink" Target="http://www.ebi.ac.uk/ols/beta/ontologies/ms/terms?iri=http://purl.obolibrary.org/obo/MS_1001399" TargetMode="External"/><Relationship Id="rId345" Type="http://schemas.openxmlformats.org/officeDocument/2006/relationships/hyperlink" Target="http://www.ebi.ac.uk/ols/beta/ontologies/ms/terms?iri=http://purl.obolibrary.org/obo/MS_1000569" TargetMode="External"/><Relationship Id="rId387" Type="http://schemas.openxmlformats.org/officeDocument/2006/relationships/hyperlink" Target="http://www.ebi.ac.uk/ols/beta/ontologies/ms/terms?iri=http://purl.obolibrary.org/obo/MS_1000774" TargetMode="External"/><Relationship Id="rId191" Type="http://schemas.openxmlformats.org/officeDocument/2006/relationships/hyperlink" Target="http://www.ebi.ac.uk/ols/beta/ontologies/ms/terms?iri=http://purl.obolibrary.org/obo/MS_1000587" TargetMode="External"/><Relationship Id="rId205" Type="http://schemas.openxmlformats.org/officeDocument/2006/relationships/hyperlink" Target="http://www.ebi.ac.uk/ols/beta/ontologies/ms/terms?iri=http://purl.obolibrary.org/obo/MS_1002236" TargetMode="External"/><Relationship Id="rId247" Type="http://schemas.openxmlformats.org/officeDocument/2006/relationships/hyperlink" Target="http://www.ebi.ac.uk/ols/beta/ontologies/ms/terms?iri=http://purl.obolibrary.org/obo/MS_1002055" TargetMode="External"/><Relationship Id="rId412" Type="http://schemas.openxmlformats.org/officeDocument/2006/relationships/hyperlink" Target="http://www.ebi.ac.uk/ols/beta/ontologies/ms/terms?iri=http://purl.obolibrary.org/obo/MS_1001157" TargetMode="External"/><Relationship Id="rId107" Type="http://schemas.openxmlformats.org/officeDocument/2006/relationships/hyperlink" Target="http://www.ebi.ac.uk/ols/beta/ontologies/ms/terms?iri=http://purl.obolibrary.org/obo/MS_1001512" TargetMode="External"/><Relationship Id="rId289" Type="http://schemas.openxmlformats.org/officeDocument/2006/relationships/hyperlink" Target="http://www.ebi.ac.uk/ols/beta/ontologies/ms/terms?iri=http://purl.obolibrary.org/obo/MS_1000569" TargetMode="External"/><Relationship Id="rId454" Type="http://schemas.openxmlformats.org/officeDocument/2006/relationships/hyperlink" Target="mailto:andrew.jones@liv.ac.uk"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60" TargetMode="External"/><Relationship Id="rId149" Type="http://schemas.openxmlformats.org/officeDocument/2006/relationships/hyperlink" Target="http://www.ebi.ac.uk/ols/beta/ontologies/ms/terms?iri=http://purl.obolibrary.org/obo/MS_1000584" TargetMode="External"/><Relationship Id="rId314" Type="http://schemas.openxmlformats.org/officeDocument/2006/relationships/hyperlink" Target="http://www.ebi.ac.uk/ols/beta/ontologies/ms/terms?iri=http://purl.obolibrary.org/obo/XLMOD:00002" TargetMode="External"/><Relationship Id="rId356" Type="http://schemas.openxmlformats.org/officeDocument/2006/relationships/hyperlink" Target="http://www.ebi.ac.uk/ols/beta/ontologies/ms/terms?iri=http://purl.obolibrary.org/obo/MS_1000796" TargetMode="External"/><Relationship Id="rId398" Type="http://schemas.openxmlformats.org/officeDocument/2006/relationships/hyperlink" Target="http://www.ebi.ac.uk/ols/beta/ontologies/ms/terms?iri=http://purl.obolibrary.org/obo/MS_1001007" TargetMode="External"/><Relationship Id="rId95" Type="http://schemas.openxmlformats.org/officeDocument/2006/relationships/hyperlink" Target="http://www.ebi.ac.uk/ols/beta/ontologies/ms/terms?iri=http://purl.obolibrary.org/obo/MS_1001045" TargetMode="External"/><Relationship Id="rId160" Type="http://schemas.openxmlformats.org/officeDocument/2006/relationships/hyperlink" Target="http://www.ebi.ac.uk/ols/beta/ontologies/ms/terms?iri=http://purl.obolibrary.org/obo/MS_1001413" TargetMode="External"/><Relationship Id="rId216" Type="http://schemas.openxmlformats.org/officeDocument/2006/relationships/hyperlink" Target="http://www.ebi.ac.uk/ols/beta/ontologies/ms/terms?iri=http://purl.obolibrary.org/obo/MS_1001098" TargetMode="External"/><Relationship Id="rId423" Type="http://schemas.openxmlformats.org/officeDocument/2006/relationships/hyperlink" Target="http://www.ebi.ac.uk/ols/beta/ontologies/ms/terms?iri=http://purl.obolibrary.org/obo/MS_1001005" TargetMode="External"/><Relationship Id="rId258" Type="http://schemas.openxmlformats.org/officeDocument/2006/relationships/hyperlink" Target="http://www.ebi.ac.uk/ols/beta/ontologies/ms/terms?iri=http://purl.obolibrary.org/obo/MS_1001599" TargetMode="External"/><Relationship Id="rId22" Type="http://schemas.openxmlformats.org/officeDocument/2006/relationships/hyperlink" Target="http://www.psidev.info/mzidentml" TargetMode="External"/><Relationship Id="rId64" Type="http://schemas.openxmlformats.org/officeDocument/2006/relationships/hyperlink" Target="http://www.ebi.ac.uk/ols/beta/ontologies/ms/terms?iri=http://purl.obolibrary.org/obo/MS_1001042" TargetMode="External"/><Relationship Id="rId118" Type="http://schemas.openxmlformats.org/officeDocument/2006/relationships/hyperlink" Target="http://www.ebi.ac.uk/ols/beta/ontologies/ms/terms?iri=http://purl.obolibrary.org/obo/MS_1001512" TargetMode="External"/><Relationship Id="rId325" Type="http://schemas.openxmlformats.org/officeDocument/2006/relationships/hyperlink" Target="http://www.ebi.ac.uk/ols/beta/ontologies/ms/terms?iri=http://purl.obolibrary.org/obo/MS_1002490" TargetMode="External"/><Relationship Id="rId367" Type="http://schemas.openxmlformats.org/officeDocument/2006/relationships/image" Target="media/image14.png"/><Relationship Id="rId171" Type="http://schemas.openxmlformats.org/officeDocument/2006/relationships/hyperlink" Target="http://www.ebi.ac.uk/ols/beta/ontologies/ms/terms?iri=http://purl.obolibrary.org/obo/MS_1001513" TargetMode="External"/><Relationship Id="rId227" Type="http://schemas.openxmlformats.org/officeDocument/2006/relationships/hyperlink" Target="http://www.ebi.ac.uk/ols/beta/ontologies/ms/terms?iri=http://purl.obolibrary.org/obo/MS_1001155" TargetMode="External"/><Relationship Id="rId269" Type="http://schemas.openxmlformats.org/officeDocument/2006/relationships/hyperlink" Target="http://www.ebi.ac.uk/ols/beta/ontologies/ms/terms?iri=http://purl.obolibrary.org/obo/MS_1001266" TargetMode="External"/><Relationship Id="rId434" Type="http://schemas.openxmlformats.org/officeDocument/2006/relationships/hyperlink" Target="http://www.ebi.ac.uk/ols/beta/ontologies/ms/terms?iri=http://purl.obolibrary.org/obo/MS_1001153" TargetMode="External"/><Relationship Id="rId33" Type="http://schemas.openxmlformats.org/officeDocument/2006/relationships/image" Target="media/image8.png"/><Relationship Id="rId129" Type="http://schemas.openxmlformats.org/officeDocument/2006/relationships/hyperlink" Target="http://www.ebi.ac.uk/ols/beta/ontologies/ms/terms?iri=http://purl.obolibrary.org/obo/MS_1001040" TargetMode="External"/><Relationship Id="rId280" Type="http://schemas.openxmlformats.org/officeDocument/2006/relationships/hyperlink" Target="http://www.ebi.ac.uk/ols/beta/ontologies/ms/terms?iri=http://purl.obolibrary.org/obo/MS_1001271" TargetMode="External"/><Relationship Id="rId336" Type="http://schemas.openxmlformats.org/officeDocument/2006/relationships/hyperlink" Target="http://www.ebi.ac.uk/ols/beta/ontologies/ms/terms?iri=http://purl.obolibrary.org/obo/MS_1000536" TargetMode="External"/><Relationship Id="rId75" Type="http://schemas.openxmlformats.org/officeDocument/2006/relationships/hyperlink" Target="http://www.ebi.ac.uk/ols/beta/ontologies/ms/terms?iri=http://purl.obolibrary.org/obo/MS_1001288" TargetMode="External"/><Relationship Id="rId140" Type="http://schemas.openxmlformats.org/officeDocument/2006/relationships/hyperlink" Target="http://www.ebi.ac.uk/ols/beta/ontologies/ms/terms?iri=http://purl.obolibrary.org/obo/MS_1001040" TargetMode="External"/><Relationship Id="rId182" Type="http://schemas.openxmlformats.org/officeDocument/2006/relationships/hyperlink" Target="http://www.ebi.ac.uk/ols/beta/ontologies/ms/terms?iri=http://purl.obolibrary.org/obo/MS_1001227" TargetMode="External"/><Relationship Id="rId378" Type="http://schemas.openxmlformats.org/officeDocument/2006/relationships/hyperlink" Target="http://www.ebi.ac.uk/ols/beta/ontologies/ms/terms?iri=http://purl.obolibrary.org/obo/MS_1001036" TargetMode="External"/><Relationship Id="rId403" Type="http://schemas.openxmlformats.org/officeDocument/2006/relationships/hyperlink" Target="http://www.ebi.ac.uk/ols/beta/ontologies/ms/terms?iri=http://purl.obolibrary.org/obo/MS_1001037"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058" TargetMode="External"/><Relationship Id="rId445" Type="http://schemas.openxmlformats.org/officeDocument/2006/relationships/hyperlink" Target="http://www.ebi.ac.uk/ols/beta/ontologies/ms/terms?iri=http://purl.obolibrary.org/obo/MS_1001153" TargetMode="External"/><Relationship Id="rId291" Type="http://schemas.openxmlformats.org/officeDocument/2006/relationships/hyperlink" Target="http://www.ebi.ac.uk/ols/beta/ontologies/ms/terms?iri=http://purl.obolibrary.org/obo/MS_1001014" TargetMode="External"/><Relationship Id="rId305" Type="http://schemas.openxmlformats.org/officeDocument/2006/relationships/hyperlink" Target="http://www.ebi.ac.uk/ols/beta/ontologies/ms/terms?iri=http://purl.obolibrary.org/obo/MS_1001471" TargetMode="External"/><Relationship Id="rId347" Type="http://schemas.openxmlformats.org/officeDocument/2006/relationships/hyperlink" Target="http://www.ebi.ac.uk/ols/beta/ontologies/ms/terms?iri=http://purl.obolibrary.org/obo/MS_1001189" TargetMode="External"/><Relationship Id="rId44" Type="http://schemas.openxmlformats.org/officeDocument/2006/relationships/hyperlink" Target="http://www.ebi.ac.uk/ols/beta/ontologies/ms/terms?iri=http://purl.obolibrary.org/obo/MS_1001046" TargetMode="External"/><Relationship Id="rId86" Type="http://schemas.openxmlformats.org/officeDocument/2006/relationships/hyperlink" Target="http://www.ebi.ac.uk/ols/beta/ontologies/ms/terms?iri=http://purl.obolibrary.org/obo/MS_1001468" TargetMode="External"/><Relationship Id="rId151" Type="http://schemas.openxmlformats.org/officeDocument/2006/relationships/hyperlink" Target="http://www.ebi.ac.uk/ols/beta/ontologies/ms/terms?iri=http://purl.obolibrary.org/obo/MS_1000614" TargetMode="External"/><Relationship Id="rId389" Type="http://schemas.openxmlformats.org/officeDocument/2006/relationships/hyperlink" Target="http://www.ebi.ac.uk/ols/beta/ontologies/ms/terms?iri=http://purl.obolibrary.org/obo/MS_1000776" TargetMode="External"/><Relationship Id="rId193" Type="http://schemas.openxmlformats.org/officeDocument/2006/relationships/hyperlink" Target="http://www.ebi.ac.uk/ols/beta/ontologies/ms/terms?iri=http://purl.obolibrary.org/obo/MS_1000586" TargetMode="External"/><Relationship Id="rId207" Type="http://schemas.openxmlformats.org/officeDocument/2006/relationships/hyperlink" Target="http://www.ebi.ac.uk/ols/beta/ontologies/ms/terms?iri=http://purl.obolibrary.org/obo/MS_1002415" TargetMode="External"/><Relationship Id="rId249" Type="http://schemas.openxmlformats.org/officeDocument/2006/relationships/hyperlink" Target="http://www.ebi.ac.uk/ols/beta/ontologies/ms/terms?iri=http://purl.obolibrary.org/obo/MS_1001101" TargetMode="External"/><Relationship Id="rId414" Type="http://schemas.openxmlformats.org/officeDocument/2006/relationships/hyperlink" Target="http://www.ebi.ac.uk/ols/beta/ontologies/ms/terms?iri=http://purl.obolibrary.org/obo/MS_1001159" TargetMode="External"/><Relationship Id="rId456" Type="http://schemas.openxmlformats.org/officeDocument/2006/relationships/footer" Target="footer1.xm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201" TargetMode="External"/><Relationship Id="rId260" Type="http://schemas.openxmlformats.org/officeDocument/2006/relationships/hyperlink" Target="http://www.ebi.ac.uk/ols/beta/ontologies/ms/terms?iri=http://purl.obolibrary.org/obo/MS_1001101" TargetMode="External"/><Relationship Id="rId316" Type="http://schemas.openxmlformats.org/officeDocument/2006/relationships/hyperlink" Target="http://www.ebi.ac.uk/ols/beta/ontologies/ms/terms?iri=http://purl.obolibrary.org/obo/XLMOD:00004" TargetMode="External"/><Relationship Id="rId55" Type="http://schemas.openxmlformats.org/officeDocument/2006/relationships/hyperlink" Target="http://www.ebi.ac.uk/ols/beta/ontologies/ms/terms?iri=http://purl.obolibrary.org/obo/MS_1001302" TargetMode="External"/><Relationship Id="rId97" Type="http://schemas.openxmlformats.org/officeDocument/2006/relationships/hyperlink" Target="http://www.ebi.ac.uk/ols/beta/ontologies/ms/terms?iri=http://purl.obolibrary.org/obo/MS_1001251" TargetMode="External"/><Relationship Id="rId120" Type="http://schemas.openxmlformats.org/officeDocument/2006/relationships/hyperlink" Target="http://www.ebi.ac.uk/ols/beta/ontologies/ms/terms?iri=http://purl.obolibrary.org/obo/MS_1001348" TargetMode="External"/><Relationship Id="rId358" Type="http://schemas.openxmlformats.org/officeDocument/2006/relationships/hyperlink" Target="http://www.ebi.ac.uk/ols/beta/ontologies/ms/terms?iri=http://purl.obolibrary.org/obo/MS_1000798" TargetMode="External"/><Relationship Id="rId162" Type="http://schemas.openxmlformats.org/officeDocument/2006/relationships/hyperlink" Target="http://www.ebi.ac.uk/ols/beta/ontologies/ms/terms?iri=http://purl.obolibrary.org/obo/MS_1001090" TargetMode="External"/><Relationship Id="rId218" Type="http://schemas.openxmlformats.org/officeDocument/2006/relationships/hyperlink" Target="http://www.ebi.ac.uk/ols/beta/ontologies/ms/terms?iri=http://purl.obolibrary.org/obo/MS_1001100" TargetMode="External"/><Relationship Id="rId425" Type="http://schemas.openxmlformats.org/officeDocument/2006/relationships/hyperlink" Target="http://www.ebi.ac.uk/ols/beta/ontologies/ms/terms?iri=http://purl.obolibrary.org/obo/MS_1001009" TargetMode="External"/><Relationship Id="rId271" Type="http://schemas.openxmlformats.org/officeDocument/2006/relationships/hyperlink" Target="http://www.ebi.ac.uk/ols/beta/ontologies/ms/terms?iri=http://purl.obolibrary.org/obo/MS_1001268" TargetMode="External"/><Relationship Id="rId24" Type="http://schemas.openxmlformats.org/officeDocument/2006/relationships/image" Target="media/image2.emf"/><Relationship Id="rId66" Type="http://schemas.openxmlformats.org/officeDocument/2006/relationships/hyperlink" Target="http://www.ebi.ac.uk/ols/beta/ontologies/ms/terms?iri=http://purl.obolibrary.org/obo/MS_1001302" TargetMode="External"/><Relationship Id="rId131" Type="http://schemas.openxmlformats.org/officeDocument/2006/relationships/hyperlink" Target="http://www.ebi.ac.uk/ols/beta/ontologies/ms/terms?iri=http://purl.obolibrary.org/obo/MS_1001107" TargetMode="External"/><Relationship Id="rId327" Type="http://schemas.openxmlformats.org/officeDocument/2006/relationships/hyperlink" Target="http://www.ebi.ac.uk/ols/beta/ontologies/ms/terms?iri=http://purl.obolibrary.org/obo/MS_1002492" TargetMode="External"/><Relationship Id="rId369" Type="http://schemas.openxmlformats.org/officeDocument/2006/relationships/hyperlink" Target="http://www.ebi.ac.uk/ols/beta/ontologies/ms/terms?iri=http://purl.obolibrary.org/obo/MS_1000016" TargetMode="External"/><Relationship Id="rId173" Type="http://schemas.openxmlformats.org/officeDocument/2006/relationships/hyperlink" Target="http://www.ebi.ac.uk/ols/beta/ontologies/ms/terms?iri=http://purl.obolibrary.org/obo/MS_1001221" TargetMode="External"/><Relationship Id="rId229" Type="http://schemas.openxmlformats.org/officeDocument/2006/relationships/hyperlink" Target="http://www.ebi.ac.uk/ols/beta/ontologies/ms/terms?iri=http://purl.obolibrary.org/obo/MS_1001157" TargetMode="External"/><Relationship Id="rId380" Type="http://schemas.openxmlformats.org/officeDocument/2006/relationships/hyperlink" Target="http://www.ebi.ac.uk/ols/beta/ontologies/ms/terms?iri=http://purl.obolibrary.org/obo/MS_1000767" TargetMode="External"/><Relationship Id="rId436" Type="http://schemas.openxmlformats.org/officeDocument/2006/relationships/hyperlink" Target="http://www.ebi.ac.uk/ols/beta/ontologies/ms/terms?iri=http://purl.obolibrary.org/obo/MS_1001155" TargetMode="External"/><Relationship Id="rId240" Type="http://schemas.openxmlformats.org/officeDocument/2006/relationships/hyperlink" Target="http://www.ebi.ac.uk/ols/beta/ontologies/ms/terms?iri=http://purl.obolibrary.org/obo/MS_1001364" TargetMode="External"/><Relationship Id="rId35" Type="http://schemas.openxmlformats.org/officeDocument/2006/relationships/hyperlink" Target="http://www.ebi.ac.uk/ols/beta/ontologies/ms/terms?iri=http://purl.obolibrary.org/obo/MS_1001005" TargetMode="External"/><Relationship Id="rId77" Type="http://schemas.openxmlformats.org/officeDocument/2006/relationships/hyperlink" Target="http://www.ebi.ac.uk/ols/beta/ontologies/ms/terms?iri=http://purl.obolibrary.org/obo/MS_1001290" TargetMode="External"/><Relationship Id="rId100" Type="http://schemas.openxmlformats.org/officeDocument/2006/relationships/hyperlink" Target="http://www.ebi.ac.uk/ols/beta/ontologies/ms/terms?iri=http://purl.obolibrary.org/obo/MS_1001305" TargetMode="External"/><Relationship Id="rId282" Type="http://schemas.openxmlformats.org/officeDocument/2006/relationships/hyperlink" Target="http://www.ebi.ac.uk/ols/beta/ontologies/ms/terms?iri=http://purl.obolibrary.org/obo/MS_1001267" TargetMode="External"/><Relationship Id="rId338" Type="http://schemas.openxmlformats.org/officeDocument/2006/relationships/hyperlink" Target="http://www.ebi.ac.uk/ols/beta/ontologies/ms/terms?iri=http://purl.obolibrary.org/obo/MS_1000539"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26" TargetMode="External"/><Relationship Id="rId184" Type="http://schemas.openxmlformats.org/officeDocument/2006/relationships/hyperlink" Target="http://www.ebi.ac.uk/ols/beta/ontologies/ms/terms?iri=http://purl.obolibrary.org/obo/MS_1001221" TargetMode="External"/><Relationship Id="rId391" Type="http://schemas.openxmlformats.org/officeDocument/2006/relationships/hyperlink" Target="http://www.ebi.ac.uk/ols/beta/ontologies/ms/terms?iri=http://purl.obolibrary.org/obo/MS_1000767" TargetMode="External"/><Relationship Id="rId405" Type="http://schemas.openxmlformats.org/officeDocument/2006/relationships/hyperlink" Target="http://www.ebi.ac.uk/ols/beta/ontologies/ms/terms?iri=http://purl.obolibrary.org/obo/MS_1001042" TargetMode="External"/><Relationship Id="rId447" Type="http://schemas.openxmlformats.org/officeDocument/2006/relationships/hyperlink" Target="http://www.ebi.ac.uk/ols/beta/ontologies/ms/terms?iri=http://purl.obolibrary.org/obo/MS_1001494" TargetMode="External"/><Relationship Id="rId251" Type="http://schemas.openxmlformats.org/officeDocument/2006/relationships/hyperlink" Target="http://www.ebi.ac.uk/ols/beta/ontologies/ms/terms?iri=http://purl.obolibrary.org/obo/MS_1001592" TargetMode="External"/><Relationship Id="rId46" Type="http://schemas.openxmlformats.org/officeDocument/2006/relationships/hyperlink" Target="http://www.ebi.ac.uk/ols/beta/ontologies/ms/terms?iri=http://purl.obolibrary.org/obo/MS_1001066" TargetMode="External"/><Relationship Id="rId293" Type="http://schemas.openxmlformats.org/officeDocument/2006/relationships/hyperlink" Target="http://www.ebi.ac.uk/ols/beta/ontologies/ms/terms?iri=http://purl.obolibrary.org/obo/MS_1001016" TargetMode="External"/><Relationship Id="rId307" Type="http://schemas.openxmlformats.org/officeDocument/2006/relationships/hyperlink" Target="http://www.ebi.ac.uk/ols/beta/ontologies/ms/terms?iri=http://purl.obolibrary.org/obo/MS_1001524" TargetMode="External"/><Relationship Id="rId349" Type="http://schemas.openxmlformats.org/officeDocument/2006/relationships/hyperlink" Target="http://www.ebi.ac.uk/ols/beta/ontologies/ms/terms?iri=http://purl.obolibrary.org/obo/MS_1001875" TargetMode="External"/><Relationship Id="rId88" Type="http://schemas.openxmlformats.org/officeDocument/2006/relationships/hyperlink" Target="http://www.ebi.ac.uk/ols/beta/ontologies/ms/terms?iri=http://purl.obolibrary.org/obo/MS_1001470" TargetMode="External"/><Relationship Id="rId111" Type="http://schemas.openxmlformats.org/officeDocument/2006/relationships/hyperlink" Target="http://www.ebi.ac.uk/ols/beta/ontologies/ms/terms?iri=http://purl.obolibrary.org/obo/MS_1001203" TargetMode="External"/><Relationship Id="rId153" Type="http://schemas.openxmlformats.org/officeDocument/2006/relationships/hyperlink" Target="http://www.ebi.ac.uk/ols/beta/ontologies/ms/terms?iri=http://purl.obolibrary.org/obo/MS_1001511" TargetMode="External"/><Relationship Id="rId195" Type="http://schemas.openxmlformats.org/officeDocument/2006/relationships/hyperlink" Target="http://www.ebi.ac.uk/ols/beta/ontologies/ms/terms?iri=http://purl.obolibrary.org/obo/MS_1001413" TargetMode="External"/><Relationship Id="rId209" Type="http://schemas.openxmlformats.org/officeDocument/2006/relationships/hyperlink" Target="http://www.ebi.ac.uk/ols/beta/ontologies/ms/terms?iri=http://purl.obolibrary.org/obo/MS_1002475" TargetMode="External"/><Relationship Id="rId360" Type="http://schemas.openxmlformats.org/officeDocument/2006/relationships/hyperlink" Target="http://www.ebi.ac.uk/ols/beta/ontologies/ms/terms?iri=http://purl.obolibrary.org/obo/MS_1000904" TargetMode="External"/><Relationship Id="rId416" Type="http://schemas.openxmlformats.org/officeDocument/2006/relationships/hyperlink" Target="http://www.ebi.ac.uk/ols/beta/ontologies/ms/terms?iri=http://purl.obolibrary.org/obo/MS_1001161" TargetMode="External"/><Relationship Id="rId220" Type="http://schemas.openxmlformats.org/officeDocument/2006/relationships/hyperlink" Target="http://www.ebi.ac.uk/ols/beta/ontologies/ms/terms?iri=http://purl.obolibrary.org/obo/MS_1001157" TargetMode="External"/><Relationship Id="rId458" Type="http://schemas.openxmlformats.org/officeDocument/2006/relationships/fontTable" Target="fontTable.xm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07" TargetMode="External"/><Relationship Id="rId262" Type="http://schemas.openxmlformats.org/officeDocument/2006/relationships/hyperlink" Target="http://www.ebi.ac.uk/ols/beta/ontologies/ms/terms?iri=http://purl.obolibrary.org/obo/MS_1001184" TargetMode="External"/><Relationship Id="rId318" Type="http://schemas.openxmlformats.org/officeDocument/2006/relationships/hyperlink" Target="http://www.ebi.ac.uk/ols/beta/ontologies/ms/terms?iri=http://purl.obolibrary.org/obo/MS_1001080" TargetMode="External"/><Relationship Id="rId99" Type="http://schemas.openxmlformats.org/officeDocument/2006/relationships/hyperlink" Target="http://www.ebi.ac.uk/ols/beta/ontologies/ms/terms?iri=http://purl.obolibrary.org/obo/MS_1001304" TargetMode="External"/><Relationship Id="rId122" Type="http://schemas.openxmlformats.org/officeDocument/2006/relationships/hyperlink" Target="http://www.ebi.ac.uk/ols/beta/ontologies/ms/terms?iri=http://purl.obolibrary.org/obo/MS_1001350" TargetMode="External"/><Relationship Id="rId164" Type="http://schemas.openxmlformats.org/officeDocument/2006/relationships/hyperlink" Target="http://www.ebi.ac.uk/ols/beta/ontologies/ms/terms?iri=http://purl.obolibrary.org/obo/MS_1001202" TargetMode="External"/><Relationship Id="rId371" Type="http://schemas.openxmlformats.org/officeDocument/2006/relationships/hyperlink" Target="http://www.ebi.ac.uk/ols/beta/ontologies/ms/terms?iri=http://purl.obolibrary.org/obo/MS_1000797" TargetMode="External"/><Relationship Id="rId427" Type="http://schemas.openxmlformats.org/officeDocument/2006/relationships/hyperlink" Target="http://www.ebi.ac.uk/ols/beta/ontologies/ms/terms?iri=http://purl.obolibrary.org/obo/MS_1001028" TargetMode="External"/><Relationship Id="rId26" Type="http://schemas.openxmlformats.org/officeDocument/2006/relationships/image" Target="media/image4.emf"/><Relationship Id="rId231" Type="http://schemas.openxmlformats.org/officeDocument/2006/relationships/hyperlink" Target="http://www.ebi.ac.uk/ols/beta/ontologies/ms/terms?iri=http://purl.obolibrary.org/obo/MS_1001159" TargetMode="External"/><Relationship Id="rId273" Type="http://schemas.openxmlformats.org/officeDocument/2006/relationships/hyperlink" Target="http://www.ebi.ac.uk/ols/beta/ontologies/ms/terms?iri=http://purl.obolibrary.org/obo/MS_1001270" TargetMode="External"/><Relationship Id="rId329" Type="http://schemas.openxmlformats.org/officeDocument/2006/relationships/hyperlink" Target="http://www.ebi.ac.uk/ols/beta/ontologies/ms/terms?iri=http://purl.obolibrary.org/obo/MS_1001080" TargetMode="External"/><Relationship Id="rId68" Type="http://schemas.openxmlformats.org/officeDocument/2006/relationships/hyperlink" Target="http://www.ebi.ac.uk/ols/beta/ontologies/ms/terms?iri=http://purl.obolibrary.org/obo/MS_1001013" TargetMode="External"/><Relationship Id="rId133" Type="http://schemas.openxmlformats.org/officeDocument/2006/relationships/hyperlink" Target="http://www.ebi.ac.uk/ols/beta/ontologies/ms/terms?iri=http://purl.obolibrary.org/obo/MS_1001200" TargetMode="External"/><Relationship Id="rId175" Type="http://schemas.openxmlformats.org/officeDocument/2006/relationships/hyperlink" Target="http://www.ebi.ac.uk/ols/beta/ontologies/ms/terms?iri=http://purl.obolibrary.org/obo/MS_1000904" TargetMode="External"/><Relationship Id="rId340" Type="http://schemas.openxmlformats.org/officeDocument/2006/relationships/hyperlink" Target="http://www.ebi.ac.uk/ols/beta/ontologies/ms/terms?iri=http://purl.obolibrary.org/obo/MS_1000600" TargetMode="External"/><Relationship Id="rId200" Type="http://schemas.openxmlformats.org/officeDocument/2006/relationships/hyperlink" Target="http://www.ebi.ac.uk/ols/beta/ontologies/ms/terms?iri=http://purl.obolibrary.org/obo/MS_1002415" TargetMode="External"/><Relationship Id="rId382" Type="http://schemas.openxmlformats.org/officeDocument/2006/relationships/hyperlink" Target="http://www.ebi.ac.uk/ols/beta/ontologies/ms/terms?iri=http://purl.obolibrary.org/obo/MS_1000769" TargetMode="External"/><Relationship Id="rId438" Type="http://schemas.openxmlformats.org/officeDocument/2006/relationships/hyperlink" Target="http://www.ebi.ac.uk/ols/beta/ontologies/ms/terms?iri=http://purl.obolibrary.org/obo/MS_1001157" TargetMode="External"/><Relationship Id="rId242" Type="http://schemas.openxmlformats.org/officeDocument/2006/relationships/hyperlink" Target="http://www.ebi.ac.uk/ols/beta/ontologies/ms/terms?iri=http://purl.obolibrary.org/obo/MS_1001448" TargetMode="External"/><Relationship Id="rId284" Type="http://schemas.openxmlformats.org/officeDocument/2006/relationships/hyperlink" Target="http://www.ebi.ac.uk/ols/beta/ontologies/ms/terms?iri=http://purl.obolibrary.org/obo/MS_1001269" TargetMode="External"/><Relationship Id="rId37" Type="http://schemas.openxmlformats.org/officeDocument/2006/relationships/hyperlink" Target="http://www.ebi.ac.uk/ols/beta/ontologies/ms/terms?iri=http://purl.obolibrary.org/obo/MS_1001009" TargetMode="External"/><Relationship Id="rId79" Type="http://schemas.openxmlformats.org/officeDocument/2006/relationships/image" Target="media/image9.png"/><Relationship Id="rId102" Type="http://schemas.openxmlformats.org/officeDocument/2006/relationships/hyperlink" Target="http://www.ebi.ac.uk/ols/beta/ontologies/ms/terms?iri=http://purl.obolibrary.org/obo/MS_1001307" TargetMode="External"/><Relationship Id="rId144" Type="http://schemas.openxmlformats.org/officeDocument/2006/relationships/hyperlink" Target="http://www.ebi.ac.uk/ols/beta/ontologies/ms/terms?iri=http://purl.obolibrary.org/obo/MS_1000563" TargetMode="External"/><Relationship Id="rId90" Type="http://schemas.openxmlformats.org/officeDocument/2006/relationships/hyperlink" Target="http://www.ebi.ac.uk/ols/beta/ontologies/ms/terms?iri=http://purl.obolibrary.org/obo/MS_1001090" TargetMode="External"/><Relationship Id="rId186" Type="http://schemas.openxmlformats.org/officeDocument/2006/relationships/hyperlink" Target="http://www.ebi.ac.uk/ols/beta/ontologies/ms/terms?iri=http://purl.obolibrary.org/obo/MS_1001346" TargetMode="External"/><Relationship Id="rId351" Type="http://schemas.openxmlformats.org/officeDocument/2006/relationships/hyperlink" Target="http://www.ebi.ac.uk/ols/beta/ontologies/ms/terms?iri=http://purl.obolibrary.org/obo/MS_1002057" TargetMode="External"/><Relationship Id="rId393" Type="http://schemas.openxmlformats.org/officeDocument/2006/relationships/hyperlink" Target="http://www.ebi.ac.uk/ols/beta/ontologies/ms/terms?iri=http://purl.obolibrary.org/obo/MS_1001530" TargetMode="External"/><Relationship Id="rId407" Type="http://schemas.openxmlformats.org/officeDocument/2006/relationships/hyperlink" Target="http://www.ebi.ac.uk/ols/beta/ontologies/ms/terms?iri=http://purl.obolibrary.org/obo/MS_1001302" TargetMode="External"/><Relationship Id="rId449" Type="http://schemas.openxmlformats.org/officeDocument/2006/relationships/hyperlink" Target="http://www.ebi.ac.uk/ols/beta/ontologies/ms/terms?iri=http://purl.obolibrary.org/obo/MS_1001025" TargetMode="External"/><Relationship Id="rId211" Type="http://schemas.openxmlformats.org/officeDocument/2006/relationships/hyperlink" Target="http://www.ebi.ac.uk/ols/beta/ontologies/ms/terms?iri=http://purl.obolibrary.org/obo/MS_1002403" TargetMode="External"/><Relationship Id="rId253" Type="http://schemas.openxmlformats.org/officeDocument/2006/relationships/hyperlink" Target="http://www.ebi.ac.uk/ols/beta/ontologies/ms/terms?iri=http://purl.obolibrary.org/obo/MS_1001594" TargetMode="External"/><Relationship Id="rId295" Type="http://schemas.openxmlformats.org/officeDocument/2006/relationships/hyperlink" Target="http://www.ebi.ac.uk/ols/beta/ontologies/ms/terms?iri=http://purl.obolibrary.org/obo/MS_1001020" TargetMode="External"/><Relationship Id="rId309" Type="http://schemas.openxmlformats.org/officeDocument/2006/relationships/hyperlink" Target="http://www.ebi.ac.uk/ols/beta/ontologies/ms/terms?iri=http://purl.obolibrary.org/obo/MS_1001972" TargetMode="External"/><Relationship Id="rId460" Type="http://schemas.openxmlformats.org/officeDocument/2006/relationships/theme" Target="theme/theme1.xml"/><Relationship Id="rId48" Type="http://schemas.openxmlformats.org/officeDocument/2006/relationships/hyperlink" Target="http://www.ebi.ac.uk/ols/beta/ontologies/ms/terms?iri=http://purl.obolibrary.org/obo/MS_1001211" TargetMode="External"/><Relationship Id="rId113" Type="http://schemas.openxmlformats.org/officeDocument/2006/relationships/hyperlink" Target="http://www.ebi.ac.uk/ols/beta/ontologies/ms/terms?iri=http://purl.obolibrary.org/obo/MS_1001467" TargetMode="External"/><Relationship Id="rId320" Type="http://schemas.openxmlformats.org/officeDocument/2006/relationships/hyperlink" Target="http://www.ebi.ac.uk/ols/beta/ontologies/ms/terms?iri=http://purl.obolibrary.org/obo/MS_1001031" TargetMode="External"/><Relationship Id="rId155" Type="http://schemas.openxmlformats.org/officeDocument/2006/relationships/hyperlink" Target="http://www.ebi.ac.uk/ols/beta/ontologies/ms/terms?iri=http://purl.obolibrary.org/obo/MS_1001021" TargetMode="External"/><Relationship Id="rId197" Type="http://schemas.openxmlformats.org/officeDocument/2006/relationships/hyperlink" Target="http://www.ebi.ac.uk/ols/beta/ontologies/ms/terms?iri=http://purl.obolibrary.org/obo/MS_1000588" TargetMode="External"/><Relationship Id="rId362" Type="http://schemas.openxmlformats.org/officeDocument/2006/relationships/hyperlink" Target="http://www.ebi.ac.uk/ols/beta/ontologies/ms/terms?iri=http://purl.obolibrary.org/obo/MS_1001030" TargetMode="External"/><Relationship Id="rId418" Type="http://schemas.openxmlformats.org/officeDocument/2006/relationships/hyperlink" Target="http://www.ebi.ac.uk/ols/beta/ontologies/ms/terms?iri=http://purl.obolibrary.org/obo/MS_1001163" TargetMode="External"/><Relationship Id="rId222" Type="http://schemas.openxmlformats.org/officeDocument/2006/relationships/hyperlink" Target="http://www.ebi.ac.uk/ols/beta/ontologies/ms/terms?iri=http://purl.obolibrary.org/obo/MS_1001169" TargetMode="External"/><Relationship Id="rId264" Type="http://schemas.openxmlformats.org/officeDocument/2006/relationships/hyperlink" Target="http://www.ebi.ac.uk/ols/beta/ontologies/ms/terms?iri=http://purl.obolibrary.org/obo/MS_1001036"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26" TargetMode="External"/><Relationship Id="rId124" Type="http://schemas.openxmlformats.org/officeDocument/2006/relationships/hyperlink" Target="http://www.ebi.ac.uk/ols/beta/ontologies/ms/terms?iri=http://purl.obolibrary.org/obo/MS_1001352" TargetMode="External"/><Relationship Id="rId70" Type="http://schemas.openxmlformats.org/officeDocument/2006/relationships/hyperlink" Target="http://www.ebi.ac.uk/ols/beta/ontologies/ms/terms?iri=http://purl.obolibrary.org/obo/MS_1001104" TargetMode="External"/><Relationship Id="rId166" Type="http://schemas.openxmlformats.org/officeDocument/2006/relationships/hyperlink" Target="http://www.ebi.ac.uk/ols/beta/ontologies/ms/terms?iri=http://purl.obolibrary.org/obo/MS_1001204" TargetMode="External"/><Relationship Id="rId331" Type="http://schemas.openxmlformats.org/officeDocument/2006/relationships/hyperlink" Target="http://www.ebi.ac.uk/ols/beta/ontologies/ms/terms?iri=http://purl.obolibrary.org/obo/MS_1001456" TargetMode="External"/><Relationship Id="rId373" Type="http://schemas.openxmlformats.org/officeDocument/2006/relationships/hyperlink" Target="http://www.ebi.ac.uk/ols/beta/ontologies/ms/terms?iri=http://purl.obolibrary.org/obo/MS_1000903" TargetMode="External"/><Relationship Id="rId429" Type="http://schemas.openxmlformats.org/officeDocument/2006/relationships/hyperlink" Target="http://www.ebi.ac.uk/ols/beta/ontologies/ms/terms?iri=http://purl.obolibrary.org/obo/MS_1001037"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1" TargetMode="External"/><Relationship Id="rId440" Type="http://schemas.openxmlformats.org/officeDocument/2006/relationships/hyperlink" Target="http://www.ebi.ac.uk/ols/beta/ontologies/ms/terms?iri=http://purl.obolibrary.org/obo/MS_1001159" TargetMode="External"/><Relationship Id="rId28" Type="http://schemas.openxmlformats.org/officeDocument/2006/relationships/image" Target="media/image6.emf"/><Relationship Id="rId275" Type="http://schemas.openxmlformats.org/officeDocument/2006/relationships/hyperlink" Target="http://www.ebi.ac.uk/ols/beta/ontologies/ms/terms?iri=http://purl.obolibrary.org/obo/MS_1001266" TargetMode="External"/><Relationship Id="rId300" Type="http://schemas.openxmlformats.org/officeDocument/2006/relationships/hyperlink" Target="http://www.ebi.ac.uk/ols/beta/ontologies/ms/terms?iri=http://purl.obolibrary.org/obo/MS_1001025" TargetMode="External"/><Relationship Id="rId81" Type="http://schemas.openxmlformats.org/officeDocument/2006/relationships/hyperlink" Target="http://www.ebi.ac.uk/ols/beta/ontologies/ms/terms?iri=http://purl.obolibrary.org/obo/MS_1001088" TargetMode="External"/><Relationship Id="rId135" Type="http://schemas.openxmlformats.org/officeDocument/2006/relationships/hyperlink" Target="http://www.ebi.ac.uk/ols/beta/ontologies/ms/terms?iri=http://purl.obolibrary.org/obo/MS_1001243" TargetMode="External"/><Relationship Id="rId177" Type="http://schemas.openxmlformats.org/officeDocument/2006/relationships/hyperlink" Target="http://www.ebi.ac.uk/ols/beta/ontologies/ms/terms?iri=http://purl.obolibrary.org/obo/MS_1001220" TargetMode="External"/><Relationship Id="rId342" Type="http://schemas.openxmlformats.org/officeDocument/2006/relationships/hyperlink" Target="http://www.ebi.ac.uk/ols/beta/ontologies/ms/terms?iri=http://purl.obolibrary.org/obo/MS_1001456" TargetMode="External"/><Relationship Id="rId384" Type="http://schemas.openxmlformats.org/officeDocument/2006/relationships/hyperlink" Target="http://www.ebi.ac.uk/ols/beta/ontologies/ms/terms?iri=http://purl.obolibrary.org/obo/MS_1000771" TargetMode="External"/><Relationship Id="rId202" Type="http://schemas.openxmlformats.org/officeDocument/2006/relationships/hyperlink" Target="http://www.ebi.ac.uk/ols/beta/ontologies/ms/terms?iri=http://purl.obolibrary.org/obo/MS_1001164" TargetMode="External"/><Relationship Id="rId244" Type="http://schemas.openxmlformats.org/officeDocument/2006/relationships/hyperlink" Target="http://www.ebi.ac.uk/ols/beta/ontologies/ms/terms?iri=http://purl.obolibrary.org/obo/MS_1001491" TargetMode="External"/><Relationship Id="rId39" Type="http://schemas.openxmlformats.org/officeDocument/2006/relationships/hyperlink" Target="http://www.ebi.ac.uk/ols/beta/ontologies/ms/terms?iri=http://purl.obolibrary.org/obo/MS_1001028" TargetMode="External"/><Relationship Id="rId286" Type="http://schemas.openxmlformats.org/officeDocument/2006/relationships/hyperlink" Target="http://www.ebi.ac.uk/ols/beta/ontologies/ms/terms?iri=http://purl.obolibrary.org/obo/MS_1001271" TargetMode="External"/><Relationship Id="rId451" Type="http://schemas.openxmlformats.org/officeDocument/2006/relationships/hyperlink" Target="http://www.ncbi.nlm.nih.gov/IEB/ToolBox/SDKDOCS/SEQFEAT.HTML" TargetMode="External"/><Relationship Id="rId50" Type="http://schemas.openxmlformats.org/officeDocument/2006/relationships/hyperlink" Target="http://www.ebi.ac.uk/ols/beta/ontologies/ms/terms?iri=http://purl.obolibrary.org/obo/MS_1001255" TargetMode="External"/><Relationship Id="rId104" Type="http://schemas.openxmlformats.org/officeDocument/2006/relationships/hyperlink" Target="http://www.ebi.ac.uk/ols/beta/ontologies/ms/terms?iri=http://purl.obolibrary.org/obo/MS_1001309" TargetMode="External"/><Relationship Id="rId146" Type="http://schemas.openxmlformats.org/officeDocument/2006/relationships/hyperlink" Target="http://www.ebi.ac.uk/ols/beta/ontologies/ms/terms?iri=http://purl.obolibrary.org/obo/MS_1000565" TargetMode="External"/><Relationship Id="rId188" Type="http://schemas.openxmlformats.org/officeDocument/2006/relationships/hyperlink" Target="http://www.ebi.ac.uk/ols/beta/ontologies/ms/terms?iri=http://purl.obolibrary.org/obo/MS_1001225" TargetMode="External"/><Relationship Id="rId311" Type="http://schemas.openxmlformats.org/officeDocument/2006/relationships/hyperlink" Target="http://www.ebi.ac.uk/ols/beta/ontologies/ms/terms?iri=http://purl.obolibrary.org/obo/MS_1002029" TargetMode="External"/><Relationship Id="rId353" Type="http://schemas.openxmlformats.org/officeDocument/2006/relationships/image" Target="media/image12.png"/><Relationship Id="rId395" Type="http://schemas.openxmlformats.org/officeDocument/2006/relationships/hyperlink" Target="http://www.ebi.ac.uk/ols/beta/ontologies/ms/terms?iri=http://purl.obolibrary.org/obo/MS_1001532" TargetMode="External"/><Relationship Id="rId409" Type="http://schemas.openxmlformats.org/officeDocument/2006/relationships/hyperlink" Target="http://www.ebi.ac.uk/ols/beta/ontologies/ms/terms?iri=http://purl.obolibrary.org/obo/MS_1001154" TargetMode="External"/><Relationship Id="rId92" Type="http://schemas.openxmlformats.org/officeDocument/2006/relationships/hyperlink" Target="http://www.ebi.ac.uk/ols/beta/ontologies/ms/terms?iri=http://purl.obolibrary.org/obo/MS_1001468" TargetMode="External"/><Relationship Id="rId213" Type="http://schemas.openxmlformats.org/officeDocument/2006/relationships/hyperlink" Target="http://www.ebi.ac.uk/ols/beta/ontologies/ms/terms?iri=http://purl.obolibrary.org/obo/MS_1001088" TargetMode="External"/><Relationship Id="rId420" Type="http://schemas.openxmlformats.org/officeDocument/2006/relationships/hyperlink" Target="http://www.ebi.ac.uk/ols/beta/ontologies/ms/terms?iri=http://purl.obolibrary.org/obo/MS_1001494" TargetMode="External"/><Relationship Id="rId255" Type="http://schemas.openxmlformats.org/officeDocument/2006/relationships/hyperlink" Target="http://www.ebi.ac.uk/ols/beta/ontologies/ms/terms?iri=http://purl.obolibrary.org/obo/MS_1001596" TargetMode="External"/><Relationship Id="rId297" Type="http://schemas.openxmlformats.org/officeDocument/2006/relationships/hyperlink" Target="http://www.ebi.ac.uk/ols/beta/ontologies/ms/terms?iri=http://purl.obolibrary.org/obo/MS_1001022" TargetMode="External"/><Relationship Id="rId462" Type="http://schemas.microsoft.com/office/2018/08/relationships/commentsExtensible" Target="commentsExtensible.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78287-E481-4892-90D3-D30B863D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92</Pages>
  <Words>48562</Words>
  <Characters>276807</Characters>
  <Application>Microsoft Office Word</Application>
  <DocSecurity>0</DocSecurity>
  <Lines>2306</Lines>
  <Paragraphs>649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324720</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Marshall Bern</cp:lastModifiedBy>
  <cp:revision>5</cp:revision>
  <cp:lastPrinted>2017-03-14T13:02:00Z</cp:lastPrinted>
  <dcterms:created xsi:type="dcterms:W3CDTF">2020-11-18T18:57:00Z</dcterms:created>
  <dcterms:modified xsi:type="dcterms:W3CDTF">2020-11-19T01:15:00Z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