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7436B" w14:textId="77777777" w:rsidR="008D7A07" w:rsidRPr="006518C9" w:rsidRDefault="008D7A07" w:rsidP="00466496">
      <w:pPr>
        <w:rPr>
          <w:b/>
          <w:lang w:val="en-US"/>
        </w:rPr>
      </w:pPr>
    </w:p>
    <w:p w14:paraId="4C022328" w14:textId="77777777" w:rsidR="008D7A07" w:rsidRPr="006518C9" w:rsidRDefault="008D7A07" w:rsidP="00466496">
      <w:pPr>
        <w:rPr>
          <w:b/>
          <w:lang w:val="en-US"/>
        </w:rPr>
      </w:pPr>
    </w:p>
    <w:p w14:paraId="090B93B8" w14:textId="77777777" w:rsidR="00532E8A" w:rsidRPr="006518C9" w:rsidRDefault="00DB73AC" w:rsidP="00466496">
      <w:pPr>
        <w:rPr>
          <w:b/>
          <w:lang w:val="en-US"/>
        </w:rPr>
      </w:pPr>
      <w:proofErr w:type="spellStart"/>
      <w:r w:rsidRPr="006518C9">
        <w:rPr>
          <w:b/>
          <w:lang w:val="en-US"/>
        </w:rPr>
        <w:t>mzIdentML</w:t>
      </w:r>
      <w:proofErr w:type="spell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1C2EB9AF" w14:textId="77777777" w:rsidR="007B0DFD" w:rsidRPr="006518C9" w:rsidRDefault="007B0DFD" w:rsidP="00466496">
      <w:pPr>
        <w:rPr>
          <w:lang w:val="en-US"/>
        </w:rPr>
      </w:pPr>
    </w:p>
    <w:p w14:paraId="47963F1F"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6A006C37" w14:textId="77777777" w:rsidR="007B0DFD" w:rsidRPr="006518C9" w:rsidRDefault="007B0DFD" w:rsidP="00466496">
      <w:pPr>
        <w:rPr>
          <w:lang w:val="en-US"/>
        </w:rPr>
      </w:pPr>
    </w:p>
    <w:p w14:paraId="2D445FA9"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proofErr w:type="spellStart"/>
      <w:r w:rsidR="006D41B9" w:rsidRPr="006518C9">
        <w:rPr>
          <w:lang w:val="en-US"/>
        </w:rPr>
        <w:t>mzIdentML</w:t>
      </w:r>
      <w:proofErr w:type="spellEnd"/>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33169C87" w14:textId="77777777" w:rsidR="007B0DFD" w:rsidRPr="006518C9" w:rsidRDefault="007B0DFD" w:rsidP="00466496">
      <w:pPr>
        <w:rPr>
          <w:lang w:val="en-US"/>
        </w:rPr>
      </w:pPr>
    </w:p>
    <w:p w14:paraId="057FC17C" w14:textId="77777777" w:rsidR="002E367A" w:rsidRPr="006518C9" w:rsidRDefault="002E367A" w:rsidP="00466496">
      <w:pPr>
        <w:rPr>
          <w:u w:val="single"/>
          <w:lang w:val="en-US"/>
        </w:rPr>
      </w:pPr>
      <w:r w:rsidRPr="006518C9">
        <w:rPr>
          <w:u w:val="single"/>
          <w:lang w:val="en-US"/>
        </w:rPr>
        <w:t>Version of This Document</w:t>
      </w:r>
    </w:p>
    <w:p w14:paraId="112E6EBE"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3D5B2772"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6D0511A2"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76827028" w14:textId="77777777" w:rsidR="002D794A" w:rsidRPr="006518C9" w:rsidRDefault="002D794A" w:rsidP="00466496">
      <w:pPr>
        <w:rPr>
          <w:lang w:val="en-US"/>
        </w:rPr>
      </w:pPr>
      <w:r w:rsidRPr="006518C9">
        <w:rPr>
          <w:lang w:val="en-US"/>
        </w:rPr>
        <w:t xml:space="preserve">The Human Proteome </w:t>
      </w:r>
      <w:proofErr w:type="spellStart"/>
      <w:r w:rsidRPr="006518C9">
        <w:rPr>
          <w:lang w:val="en-US"/>
        </w:rPr>
        <w:t>Organisation</w:t>
      </w:r>
      <w:proofErr w:type="spellEnd"/>
      <w:r w:rsidRPr="006518C9">
        <w:rPr>
          <w:lang w:val="en-US"/>
        </w:rPr>
        <w:t xml:space="preserve">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05159590" w14:textId="77777777" w:rsidR="007B0DFD" w:rsidRPr="006518C9" w:rsidRDefault="007B0DFD" w:rsidP="00466496">
      <w:pPr>
        <w:rPr>
          <w:lang w:val="en-US"/>
        </w:rPr>
      </w:pPr>
    </w:p>
    <w:p w14:paraId="28175F80" w14:textId="77777777" w:rsidR="00686D21" w:rsidRPr="006518C9" w:rsidRDefault="007B0DFD" w:rsidP="00466496">
      <w:pPr>
        <w:rPr>
          <w:b/>
          <w:sz w:val="28"/>
          <w:szCs w:val="28"/>
          <w:lang w:val="en-US"/>
        </w:rPr>
      </w:pPr>
      <w:r w:rsidRPr="006518C9">
        <w:rPr>
          <w:b/>
          <w:sz w:val="28"/>
          <w:szCs w:val="28"/>
          <w:lang w:val="en-US"/>
        </w:rPr>
        <w:t>Contents</w:t>
      </w:r>
    </w:p>
    <w:p w14:paraId="23B76F18"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14:paraId="4F2DAB08" w14:textId="77777777" w:rsidR="00AF4B32" w:rsidRPr="00BD77D1" w:rsidRDefault="00C741B0">
      <w:pPr>
        <w:pStyle w:val="TOC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26073E68" w14:textId="77777777" w:rsidR="00AF4B32" w:rsidRPr="00BD77D1" w:rsidRDefault="00C741B0">
      <w:pPr>
        <w:pStyle w:val="TOC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7EF1CFDA" w14:textId="77777777" w:rsidR="00AF4B32" w:rsidRPr="00BD77D1" w:rsidRDefault="00C741B0">
      <w:pPr>
        <w:pStyle w:val="TOC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1DBFE79E" w14:textId="77777777" w:rsidR="00AF4B32" w:rsidRPr="00BD77D1" w:rsidRDefault="00C741B0">
      <w:pPr>
        <w:pStyle w:val="TOC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662550F8" w14:textId="77777777" w:rsidR="00AF4B32" w:rsidRPr="00BD77D1" w:rsidRDefault="00C741B0">
      <w:pPr>
        <w:pStyle w:val="TOC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40A01941" w14:textId="77777777" w:rsidR="00AF4B32" w:rsidRPr="00BD77D1" w:rsidRDefault="00C741B0">
      <w:pPr>
        <w:pStyle w:val="TOC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58F5A050" w14:textId="77777777" w:rsidR="00AF4B32" w:rsidRPr="00BD77D1" w:rsidRDefault="00C741B0">
      <w:pPr>
        <w:pStyle w:val="TOC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621404C3" w14:textId="77777777" w:rsidR="00AF4B32" w:rsidRPr="00BD77D1" w:rsidRDefault="00C741B0">
      <w:pPr>
        <w:pStyle w:val="TOC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50795AA" w14:textId="77777777" w:rsidR="00AF4B32" w:rsidRPr="00BD77D1" w:rsidRDefault="00C741B0">
      <w:pPr>
        <w:pStyle w:val="TOC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F057904" w14:textId="77777777" w:rsidR="00AF4B32" w:rsidRPr="00BD77D1" w:rsidRDefault="00C741B0">
      <w:pPr>
        <w:pStyle w:val="TOC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0007BA0" w14:textId="77777777" w:rsidR="00AF4B32" w:rsidRPr="00BD77D1" w:rsidRDefault="00C741B0">
      <w:pPr>
        <w:pStyle w:val="TOC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D9375A0" w14:textId="77777777" w:rsidR="00AF4B32" w:rsidRPr="00BD77D1" w:rsidRDefault="00C741B0">
      <w:pPr>
        <w:pStyle w:val="TOC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D14666D" w14:textId="77777777" w:rsidR="00AF4B32" w:rsidRPr="00BD77D1" w:rsidRDefault="00C741B0">
      <w:pPr>
        <w:pStyle w:val="TOC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32AA1B45" w14:textId="77777777" w:rsidR="00AF4B32" w:rsidRPr="00BD77D1" w:rsidRDefault="00C741B0">
      <w:pPr>
        <w:pStyle w:val="TOC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42E4FE55" w14:textId="77777777" w:rsidR="00AF4B32" w:rsidRPr="00BD77D1" w:rsidRDefault="00C741B0">
      <w:pPr>
        <w:pStyle w:val="TOC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65FDDBAB" w14:textId="77777777" w:rsidR="00AF4B32" w:rsidRPr="00BD77D1" w:rsidRDefault="00C741B0">
      <w:pPr>
        <w:pStyle w:val="TOC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56E11253" w14:textId="77777777" w:rsidR="00AF4B32" w:rsidRPr="00BD77D1" w:rsidRDefault="00C741B0">
      <w:pPr>
        <w:pStyle w:val="TOC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1388E6E0" w14:textId="77777777" w:rsidR="00AF4B32" w:rsidRPr="00BD77D1" w:rsidRDefault="00C741B0">
      <w:pPr>
        <w:pStyle w:val="TOC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14:paraId="060DE85C" w14:textId="77777777" w:rsidR="00AF4B32" w:rsidRPr="00BD77D1" w:rsidRDefault="00C741B0">
      <w:pPr>
        <w:pStyle w:val="TOC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5E97C1C0" w14:textId="77777777" w:rsidR="00AF4B32" w:rsidRPr="00BD77D1" w:rsidRDefault="00C741B0">
      <w:pPr>
        <w:pStyle w:val="TOC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7EF0C2A8" w14:textId="77777777" w:rsidR="00AF4B32" w:rsidRPr="00BD77D1" w:rsidRDefault="00C741B0">
      <w:pPr>
        <w:pStyle w:val="TOC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14:paraId="7568940D" w14:textId="77777777" w:rsidR="00AF4B32" w:rsidRPr="00BD77D1" w:rsidRDefault="00C741B0">
      <w:pPr>
        <w:pStyle w:val="TOC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14:paraId="48049BA7" w14:textId="77777777" w:rsidR="00AF4B32" w:rsidRPr="00BD77D1" w:rsidRDefault="00C741B0">
      <w:pPr>
        <w:pStyle w:val="TOC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14:paraId="73D422EB" w14:textId="77777777" w:rsidR="00AF4B32" w:rsidRPr="00BD77D1" w:rsidRDefault="00C741B0">
      <w:pPr>
        <w:pStyle w:val="TOC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14:paraId="2C4C75A0" w14:textId="77777777" w:rsidR="00AF4B32" w:rsidRPr="00BD77D1" w:rsidRDefault="00C741B0">
      <w:pPr>
        <w:pStyle w:val="TOC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0C495677" w14:textId="77777777" w:rsidR="00AF4B32" w:rsidRPr="00BD77D1" w:rsidRDefault="00C741B0">
      <w:pPr>
        <w:pStyle w:val="TOC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7486D6D0" w14:textId="77777777" w:rsidR="00AF4B32" w:rsidRPr="00BD77D1" w:rsidRDefault="00C741B0">
      <w:pPr>
        <w:pStyle w:val="TOC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14:paraId="73EBE39E" w14:textId="77777777" w:rsidR="00AF4B32" w:rsidRPr="00BD77D1" w:rsidRDefault="00C741B0">
      <w:pPr>
        <w:pStyle w:val="TOC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3B88208E" w14:textId="77777777" w:rsidR="00AF4B32" w:rsidRPr="00BD77D1" w:rsidRDefault="00C741B0">
      <w:pPr>
        <w:pStyle w:val="TOC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7055C0AC" w14:textId="77777777" w:rsidR="00AF4B32" w:rsidRPr="00BD77D1" w:rsidRDefault="00C741B0">
      <w:pPr>
        <w:pStyle w:val="TOC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24CD8591" w14:textId="77777777" w:rsidR="00AF4B32" w:rsidRPr="00BD77D1" w:rsidRDefault="00C741B0">
      <w:pPr>
        <w:pStyle w:val="TOC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7B89C18C" w14:textId="77777777" w:rsidR="00AF4B32" w:rsidRPr="00BD77D1" w:rsidRDefault="00C741B0">
      <w:pPr>
        <w:pStyle w:val="TOC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6ED308B3" w14:textId="77777777" w:rsidR="00AF4B32" w:rsidRPr="00BD77D1" w:rsidRDefault="00C741B0">
      <w:pPr>
        <w:pStyle w:val="TOC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14:paraId="3101AA26" w14:textId="77777777" w:rsidR="00AF4B32" w:rsidRPr="00BD77D1" w:rsidRDefault="00C741B0">
      <w:pPr>
        <w:pStyle w:val="TOC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7E935AB" w14:textId="77777777" w:rsidR="00AF4B32" w:rsidRPr="00BD77D1" w:rsidRDefault="00C741B0">
      <w:pPr>
        <w:pStyle w:val="TOC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8BCAE00" w14:textId="77777777" w:rsidR="00AF4B32" w:rsidRPr="00BD77D1" w:rsidRDefault="00C741B0">
      <w:pPr>
        <w:pStyle w:val="TOC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96BF76A" w14:textId="77777777" w:rsidR="00AF4B32" w:rsidRPr="00BD77D1" w:rsidRDefault="00C741B0">
      <w:pPr>
        <w:pStyle w:val="TOC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7DFF66EF" w14:textId="77777777" w:rsidR="00AF4B32" w:rsidRPr="00BD77D1" w:rsidRDefault="00C741B0">
      <w:pPr>
        <w:pStyle w:val="TOC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4A1CDF53" w14:textId="77777777" w:rsidR="00AF4B32" w:rsidRPr="00BD77D1" w:rsidRDefault="00C741B0">
      <w:pPr>
        <w:pStyle w:val="TOC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50B060C6" w14:textId="77777777" w:rsidR="00AF4B32" w:rsidRPr="00BD77D1" w:rsidRDefault="00C741B0">
      <w:pPr>
        <w:pStyle w:val="TOC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197D5BCE" w14:textId="77777777" w:rsidR="00AF4B32" w:rsidRPr="00BD77D1" w:rsidRDefault="00C741B0">
      <w:pPr>
        <w:pStyle w:val="TOC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7937B96F" w14:textId="77777777" w:rsidR="00AF4B32" w:rsidRPr="00BD77D1" w:rsidRDefault="00C741B0">
      <w:pPr>
        <w:pStyle w:val="TOC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69D1E217" w14:textId="77777777" w:rsidR="00AF4B32" w:rsidRPr="00BD77D1" w:rsidRDefault="00C741B0">
      <w:pPr>
        <w:pStyle w:val="TOC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33DB757B" w14:textId="77777777" w:rsidR="00AF4B32" w:rsidRPr="00BD77D1" w:rsidRDefault="00C741B0">
      <w:pPr>
        <w:pStyle w:val="TOC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0536C375" w14:textId="77777777" w:rsidR="00AF4B32" w:rsidRPr="00BD77D1" w:rsidRDefault="00C741B0">
      <w:pPr>
        <w:pStyle w:val="TOC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20F515D4" w14:textId="77777777" w:rsidR="00AF4B32" w:rsidRPr="00BD77D1" w:rsidRDefault="00C741B0">
      <w:pPr>
        <w:pStyle w:val="TOC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755333F0" w14:textId="77777777" w:rsidR="00AF4B32" w:rsidRPr="00BD77D1" w:rsidRDefault="00C741B0">
      <w:pPr>
        <w:pStyle w:val="TOC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14:paraId="13FC7ACC" w14:textId="77777777" w:rsidR="00AF4B32" w:rsidRPr="00BD77D1" w:rsidRDefault="00C741B0">
      <w:pPr>
        <w:pStyle w:val="TOC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14:paraId="57FF9A48" w14:textId="77777777" w:rsidR="00AF4B32" w:rsidRPr="00BD77D1" w:rsidRDefault="00C741B0">
      <w:pPr>
        <w:pStyle w:val="TOC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14:paraId="03CEA283" w14:textId="77777777" w:rsidR="00AF4B32" w:rsidRPr="00BD77D1" w:rsidRDefault="00C741B0">
      <w:pPr>
        <w:pStyle w:val="TOC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14:paraId="293D33B6" w14:textId="77777777" w:rsidR="00AF4B32" w:rsidRPr="00BD77D1" w:rsidRDefault="00C741B0">
      <w:pPr>
        <w:pStyle w:val="TOC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2BF5A8D5" w14:textId="77777777" w:rsidR="00AF4B32" w:rsidRPr="00BD77D1" w:rsidRDefault="00C741B0">
      <w:pPr>
        <w:pStyle w:val="TOC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0A5AB372" w14:textId="77777777" w:rsidR="00AF4B32" w:rsidRPr="00BD77D1" w:rsidRDefault="00C741B0">
      <w:pPr>
        <w:pStyle w:val="TOC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54A2DB81" w14:textId="77777777" w:rsidR="00AF4B32" w:rsidRPr="00BD77D1" w:rsidRDefault="00C741B0">
      <w:pPr>
        <w:pStyle w:val="TOC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06CBBB75" w14:textId="77777777" w:rsidR="00AF4B32" w:rsidRPr="00BD77D1" w:rsidRDefault="00C741B0">
      <w:pPr>
        <w:pStyle w:val="TOC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50E337F1" w14:textId="77777777" w:rsidR="00AF4B32" w:rsidRPr="00BD77D1" w:rsidRDefault="00C741B0">
      <w:pPr>
        <w:pStyle w:val="TOC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37E5FA7C" w14:textId="77777777" w:rsidR="00AF4B32" w:rsidRPr="00BD77D1" w:rsidRDefault="00C741B0">
      <w:pPr>
        <w:pStyle w:val="TOC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0CC72A09" w14:textId="77777777" w:rsidR="00AF4B32" w:rsidRPr="00BD77D1" w:rsidRDefault="00C741B0">
      <w:pPr>
        <w:pStyle w:val="TOC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4FA45D95" w14:textId="77777777" w:rsidR="00AF4B32" w:rsidRPr="00BD77D1" w:rsidRDefault="00C741B0">
      <w:pPr>
        <w:pStyle w:val="TOC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6FA6ED73" w14:textId="77777777" w:rsidR="00AF4B32" w:rsidRPr="00BD77D1" w:rsidRDefault="00C741B0">
      <w:pPr>
        <w:pStyle w:val="TOC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71F04A30" w14:textId="77777777" w:rsidR="00AF4B32" w:rsidRPr="00BD77D1" w:rsidRDefault="00C741B0">
      <w:pPr>
        <w:pStyle w:val="TOC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2A5B058E" w14:textId="77777777" w:rsidR="00AF4B32" w:rsidRPr="00BD77D1" w:rsidRDefault="00C741B0">
      <w:pPr>
        <w:pStyle w:val="TOC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00F0E4A4" w14:textId="77777777" w:rsidR="00AF4B32" w:rsidRPr="00BD77D1" w:rsidRDefault="00C741B0">
      <w:pPr>
        <w:pStyle w:val="TOC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4802911" w14:textId="77777777" w:rsidR="00AF4B32" w:rsidRPr="00BD77D1" w:rsidRDefault="00C741B0">
      <w:pPr>
        <w:pStyle w:val="TOC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3B44193" w14:textId="77777777" w:rsidR="00AF4B32" w:rsidRPr="00BD77D1" w:rsidRDefault="00C741B0">
      <w:pPr>
        <w:pStyle w:val="TOC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254485EC" w14:textId="77777777" w:rsidR="00AF4B32" w:rsidRPr="00BD77D1" w:rsidRDefault="00C741B0">
      <w:pPr>
        <w:pStyle w:val="TOC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14:paraId="50D284F0" w14:textId="77777777" w:rsidR="00AF4B32" w:rsidRPr="00BD77D1" w:rsidRDefault="00C741B0">
      <w:pPr>
        <w:pStyle w:val="TOC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3742D759" w14:textId="77777777" w:rsidR="00AF4B32" w:rsidRPr="00BD77D1" w:rsidRDefault="00C741B0">
      <w:pPr>
        <w:pStyle w:val="TOC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1A4C3F8F" w14:textId="77777777" w:rsidR="00AF4B32" w:rsidRPr="00BD77D1" w:rsidRDefault="00C741B0">
      <w:pPr>
        <w:pStyle w:val="TOC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14:paraId="7A2F1CB3" w14:textId="77777777" w:rsidR="00AF4B32" w:rsidRPr="00BD77D1" w:rsidRDefault="00C741B0">
      <w:pPr>
        <w:pStyle w:val="TOC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C6CF15D" w14:textId="77777777" w:rsidR="00AF4B32" w:rsidRPr="00BD77D1" w:rsidRDefault="00C741B0">
      <w:pPr>
        <w:pStyle w:val="TOC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A74842D" w14:textId="77777777" w:rsidR="00AF4B32" w:rsidRPr="00BD77D1" w:rsidRDefault="00C741B0">
      <w:pPr>
        <w:pStyle w:val="TOC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62FFBB3D" w14:textId="77777777" w:rsidR="00AF4B32" w:rsidRPr="00BD77D1" w:rsidRDefault="00C741B0">
      <w:pPr>
        <w:pStyle w:val="TOC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07BF0DF9" w14:textId="77777777" w:rsidR="00AF4B32" w:rsidRPr="00BD77D1" w:rsidRDefault="00C741B0">
      <w:pPr>
        <w:pStyle w:val="TOC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14:paraId="4787B1C5" w14:textId="77777777" w:rsidR="00AF4B32" w:rsidRPr="00BD77D1" w:rsidRDefault="00C741B0">
      <w:pPr>
        <w:pStyle w:val="TOC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3BBBA1C4" w14:textId="77777777" w:rsidR="00AF4B32" w:rsidRPr="00BD77D1" w:rsidRDefault="00C741B0">
      <w:pPr>
        <w:pStyle w:val="TOC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2839B5D2" w14:textId="77777777" w:rsidR="00AF4B32" w:rsidRPr="00BD77D1" w:rsidRDefault="00C741B0">
      <w:pPr>
        <w:pStyle w:val="TOC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900F60E" w14:textId="77777777" w:rsidR="00AF4B32" w:rsidRPr="00BD77D1" w:rsidRDefault="00C741B0">
      <w:pPr>
        <w:pStyle w:val="TOC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4EC5CD7" w14:textId="77777777" w:rsidR="00AF4B32" w:rsidRPr="00BD77D1" w:rsidRDefault="00C741B0">
      <w:pPr>
        <w:pStyle w:val="TOC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14:paraId="3AB27135" w14:textId="77777777" w:rsidR="00AF4B32" w:rsidRPr="00BD77D1" w:rsidRDefault="00C741B0">
      <w:pPr>
        <w:pStyle w:val="TOC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6AADD492" w14:textId="77777777" w:rsidR="00AF4B32" w:rsidRPr="00BD77D1" w:rsidRDefault="00C741B0">
      <w:pPr>
        <w:pStyle w:val="TOC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29C0C878" w14:textId="77777777" w:rsidR="00AF4B32" w:rsidRPr="00BD77D1" w:rsidRDefault="00C741B0">
      <w:pPr>
        <w:pStyle w:val="TOC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14:paraId="63D77EDB" w14:textId="77777777" w:rsidR="00AF4B32" w:rsidRPr="00BD77D1" w:rsidRDefault="00C741B0">
      <w:pPr>
        <w:pStyle w:val="TOC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5D2A7A8A" w14:textId="77777777" w:rsidR="00AF4B32" w:rsidRPr="00BD77D1" w:rsidRDefault="00C741B0">
      <w:pPr>
        <w:pStyle w:val="TOC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41ABD7F3" w14:textId="77777777" w:rsidR="00AF4B32" w:rsidRPr="00BD77D1" w:rsidRDefault="00C741B0">
      <w:pPr>
        <w:pStyle w:val="TOC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78885A9E" w14:textId="77777777" w:rsidR="00AF4B32" w:rsidRPr="00BD77D1" w:rsidRDefault="00C741B0">
      <w:pPr>
        <w:pStyle w:val="TOC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22095B55" w14:textId="77777777" w:rsidR="00AF4B32" w:rsidRPr="00BD77D1" w:rsidRDefault="00C741B0">
      <w:pPr>
        <w:pStyle w:val="TOC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C019023" w14:textId="77777777" w:rsidR="00AF4B32" w:rsidRPr="00BD77D1" w:rsidRDefault="00C741B0">
      <w:pPr>
        <w:pStyle w:val="TOC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43037AC3" w14:textId="77777777" w:rsidR="00AF4B32" w:rsidRPr="00BD77D1" w:rsidRDefault="00C741B0">
      <w:pPr>
        <w:pStyle w:val="TOC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14:paraId="778961D4" w14:textId="77777777" w:rsidR="00AF4B32" w:rsidRPr="00BD77D1" w:rsidRDefault="00C741B0">
      <w:pPr>
        <w:pStyle w:val="TOC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14:paraId="6C7AFDCB" w14:textId="77777777" w:rsidR="00AF4B32" w:rsidRPr="00BD77D1" w:rsidRDefault="00C741B0">
      <w:pPr>
        <w:pStyle w:val="TOC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456757A5" w14:textId="77777777" w:rsidR="00AF4B32" w:rsidRPr="00BD77D1" w:rsidRDefault="00C741B0">
      <w:pPr>
        <w:pStyle w:val="TOC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289A3B5F" w14:textId="77777777" w:rsidR="00AF4B32" w:rsidRPr="00BD77D1" w:rsidRDefault="00C741B0">
      <w:pPr>
        <w:pStyle w:val="TOC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3FE46A9A" w14:textId="77777777" w:rsidR="00AF4B32" w:rsidRPr="00BD77D1" w:rsidRDefault="00C741B0">
      <w:pPr>
        <w:pStyle w:val="TOC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38DA6D8A" w14:textId="77777777" w:rsidR="00AF4B32" w:rsidRPr="00BD77D1" w:rsidRDefault="00C741B0">
      <w:pPr>
        <w:pStyle w:val="TOC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2EA90793" w14:textId="77777777" w:rsidR="00AF4B32" w:rsidRPr="00BD77D1" w:rsidRDefault="00C741B0">
      <w:pPr>
        <w:pStyle w:val="TOC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25944DF9" w14:textId="77777777" w:rsidR="00AF4B32" w:rsidRPr="00BD77D1" w:rsidRDefault="00C741B0">
      <w:pPr>
        <w:pStyle w:val="TOC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45800C71" w14:textId="77777777" w:rsidR="00AF4B32" w:rsidRPr="00BD77D1" w:rsidRDefault="00C741B0">
      <w:pPr>
        <w:pStyle w:val="TOC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14:paraId="5C6A33B9" w14:textId="77777777" w:rsidR="00AF4B32" w:rsidRPr="00BD77D1" w:rsidRDefault="00C741B0">
      <w:pPr>
        <w:pStyle w:val="TOC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714F36E4" w14:textId="77777777" w:rsidR="00AF4B32" w:rsidRPr="00BD77D1" w:rsidRDefault="00C741B0">
      <w:pPr>
        <w:pStyle w:val="TOC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06F9BE3F" w14:textId="77777777" w:rsidR="00AF4B32" w:rsidRPr="00BD77D1" w:rsidRDefault="00C741B0">
      <w:pPr>
        <w:pStyle w:val="TOC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14:paraId="36041C47" w14:textId="77777777" w:rsidR="00AF4B32" w:rsidRPr="00BD77D1" w:rsidRDefault="00C741B0">
      <w:pPr>
        <w:pStyle w:val="TOC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14:paraId="56BD9BC5" w14:textId="77777777" w:rsidR="00AF4B32" w:rsidRPr="00BD77D1" w:rsidRDefault="00C741B0">
      <w:pPr>
        <w:pStyle w:val="TOC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14:paraId="430DB573" w14:textId="77777777" w:rsidR="00AF4B32" w:rsidRPr="00BD77D1" w:rsidRDefault="00C741B0">
      <w:pPr>
        <w:pStyle w:val="TOC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14:paraId="7FF6D14B" w14:textId="77777777" w:rsidR="00AF4B32" w:rsidRPr="00BD77D1" w:rsidRDefault="00C741B0">
      <w:pPr>
        <w:pStyle w:val="TOC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3AC82641" w14:textId="77777777" w:rsidR="00AF4B32" w:rsidRPr="00BD77D1" w:rsidRDefault="00C741B0">
      <w:pPr>
        <w:pStyle w:val="TOC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2B7056C5" w14:textId="77777777" w:rsidR="00AF4B32" w:rsidRPr="00BD77D1" w:rsidRDefault="00C741B0">
      <w:pPr>
        <w:pStyle w:val="TOC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0FBD7E2A" w14:textId="77777777" w:rsidR="00AF4B32" w:rsidRPr="00BD77D1" w:rsidRDefault="00C741B0">
      <w:pPr>
        <w:pStyle w:val="TOC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14:paraId="739DC661" w14:textId="77777777" w:rsidR="00AF4B32" w:rsidRPr="00BD77D1" w:rsidRDefault="00C741B0">
      <w:pPr>
        <w:pStyle w:val="TOC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14:paraId="06D06F21" w14:textId="77777777" w:rsidR="00AF4B32" w:rsidRPr="00BD77D1" w:rsidRDefault="00C741B0">
      <w:pPr>
        <w:pStyle w:val="TOC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0543EA15" w14:textId="77777777" w:rsidR="00AF4B32" w:rsidRPr="00BD77D1" w:rsidRDefault="00C741B0">
      <w:pPr>
        <w:pStyle w:val="TOC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1977D7BC" w14:textId="77777777" w:rsidR="00AF4B32" w:rsidRPr="00BD77D1" w:rsidRDefault="00C741B0">
      <w:pPr>
        <w:pStyle w:val="TOC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259C124D" w14:textId="77777777" w:rsidR="00AF4B32" w:rsidRPr="00BD77D1" w:rsidRDefault="00C741B0">
      <w:pPr>
        <w:pStyle w:val="TOC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6F76E6FE" w14:textId="77777777" w:rsidR="00AF4B32" w:rsidRPr="00BD77D1" w:rsidRDefault="00C741B0">
      <w:pPr>
        <w:pStyle w:val="TOC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3F888201" w14:textId="77777777" w:rsidR="00AF4B32" w:rsidRPr="00BD77D1" w:rsidRDefault="00C741B0">
      <w:pPr>
        <w:pStyle w:val="TOC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72F03135" w14:textId="77777777" w:rsidR="00AF4B32" w:rsidRPr="00BD77D1" w:rsidRDefault="00C741B0">
      <w:pPr>
        <w:pStyle w:val="TOC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039CBE16" w14:textId="77777777" w:rsidR="00AF4B32" w:rsidRPr="00BD77D1" w:rsidRDefault="00C741B0">
      <w:pPr>
        <w:pStyle w:val="TOC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2F3500F9" w14:textId="77777777" w:rsidR="00AF4B32" w:rsidRPr="00BD77D1" w:rsidRDefault="00C741B0">
      <w:pPr>
        <w:pStyle w:val="TOC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732607" w14:textId="77777777" w:rsidR="00AF4B32" w:rsidRPr="00BD77D1" w:rsidRDefault="00C741B0">
      <w:pPr>
        <w:pStyle w:val="TOC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869EA8" w14:textId="77777777" w:rsidR="00AF4B32" w:rsidRPr="00BD77D1" w:rsidRDefault="00C741B0">
      <w:pPr>
        <w:pStyle w:val="TOC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0A814AC8" w14:textId="77777777" w:rsidR="00AF4B32" w:rsidRPr="00BD77D1" w:rsidRDefault="00C741B0">
      <w:pPr>
        <w:pStyle w:val="TOC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1D1E9387" w14:textId="77777777" w:rsidR="00AF4B32" w:rsidRPr="00BD77D1" w:rsidRDefault="00C741B0">
      <w:pPr>
        <w:pStyle w:val="TOC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390E76B6" w14:textId="77777777" w:rsidR="00AF4B32" w:rsidRPr="00BD77D1" w:rsidRDefault="00C741B0">
      <w:pPr>
        <w:pStyle w:val="TOC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AED07B2" w14:textId="77777777" w:rsidR="00AF4B32" w:rsidRPr="00BD77D1" w:rsidRDefault="00C741B0">
      <w:pPr>
        <w:pStyle w:val="TOC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24D20DC" w14:textId="77777777" w:rsidR="00AF4B32" w:rsidRPr="00BD77D1" w:rsidRDefault="00C741B0">
      <w:pPr>
        <w:pStyle w:val="TOC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14:paraId="13F29907" w14:textId="77777777" w:rsidR="00AF4B32" w:rsidRPr="00BD77D1" w:rsidRDefault="00C741B0">
      <w:pPr>
        <w:pStyle w:val="TOC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5CE553D2" w14:textId="77777777" w:rsidR="00AF4B32" w:rsidRPr="00BD77D1" w:rsidRDefault="00C741B0">
      <w:pPr>
        <w:pStyle w:val="TOC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64CD748E" w14:textId="77777777" w:rsidR="00AF4B32" w:rsidRPr="00BD77D1" w:rsidRDefault="00C741B0">
      <w:pPr>
        <w:pStyle w:val="TOC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38FD608D" w14:textId="77777777" w:rsidR="007B0DFD" w:rsidRPr="006518C9" w:rsidRDefault="003A117B" w:rsidP="00466496">
      <w:pPr>
        <w:rPr>
          <w:highlight w:val="yellow"/>
          <w:lang w:val="en-US"/>
        </w:rPr>
      </w:pPr>
      <w:r w:rsidRPr="006518C9">
        <w:rPr>
          <w:highlight w:val="yellow"/>
          <w:lang w:val="en-US"/>
        </w:rPr>
        <w:fldChar w:fldCharType="end"/>
      </w:r>
    </w:p>
    <w:p w14:paraId="6B6DC974" w14:textId="77777777" w:rsidR="008F1CA6" w:rsidRPr="006518C9" w:rsidRDefault="008F1CA6" w:rsidP="00466496">
      <w:pPr>
        <w:pStyle w:val="Heading1"/>
      </w:pPr>
      <w:bookmarkStart w:id="4" w:name="_Ref116882289"/>
      <w:bookmarkStart w:id="5" w:name="_Toc118017562"/>
      <w:bookmarkStart w:id="6" w:name="_Toc156877856"/>
      <w:bookmarkStart w:id="7" w:name="_Toc476057168"/>
      <w:r w:rsidRPr="006518C9">
        <w:t>Introduction</w:t>
      </w:r>
      <w:bookmarkEnd w:id="4"/>
      <w:bookmarkEnd w:id="5"/>
      <w:bookmarkEnd w:id="6"/>
      <w:bookmarkEnd w:id="7"/>
    </w:p>
    <w:p w14:paraId="6DD644E0" w14:textId="77777777" w:rsidR="008F1CA6" w:rsidRPr="006518C9" w:rsidRDefault="008F1CA6" w:rsidP="00466496">
      <w:pPr>
        <w:pStyle w:val="Heading2"/>
      </w:pPr>
      <w:bookmarkStart w:id="8" w:name="_Toc476057169"/>
      <w:r w:rsidRPr="006518C9">
        <w:t>Background</w:t>
      </w:r>
      <w:bookmarkEnd w:id="8"/>
    </w:p>
    <w:p w14:paraId="501D2834"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w:t>
      </w:r>
      <w:proofErr w:type="spellStart"/>
      <w:r w:rsidRPr="006518C9">
        <w:rPr>
          <w:lang w:val="en-US"/>
        </w:rPr>
        <w:t>characterisation</w:t>
      </w:r>
      <w:proofErr w:type="spellEnd"/>
      <w:r w:rsidRPr="006518C9">
        <w:rPr>
          <w:lang w:val="en-US"/>
        </w:rPr>
        <w:t xml:space="preserve">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proofErr w:type="spellStart"/>
      <w:r w:rsidR="006D41B9" w:rsidRPr="006518C9">
        <w:rPr>
          <w:lang w:val="en-US"/>
        </w:rPr>
        <w:t>mzIdentML</w:t>
      </w:r>
      <w:proofErr w:type="spellEnd"/>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spellStart"/>
      <w:r w:rsidR="006D41B9" w:rsidRPr="006518C9">
        <w:rPr>
          <w:lang w:val="en-US"/>
        </w:rPr>
        <w:t>mzIdentML</w:t>
      </w:r>
      <w:proofErr w:type="spell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14:paraId="099C4336" w14:textId="77777777" w:rsidR="002D794A" w:rsidRPr="006518C9" w:rsidRDefault="002D794A" w:rsidP="00466496">
      <w:pPr>
        <w:rPr>
          <w:lang w:val="en-US"/>
        </w:rPr>
      </w:pPr>
    </w:p>
    <w:p w14:paraId="4ACB2CCF"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6F82D1E5"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08BB3016"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0307311"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2DBB1A0F"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7DE384D7"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final results being assembled in a single </w:t>
      </w:r>
      <w:proofErr w:type="spellStart"/>
      <w:r w:rsidRPr="006518C9">
        <w:rPr>
          <w:iCs/>
          <w:lang w:val="en-US"/>
        </w:rPr>
        <w:t>mzIdentML</w:t>
      </w:r>
      <w:proofErr w:type="spellEnd"/>
      <w:r w:rsidRPr="006518C9">
        <w:rPr>
          <w:iCs/>
          <w:lang w:val="en-US"/>
        </w:rPr>
        <w:t xml:space="preserve"> file.</w:t>
      </w:r>
    </w:p>
    <w:p w14:paraId="1C6C32AE" w14:textId="77777777" w:rsidR="002D794A" w:rsidRPr="006518C9" w:rsidRDefault="002D794A" w:rsidP="00466496">
      <w:pPr>
        <w:ind w:left="360"/>
        <w:rPr>
          <w:lang w:val="en-US"/>
        </w:rPr>
      </w:pPr>
    </w:p>
    <w:p w14:paraId="7DE0F960"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3ACBD29C" w14:textId="77777777" w:rsidR="002E0228" w:rsidRPr="006518C9" w:rsidRDefault="002E0228" w:rsidP="002A4683">
      <w:pPr>
        <w:jc w:val="both"/>
        <w:rPr>
          <w:highlight w:val="cyan"/>
          <w:lang w:val="en-US"/>
        </w:rPr>
      </w:pPr>
    </w:p>
    <w:p w14:paraId="385B7287" w14:textId="77777777" w:rsidR="00DB3ECF" w:rsidRPr="006518C9" w:rsidRDefault="00DB3ECF" w:rsidP="002A4683">
      <w:pPr>
        <w:pStyle w:val="Heading2"/>
        <w:jc w:val="both"/>
      </w:pPr>
      <w:bookmarkStart w:id="9" w:name="_Toc476057170"/>
      <w:r w:rsidRPr="006518C9">
        <w:t>Document Structure</w:t>
      </w:r>
      <w:bookmarkEnd w:id="9"/>
    </w:p>
    <w:p w14:paraId="2745864D"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proofErr w:type="spellStart"/>
      <w:r w:rsidR="006D41B9" w:rsidRPr="006518C9">
        <w:rPr>
          <w:lang w:val="en-US"/>
        </w:rPr>
        <w:t>mzIdentML</w:t>
      </w:r>
      <w:proofErr w:type="spellEnd"/>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14:paraId="313E08F9" w14:textId="77777777" w:rsidR="00970B31" w:rsidRPr="006518C9" w:rsidRDefault="00970B31" w:rsidP="00466496">
      <w:pPr>
        <w:rPr>
          <w:highlight w:val="yellow"/>
          <w:lang w:val="en-US"/>
        </w:rPr>
      </w:pPr>
    </w:p>
    <w:p w14:paraId="33EAF97F" w14:textId="77777777" w:rsidR="00970B31" w:rsidRPr="006518C9" w:rsidRDefault="00970B31" w:rsidP="00466496">
      <w:pPr>
        <w:pStyle w:val="Heading1"/>
      </w:pPr>
      <w:bookmarkStart w:id="10" w:name="_Toc170636040"/>
      <w:bookmarkStart w:id="11" w:name="_Ref211659702"/>
      <w:bookmarkStart w:id="12" w:name="_Ref216758743"/>
      <w:bookmarkStart w:id="13" w:name="_Toc476057171"/>
      <w:r w:rsidRPr="006518C9">
        <w:t xml:space="preserve">Use Cases for </w:t>
      </w:r>
      <w:proofErr w:type="spellStart"/>
      <w:r w:rsidR="006D41B9" w:rsidRPr="006518C9">
        <w:t>mzIdentML</w:t>
      </w:r>
      <w:bookmarkEnd w:id="10"/>
      <w:bookmarkEnd w:id="11"/>
      <w:bookmarkEnd w:id="12"/>
      <w:bookmarkEnd w:id="13"/>
      <w:proofErr w:type="spellEnd"/>
    </w:p>
    <w:p w14:paraId="58724A16" w14:textId="77777777" w:rsidR="00970B31" w:rsidRPr="006518C9" w:rsidRDefault="00970B31" w:rsidP="00FC5361">
      <w:pPr>
        <w:jc w:val="both"/>
        <w:rPr>
          <w:lang w:val="en-US"/>
        </w:rPr>
      </w:pPr>
      <w:r w:rsidRPr="006518C9">
        <w:rPr>
          <w:lang w:val="en-US"/>
        </w:rPr>
        <w:t xml:space="preserve">The following use cases have driven the development of the </w:t>
      </w:r>
      <w:proofErr w:type="spellStart"/>
      <w:r w:rsidR="006D41B9" w:rsidRPr="006518C9">
        <w:rPr>
          <w:lang w:val="en-US"/>
        </w:rPr>
        <w:t>mzIdentML</w:t>
      </w:r>
      <w:proofErr w:type="spellEnd"/>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3911CBD" w14:textId="77777777" w:rsidR="000B7E48" w:rsidRPr="006518C9" w:rsidRDefault="000B7E48" w:rsidP="00FC5361">
      <w:pPr>
        <w:jc w:val="both"/>
        <w:rPr>
          <w:lang w:val="en-US"/>
        </w:rPr>
      </w:pPr>
    </w:p>
    <w:p w14:paraId="610843F8"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w:t>
      </w:r>
      <w:proofErr w:type="spellStart"/>
      <w:r w:rsidRPr="006518C9">
        <w:rPr>
          <w:lang w:val="en-US"/>
        </w:rPr>
        <w:t>mzIdentML</w:t>
      </w:r>
      <w:proofErr w:type="spellEnd"/>
      <w:r w:rsidRPr="006518C9">
        <w:rPr>
          <w:lang w:val="en-US"/>
        </w:rPr>
        <w:t xml:space="preserve"> document and enables users to examine results from an MS or </w:t>
      </w:r>
      <w:proofErr w:type="spellStart"/>
      <w:r w:rsidRPr="006518C9">
        <w:rPr>
          <w:lang w:val="en-US"/>
        </w:rPr>
        <w:t>MSn</w:t>
      </w:r>
      <w:proofErr w:type="spellEnd"/>
      <w:r w:rsidRPr="006518C9">
        <w:rPr>
          <w:lang w:val="en-US"/>
        </w:rPr>
        <w:t xml:space="preserve">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15245B9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2EDB3355"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proofErr w:type="spellStart"/>
      <w:r w:rsidR="006D41B9" w:rsidRPr="006518C9">
        <w:rPr>
          <w:lang w:val="en-US"/>
        </w:rPr>
        <w:t>mzIdentML</w:t>
      </w:r>
      <w:proofErr w:type="spellEnd"/>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2A4D1E8B"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manual or automated annotation of proteins/peptides in an instance document. A </w:t>
      </w:r>
      <w:proofErr w:type="gramStart"/>
      <w:r w:rsidRPr="006518C9">
        <w:rPr>
          <w:lang w:val="en-US"/>
        </w:rPr>
        <w:t>third party</w:t>
      </w:r>
      <w:proofErr w:type="gramEnd"/>
      <w:r w:rsidRPr="006518C9">
        <w:rPr>
          <w:lang w:val="en-US"/>
        </w:rPr>
        <w:t xml:space="preserve"> tool could be used to save annotations and validations of identified proteins/peptides to an existing instance document</w:t>
      </w:r>
      <w:r w:rsidR="00CB36C0" w:rsidRPr="006518C9">
        <w:rPr>
          <w:lang w:val="en-US"/>
        </w:rPr>
        <w:t>.</w:t>
      </w:r>
    </w:p>
    <w:p w14:paraId="6B998C1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7CA04723"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2BD6026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4C27DB0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search of spectra against other spectra - </w:t>
      </w:r>
      <w:proofErr w:type="gramStart"/>
      <w:r w:rsidRPr="006518C9">
        <w:rPr>
          <w:lang w:val="en-US"/>
        </w:rPr>
        <w:t>i.e.</w:t>
      </w:r>
      <w:proofErr w:type="gramEnd"/>
      <w:r w:rsidRPr="006518C9">
        <w:rPr>
          <w:lang w:val="en-US"/>
        </w:rPr>
        <w:t xml:space="preserve"> a spectral library search.</w:t>
      </w:r>
    </w:p>
    <w:p w14:paraId="300B58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w:t>
      </w:r>
      <w:proofErr w:type="gramStart"/>
      <w:r w:rsidRPr="006518C9">
        <w:rPr>
          <w:lang w:val="en-US"/>
        </w:rPr>
        <w:t>top down</w:t>
      </w:r>
      <w:proofErr w:type="gramEnd"/>
      <w:r w:rsidRPr="006518C9">
        <w:rPr>
          <w:lang w:val="en-US"/>
        </w:rPr>
        <w:t xml:space="preserve"> search i.e. analysis of complete proteins. </w:t>
      </w:r>
    </w:p>
    <w:p w14:paraId="3E431ACE"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2F6823D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49346C4A"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proofErr w:type="spellStart"/>
      <w:r w:rsidR="006D41B9" w:rsidRPr="006518C9">
        <w:rPr>
          <w:lang w:val="en-US"/>
        </w:rPr>
        <w:t>mzIdentML</w:t>
      </w:r>
      <w:proofErr w:type="spellEnd"/>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7B2B23A7"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4103B687"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have been identified (newly added in </w:t>
      </w:r>
      <w:proofErr w:type="spellStart"/>
      <w:r w:rsidRPr="006518C9">
        <w:rPr>
          <w:lang w:val="en-US"/>
        </w:rPr>
        <w:t>mzIdentML</w:t>
      </w:r>
      <w:proofErr w:type="spellEnd"/>
      <w:r w:rsidRPr="006518C9">
        <w:rPr>
          <w:lang w:val="en-US"/>
        </w:rPr>
        <w:t xml:space="preserve"> 1.2)</w:t>
      </w:r>
      <w:r w:rsidR="00FF75C6" w:rsidRPr="006518C9">
        <w:rPr>
          <w:lang w:val="en-US"/>
        </w:rPr>
        <w:t>.</w:t>
      </w:r>
    </w:p>
    <w:p w14:paraId="467E326F"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can be inferred from cross-linking approaches (newly added in </w:t>
      </w:r>
      <w:proofErr w:type="spellStart"/>
      <w:r w:rsidRPr="006518C9">
        <w:rPr>
          <w:lang w:val="en-US"/>
        </w:rPr>
        <w:t>mzIdentML</w:t>
      </w:r>
      <w:proofErr w:type="spellEnd"/>
      <w:r w:rsidRPr="006518C9">
        <w:rPr>
          <w:lang w:val="en-US"/>
        </w:rPr>
        <w:t xml:space="preserve"> 1.2).</w:t>
      </w:r>
    </w:p>
    <w:p w14:paraId="72619A8C"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 xml:space="preserve">values or scores associated with the positions of modifications on a peptide chain (newly added in </w:t>
      </w:r>
      <w:proofErr w:type="spellStart"/>
      <w:r w:rsidR="00FF75C6" w:rsidRPr="006518C9">
        <w:rPr>
          <w:lang w:val="en-US"/>
        </w:rPr>
        <w:t>mzIdentML</w:t>
      </w:r>
      <w:proofErr w:type="spellEnd"/>
      <w:r w:rsidR="00FF75C6" w:rsidRPr="006518C9">
        <w:rPr>
          <w:lang w:val="en-US"/>
        </w:rPr>
        <w:t xml:space="preserve"> 1.2).</w:t>
      </w:r>
    </w:p>
    <w:p w14:paraId="2572DEFA"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values or scores associated with peptide identifications, formed from groups of redundant peptide-spectrum matches (PSMs) reporting on the same peptide (newly added in </w:t>
      </w:r>
      <w:proofErr w:type="spellStart"/>
      <w:r w:rsidRPr="006518C9">
        <w:rPr>
          <w:lang w:val="en-US"/>
        </w:rPr>
        <w:t>mzIdentML</w:t>
      </w:r>
      <w:proofErr w:type="spellEnd"/>
      <w:r w:rsidRPr="006518C9">
        <w:rPr>
          <w:lang w:val="en-US"/>
        </w:rPr>
        <w:t xml:space="preserve"> 1.2).</w:t>
      </w:r>
    </w:p>
    <w:p w14:paraId="42E0E8DF"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 xml:space="preserve">It should be possible to capture the output of </w:t>
      </w:r>
      <w:proofErr w:type="spellStart"/>
      <w:r w:rsidRPr="006518C9">
        <w:rPr>
          <w:lang w:val="en-US"/>
        </w:rPr>
        <w:t>proteogenomics</w:t>
      </w:r>
      <w:proofErr w:type="spellEnd"/>
      <w:r w:rsidRPr="006518C9">
        <w:rPr>
          <w:lang w:val="en-US"/>
        </w:rPr>
        <w:t xml:space="preserve"> analyses such as the mapping of peptides to gene models and chromosomes (newly added in </w:t>
      </w:r>
      <w:proofErr w:type="spellStart"/>
      <w:r w:rsidRPr="006518C9">
        <w:rPr>
          <w:lang w:val="en-US"/>
        </w:rPr>
        <w:t>mzIdentML</w:t>
      </w:r>
      <w:proofErr w:type="spellEnd"/>
      <w:r w:rsidRPr="006518C9">
        <w:rPr>
          <w:lang w:val="en-US"/>
        </w:rPr>
        <w:t xml:space="preserve"> 1.2).</w:t>
      </w:r>
    </w:p>
    <w:p w14:paraId="49529ADD" w14:textId="77777777" w:rsidR="009B06C5" w:rsidRPr="006518C9" w:rsidRDefault="009B06C5" w:rsidP="00B7287D">
      <w:pPr>
        <w:jc w:val="both"/>
        <w:rPr>
          <w:lang w:val="en-US"/>
        </w:rPr>
      </w:pPr>
    </w:p>
    <w:p w14:paraId="010BE0B0" w14:textId="77777777" w:rsidR="009B06C5" w:rsidRPr="006518C9" w:rsidRDefault="009B06C5" w:rsidP="00B7287D">
      <w:pPr>
        <w:jc w:val="both"/>
        <w:rPr>
          <w:lang w:val="en-US"/>
        </w:rPr>
      </w:pPr>
      <w:r w:rsidRPr="006518C9">
        <w:rPr>
          <w:lang w:val="en-US"/>
        </w:rPr>
        <w:t>There should be limited support for:</w:t>
      </w:r>
    </w:p>
    <w:p w14:paraId="3FB76F98"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 xml:space="preserve">e final results from a sequence-tag-filtered search can be stored in </w:t>
      </w:r>
      <w:proofErr w:type="spellStart"/>
      <w:r w:rsidR="005B41D3" w:rsidRPr="006518C9">
        <w:rPr>
          <w:lang w:val="en-US"/>
        </w:rPr>
        <w:t>mzIdentML</w:t>
      </w:r>
      <w:proofErr w:type="spellEnd"/>
      <w:r w:rsidR="005B41D3" w:rsidRPr="006518C9">
        <w:rPr>
          <w:lang w:val="en-US"/>
        </w:rPr>
        <w:t>, but the details of tag generation and filtering cannot</w:t>
      </w:r>
      <w:r w:rsidR="006807FB" w:rsidRPr="006518C9">
        <w:rPr>
          <w:lang w:val="en-US"/>
        </w:rPr>
        <w:t>.</w:t>
      </w:r>
    </w:p>
    <w:p w14:paraId="7B40E1C6" w14:textId="77777777" w:rsidR="00000E51" w:rsidRPr="006518C9" w:rsidRDefault="00000E51" w:rsidP="00FC5361">
      <w:pPr>
        <w:jc w:val="both"/>
        <w:rPr>
          <w:lang w:val="en-US"/>
        </w:rPr>
      </w:pPr>
    </w:p>
    <w:p w14:paraId="03226025"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proofErr w:type="spellStart"/>
      <w:r w:rsidR="006D41B9" w:rsidRPr="006518C9">
        <w:rPr>
          <w:lang w:val="en-US"/>
        </w:rPr>
        <w:t>mzIdentML</w:t>
      </w:r>
      <w:proofErr w:type="spellEnd"/>
      <w:r w:rsidRPr="006518C9">
        <w:rPr>
          <w:lang w:val="en-US"/>
        </w:rPr>
        <w:t>:</w:t>
      </w:r>
    </w:p>
    <w:p w14:paraId="58CF1E9E"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w:t>
      </w:r>
      <w:proofErr w:type="spellStart"/>
      <w:r w:rsidR="00F07F9F" w:rsidRPr="006518C9">
        <w:rPr>
          <w:lang w:val="en-US"/>
        </w:rPr>
        <w:t>mzQuantML</w:t>
      </w:r>
      <w:proofErr w:type="spellEnd"/>
      <w:r w:rsidR="00AF13E6" w:rsidRPr="006518C9">
        <w:rPr>
          <w:lang w:val="en-US"/>
        </w:rPr>
        <w:t xml:space="preserve"> and also in </w:t>
      </w:r>
      <w:proofErr w:type="spellStart"/>
      <w:r w:rsidR="00AF13E6" w:rsidRPr="006518C9">
        <w:rPr>
          <w:lang w:val="en-US"/>
        </w:rPr>
        <w:t>mzTab</w:t>
      </w:r>
      <w:proofErr w:type="spellEnd"/>
      <w:r w:rsidRPr="006518C9">
        <w:rPr>
          <w:lang w:val="en-US"/>
        </w:rPr>
        <w:t>.</w:t>
      </w:r>
    </w:p>
    <w:p w14:paraId="1CD66F91"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w:t>
      </w:r>
      <w:proofErr w:type="gramStart"/>
      <w:r w:rsidRPr="006518C9">
        <w:rPr>
          <w:lang w:val="en-US"/>
        </w:rPr>
        <w:t>i.e.</w:t>
      </w:r>
      <w:proofErr w:type="gramEnd"/>
      <w:r w:rsidRPr="006518C9">
        <w:rPr>
          <w:lang w:val="en-US"/>
        </w:rPr>
        <w:t xml:space="preserve"> only “final” results are represented in </w:t>
      </w:r>
      <w:proofErr w:type="spellStart"/>
      <w:r w:rsidR="006D41B9" w:rsidRPr="006518C9">
        <w:rPr>
          <w:lang w:val="en-US"/>
        </w:rPr>
        <w:t>mzIdentML</w:t>
      </w:r>
      <w:proofErr w:type="spellEnd"/>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6982C1D3" w14:textId="77777777" w:rsidR="002E2D3E" w:rsidRPr="006518C9" w:rsidRDefault="002E2D3E" w:rsidP="00B7287D">
      <w:pPr>
        <w:jc w:val="both"/>
        <w:rPr>
          <w:highlight w:val="yellow"/>
          <w:lang w:val="en-US"/>
        </w:rPr>
      </w:pPr>
    </w:p>
    <w:p w14:paraId="5852A5AD" w14:textId="77777777" w:rsidR="00FC1295" w:rsidRPr="006518C9" w:rsidRDefault="00FC1295" w:rsidP="00B7287D">
      <w:pPr>
        <w:pStyle w:val="Heading1"/>
        <w:jc w:val="both"/>
      </w:pPr>
      <w:bookmarkStart w:id="14" w:name="_Toc170636041"/>
      <w:bookmarkStart w:id="15" w:name="_Ref206411919"/>
      <w:bookmarkStart w:id="16" w:name="_Toc476057172"/>
      <w:r w:rsidRPr="006518C9">
        <w:t>Concepts and Terminology</w:t>
      </w:r>
      <w:bookmarkEnd w:id="14"/>
      <w:bookmarkEnd w:id="15"/>
      <w:bookmarkEnd w:id="16"/>
    </w:p>
    <w:p w14:paraId="75AAB882"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31754B30" w14:textId="77777777" w:rsidR="00FC1295" w:rsidRPr="006518C9" w:rsidRDefault="00FC1295" w:rsidP="00B7287D">
      <w:pPr>
        <w:jc w:val="both"/>
        <w:rPr>
          <w:lang w:val="en-US"/>
        </w:rPr>
      </w:pPr>
    </w:p>
    <w:p w14:paraId="7BD242EE"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76057173"/>
      <w:r w:rsidRPr="006518C9">
        <w:t>Relationship to Other Specifications</w:t>
      </w:r>
      <w:bookmarkEnd w:id="17"/>
      <w:bookmarkEnd w:id="18"/>
      <w:bookmarkEnd w:id="19"/>
      <w:bookmarkEnd w:id="20"/>
      <w:bookmarkEnd w:id="21"/>
    </w:p>
    <w:p w14:paraId="4C5EA423"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65CBC055" w14:textId="77777777" w:rsidR="00FC1295" w:rsidRPr="006518C9" w:rsidRDefault="00FC1295" w:rsidP="00B7287D">
      <w:pPr>
        <w:jc w:val="both"/>
        <w:rPr>
          <w:lang w:val="en-US"/>
        </w:rPr>
      </w:pPr>
    </w:p>
    <w:p w14:paraId="549E731D"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5DB31180" w14:textId="77777777" w:rsidR="00FC1295" w:rsidRPr="006518C9" w:rsidRDefault="00FC1295" w:rsidP="00B7287D">
      <w:pPr>
        <w:numPr>
          <w:ilvl w:val="0"/>
          <w:numId w:val="13"/>
        </w:numPr>
        <w:jc w:val="both"/>
        <w:rPr>
          <w:lang w:val="en-US"/>
        </w:rPr>
      </w:pPr>
      <w:proofErr w:type="spellStart"/>
      <w:r w:rsidRPr="006518C9">
        <w:rPr>
          <w:i/>
          <w:lang w:val="en-US"/>
        </w:rPr>
        <w:t>mzML</w:t>
      </w:r>
      <w:proofErr w:type="spellEnd"/>
      <w:r w:rsidRPr="006518C9">
        <w:rPr>
          <w:i/>
          <w:lang w:val="en-US"/>
        </w:rPr>
        <w:t xml:space="preserve"> </w:t>
      </w:r>
      <w:r w:rsidRPr="006518C9">
        <w:rPr>
          <w:lang w:val="en-US"/>
        </w:rPr>
        <w:t>(</w:t>
      </w:r>
      <w:hyperlink r:id="rId12" w:history="1">
        <w:r w:rsidR="00B83F5F" w:rsidRPr="006518C9">
          <w:rPr>
            <w:rStyle w:val="Hyperlink"/>
            <w:lang w:val="en-US"/>
          </w:rPr>
          <w:t>http://www.psidev.info/mzml</w:t>
        </w:r>
      </w:hyperlink>
      <w:r w:rsidRPr="006518C9">
        <w:rPr>
          <w:lang w:val="en-US"/>
        </w:rPr>
        <w:t xml:space="preserve">). </w:t>
      </w:r>
      <w:proofErr w:type="spellStart"/>
      <w:r w:rsidRPr="006518C9">
        <w:rPr>
          <w:lang w:val="en-US"/>
        </w:rPr>
        <w:t>mzML</w:t>
      </w:r>
      <w:proofErr w:type="spell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proofErr w:type="spellStart"/>
      <w:r w:rsidR="006D41B9" w:rsidRPr="006518C9">
        <w:rPr>
          <w:lang w:val="en-US"/>
        </w:rPr>
        <w:t>mzIdentML</w:t>
      </w:r>
      <w:proofErr w:type="spellEnd"/>
      <w:r w:rsidRPr="006518C9">
        <w:rPr>
          <w:lang w:val="en-US"/>
        </w:rPr>
        <w:t xml:space="preserve"> </w:t>
      </w:r>
      <w:r w:rsidR="00C743E3" w:rsidRPr="006518C9">
        <w:rPr>
          <w:lang w:val="en-US"/>
        </w:rPr>
        <w:t>should</w:t>
      </w:r>
      <w:r w:rsidRPr="006518C9">
        <w:rPr>
          <w:lang w:val="en-US"/>
        </w:rPr>
        <w:t xml:space="preserve"> be used in conjunction with </w:t>
      </w:r>
      <w:proofErr w:type="spellStart"/>
      <w:r w:rsidRPr="006518C9">
        <w:rPr>
          <w:lang w:val="en-US"/>
        </w:rPr>
        <w:t>mzML</w:t>
      </w:r>
      <w:proofErr w:type="spellEnd"/>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proofErr w:type="spellStart"/>
      <w:r w:rsidR="006D41B9" w:rsidRPr="006518C9">
        <w:rPr>
          <w:lang w:val="en-US"/>
        </w:rPr>
        <w:t>mzIdentML</w:t>
      </w:r>
      <w:proofErr w:type="spellEnd"/>
      <w:r w:rsidR="008B6F10" w:rsidRPr="006518C9">
        <w:rPr>
          <w:lang w:val="en-US"/>
        </w:rPr>
        <w:t xml:space="preserve"> with other formats of mass spectra.</w:t>
      </w:r>
      <w:r w:rsidRPr="006518C9">
        <w:rPr>
          <w:lang w:val="en-US"/>
        </w:rPr>
        <w:t xml:space="preserve"> This document does not assume familiarity with </w:t>
      </w:r>
      <w:proofErr w:type="spellStart"/>
      <w:r w:rsidRPr="006518C9">
        <w:rPr>
          <w:lang w:val="en-US"/>
        </w:rPr>
        <w:t>mzML</w:t>
      </w:r>
      <w:proofErr w:type="spellEnd"/>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39B33FE8" w14:textId="77777777" w:rsidR="00B83F5F" w:rsidRPr="006518C9" w:rsidRDefault="00B83F5F" w:rsidP="00B7287D">
      <w:pPr>
        <w:numPr>
          <w:ilvl w:val="0"/>
          <w:numId w:val="13"/>
        </w:numPr>
        <w:jc w:val="both"/>
        <w:rPr>
          <w:lang w:val="en-US"/>
        </w:rPr>
      </w:pPr>
      <w:proofErr w:type="spellStart"/>
      <w:r w:rsidRPr="006518C9">
        <w:rPr>
          <w:i/>
          <w:lang w:val="en-US"/>
        </w:rPr>
        <w:t>mzQuantML</w:t>
      </w:r>
      <w:proofErr w:type="spellEnd"/>
      <w:r w:rsidRPr="006518C9">
        <w:rPr>
          <w:i/>
          <w:lang w:val="en-US"/>
        </w:rPr>
        <w:t xml:space="preserve"> </w:t>
      </w:r>
      <w:r w:rsidRPr="006518C9">
        <w:rPr>
          <w:lang w:val="en-US"/>
        </w:rPr>
        <w:t>(</w:t>
      </w:r>
      <w:hyperlink r:id="rId13" w:history="1">
        <w:r w:rsidRPr="006518C9">
          <w:rPr>
            <w:rStyle w:val="Hyperlink"/>
            <w:lang w:val="en-US"/>
          </w:rPr>
          <w:t>http://www.psidev.info/mzquantml</w:t>
        </w:r>
      </w:hyperlink>
      <w:r w:rsidRPr="006518C9">
        <w:rPr>
          <w:lang w:val="en-US"/>
        </w:rPr>
        <w:t xml:space="preserve">). </w:t>
      </w:r>
      <w:proofErr w:type="spellStart"/>
      <w:r w:rsidRPr="006518C9">
        <w:rPr>
          <w:lang w:val="en-US"/>
        </w:rPr>
        <w:t>mzQuantML</w:t>
      </w:r>
      <w:proofErr w:type="spell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w:t>
      </w:r>
      <w:proofErr w:type="spellStart"/>
      <w:r w:rsidRPr="006518C9">
        <w:rPr>
          <w:lang w:val="en-US"/>
        </w:rPr>
        <w:t>mz</w:t>
      </w:r>
      <w:r w:rsidR="00AD49BF" w:rsidRPr="006518C9">
        <w:rPr>
          <w:lang w:val="en-US"/>
        </w:rPr>
        <w:t>QuantML</w:t>
      </w:r>
      <w:proofErr w:type="spellEnd"/>
      <w:r w:rsidRPr="006518C9">
        <w:rPr>
          <w:lang w:val="en-US"/>
        </w:rPr>
        <w:t xml:space="preserve"> files that report quantitative data MAY </w:t>
      </w:r>
      <w:r w:rsidR="00F86CB5" w:rsidRPr="006518C9">
        <w:rPr>
          <w:lang w:val="en-US"/>
        </w:rPr>
        <w:t xml:space="preserve">reference </w:t>
      </w:r>
      <w:proofErr w:type="spellStart"/>
      <w:r w:rsidR="00F86CB5" w:rsidRPr="006518C9">
        <w:rPr>
          <w:lang w:val="en-US"/>
        </w:rPr>
        <w:t>mzIdentML</w:t>
      </w:r>
      <w:proofErr w:type="spellEnd"/>
      <w:r w:rsidR="00F86CB5" w:rsidRPr="006518C9">
        <w:rPr>
          <w:lang w:val="en-US"/>
        </w:rPr>
        <w:t xml:space="preserve"> files containing the detailed identification data.</w:t>
      </w:r>
    </w:p>
    <w:p w14:paraId="2CA76A0B" w14:textId="77777777" w:rsidR="00F86CB5" w:rsidRPr="006518C9" w:rsidRDefault="00F86CB5" w:rsidP="00B7287D">
      <w:pPr>
        <w:numPr>
          <w:ilvl w:val="0"/>
          <w:numId w:val="13"/>
        </w:numPr>
        <w:jc w:val="both"/>
        <w:rPr>
          <w:lang w:val="en-US"/>
        </w:rPr>
      </w:pPr>
      <w:proofErr w:type="spellStart"/>
      <w:r w:rsidRPr="006518C9">
        <w:rPr>
          <w:i/>
          <w:lang w:val="en-US"/>
        </w:rPr>
        <w:t>mzTab</w:t>
      </w:r>
      <w:proofErr w:type="spellEnd"/>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spellStart"/>
      <w:r w:rsidR="00250801" w:rsidRPr="006518C9">
        <w:rPr>
          <w:lang w:val="en-US"/>
        </w:rPr>
        <w:t>mzTab</w:t>
      </w:r>
      <w:proofErr w:type="spell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spellStart"/>
      <w:r w:rsidR="00F63CE9" w:rsidRPr="006518C9">
        <w:rPr>
          <w:lang w:val="en-US"/>
        </w:rPr>
        <w:t>mzTab</w:t>
      </w:r>
      <w:proofErr w:type="spellEnd"/>
      <w:r w:rsidR="00F63CE9" w:rsidRPr="006518C9">
        <w:rPr>
          <w:lang w:val="en-US"/>
        </w:rPr>
        <w:t xml:space="preserve"> results can represent a subset of all the information included in a </w:t>
      </w:r>
      <w:proofErr w:type="spellStart"/>
      <w:r w:rsidR="00F63CE9" w:rsidRPr="006518C9">
        <w:rPr>
          <w:lang w:val="en-US"/>
        </w:rPr>
        <w:t>mzidentML</w:t>
      </w:r>
      <w:proofErr w:type="spellEnd"/>
      <w:r w:rsidR="00F63CE9" w:rsidRPr="006518C9">
        <w:rPr>
          <w:lang w:val="en-US"/>
        </w:rPr>
        <w:t xml:space="preserve"> file. However, in </w:t>
      </w:r>
      <w:proofErr w:type="spellStart"/>
      <w:r w:rsidR="00F63CE9" w:rsidRPr="006518C9">
        <w:rPr>
          <w:lang w:val="en-US"/>
        </w:rPr>
        <w:t>mzTab</w:t>
      </w:r>
      <w:proofErr w:type="spellEnd"/>
      <w:r w:rsidR="00F63CE9" w:rsidRPr="006518C9">
        <w:rPr>
          <w:lang w:val="en-US"/>
        </w:rPr>
        <w:t xml:space="preserve"> 1.0 while there is support for some of the new features represented in </w:t>
      </w:r>
      <w:proofErr w:type="spellStart"/>
      <w:r w:rsidR="00F63CE9" w:rsidRPr="006518C9">
        <w:rPr>
          <w:lang w:val="en-US"/>
        </w:rPr>
        <w:t>mzidentML</w:t>
      </w:r>
      <w:proofErr w:type="spellEnd"/>
      <w:r w:rsidR="00F63CE9" w:rsidRPr="006518C9">
        <w:rPr>
          <w:lang w:val="en-US"/>
        </w:rPr>
        <w:t xml:space="preserve"> 1.2 (</w:t>
      </w:r>
      <w:proofErr w:type="gramStart"/>
      <w:r w:rsidR="00F63CE9" w:rsidRPr="006518C9">
        <w:rPr>
          <w:lang w:val="en-US"/>
        </w:rPr>
        <w:t>e.g.</w:t>
      </w:r>
      <w:proofErr w:type="gramEnd"/>
      <w:r w:rsidR="00F63CE9" w:rsidRPr="006518C9">
        <w:rPr>
          <w:lang w:val="en-US"/>
        </w:rPr>
        <w:t xml:space="preserve">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w:t>
      </w:r>
      <w:proofErr w:type="spellStart"/>
      <w:r w:rsidR="00607975" w:rsidRPr="006518C9">
        <w:rPr>
          <w:lang w:val="en-US"/>
        </w:rPr>
        <w:t>mzTab</w:t>
      </w:r>
      <w:proofErr w:type="spellEnd"/>
      <w:r w:rsidR="00607975" w:rsidRPr="006518C9">
        <w:rPr>
          <w:lang w:val="en-US"/>
        </w:rPr>
        <w:t xml:space="preserve"> files MAY reference </w:t>
      </w:r>
      <w:proofErr w:type="spellStart"/>
      <w:r w:rsidR="00607975" w:rsidRPr="006518C9">
        <w:rPr>
          <w:lang w:val="en-US"/>
        </w:rPr>
        <w:t>mzIdentML</w:t>
      </w:r>
      <w:proofErr w:type="spellEnd"/>
      <w:r w:rsidR="00607975" w:rsidRPr="006518C9">
        <w:rPr>
          <w:lang w:val="en-US"/>
        </w:rPr>
        <w:t xml:space="preserve"> files.</w:t>
      </w:r>
    </w:p>
    <w:p w14:paraId="2D9BFBC4" w14:textId="77777777" w:rsidR="007905D7" w:rsidRPr="006518C9" w:rsidRDefault="007905D7" w:rsidP="007905D7">
      <w:pPr>
        <w:numPr>
          <w:ilvl w:val="0"/>
          <w:numId w:val="13"/>
        </w:numPr>
        <w:jc w:val="both"/>
        <w:rPr>
          <w:lang w:val="en-US"/>
        </w:rPr>
      </w:pPr>
      <w:r w:rsidRPr="002971BD">
        <w:rPr>
          <w:i/>
          <w:lang w:val="de-DE"/>
        </w:rPr>
        <w:t xml:space="preserve">PSI-MI XML / MITAB </w:t>
      </w:r>
      <w:r w:rsidRPr="002971BD">
        <w:rPr>
          <w:lang w:val="de-DE"/>
        </w:rPr>
        <w:t>(</w:t>
      </w:r>
      <w:hyperlink r:id="rId15" w:history="1">
        <w:r w:rsidRPr="002971BD">
          <w:rPr>
            <w:rStyle w:val="Hyperlink"/>
            <w:lang w:val="de-DE"/>
          </w:rPr>
          <w:t>http://www.psidev.info/groups/molecular-interactions</w:t>
        </w:r>
      </w:hyperlink>
      <w:r w:rsidRPr="002971BD">
        <w:rPr>
          <w:lang w:val="de-DE"/>
        </w:rPr>
        <w:t>)</w:t>
      </w:r>
      <w:r w:rsidR="00512CE6" w:rsidRPr="002971BD">
        <w:rPr>
          <w:lang w:val="de-DE"/>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 xml:space="preserve">When MS cross-linking data is stored in </w:t>
      </w:r>
      <w:proofErr w:type="spellStart"/>
      <w:r w:rsidR="00B151A4" w:rsidRPr="006518C9">
        <w:rPr>
          <w:lang w:val="en-US"/>
        </w:rPr>
        <w:t>mzIdentML</w:t>
      </w:r>
      <w:proofErr w:type="spellEnd"/>
      <w:r w:rsidR="00B151A4" w:rsidRPr="006518C9">
        <w:rPr>
          <w:lang w:val="en-US"/>
        </w:rPr>
        <w:t>,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54166AE3" w14:textId="77777777" w:rsidR="002E0228" w:rsidRPr="006518C9" w:rsidRDefault="00250801" w:rsidP="00B7287D">
      <w:pPr>
        <w:jc w:val="both"/>
        <w:rPr>
          <w:highlight w:val="yellow"/>
          <w:lang w:val="en-US"/>
        </w:rPr>
      </w:pPr>
      <w:r w:rsidRPr="006518C9">
        <w:rPr>
          <w:highlight w:val="yellow"/>
          <w:lang w:val="en-US"/>
        </w:rPr>
        <w:t xml:space="preserve"> </w:t>
      </w:r>
    </w:p>
    <w:p w14:paraId="7B0F7AC0" w14:textId="77777777" w:rsidR="008B6BE0" w:rsidRPr="006518C9" w:rsidRDefault="008B6BE0" w:rsidP="00466496">
      <w:pPr>
        <w:rPr>
          <w:lang w:val="en-US"/>
        </w:rPr>
      </w:pPr>
    </w:p>
    <w:p w14:paraId="1BE5145C" w14:textId="77777777" w:rsidR="008B6BE0" w:rsidRPr="006518C9" w:rsidRDefault="008B6BE0" w:rsidP="00466496">
      <w:pPr>
        <w:pStyle w:val="Heading2"/>
      </w:pPr>
      <w:bookmarkStart w:id="22" w:name="_Toc476057174"/>
      <w:r w:rsidRPr="006518C9">
        <w:t xml:space="preserve">The PSI </w:t>
      </w:r>
      <w:r w:rsidR="0004488F" w:rsidRPr="006518C9">
        <w:t>Mass Spectrometry</w:t>
      </w:r>
      <w:r w:rsidRPr="006518C9">
        <w:t xml:space="preserve"> Controlled Vocabulary (CV)</w:t>
      </w:r>
      <w:bookmarkEnd w:id="22"/>
    </w:p>
    <w:p w14:paraId="3E4AC398" w14:textId="7777777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w:t>
      </w:r>
      <w:proofErr w:type="spellStart"/>
      <w:r w:rsidR="005650CC" w:rsidRPr="006518C9">
        <w:rPr>
          <w:lang w:val="en-US"/>
        </w:rPr>
        <w:t>mzML</w:t>
      </w:r>
      <w:proofErr w:type="spellEnd"/>
      <w:r w:rsidR="00F63CE9" w:rsidRPr="006518C9">
        <w:rPr>
          <w:lang w:val="en-US"/>
        </w:rPr>
        <w:t xml:space="preserve">, </w:t>
      </w:r>
      <w:proofErr w:type="spellStart"/>
      <w:r w:rsidR="006D41B9" w:rsidRPr="006518C9">
        <w:rPr>
          <w:lang w:val="en-US"/>
        </w:rPr>
        <w:t>mzIdentML</w:t>
      </w:r>
      <w:proofErr w:type="spellEnd"/>
      <w:r w:rsidR="00607975" w:rsidRPr="006518C9">
        <w:rPr>
          <w:lang w:val="en-US"/>
        </w:rPr>
        <w:t xml:space="preserve">, </w:t>
      </w:r>
      <w:proofErr w:type="spellStart"/>
      <w:r w:rsidR="00607975" w:rsidRPr="006518C9">
        <w:rPr>
          <w:lang w:val="en-US"/>
        </w:rPr>
        <w:t>mzQuantML</w:t>
      </w:r>
      <w:proofErr w:type="spellEnd"/>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proofErr w:type="spellStart"/>
      <w:r w:rsidR="009A5C82" w:rsidRPr="006518C9">
        <w:rPr>
          <w:lang w:val="en-US"/>
        </w:rPr>
        <w:t>c</w:t>
      </w:r>
      <w:r w:rsidR="0047525B" w:rsidRPr="006518C9">
        <w:rPr>
          <w:lang w:val="en-US"/>
        </w:rPr>
        <w:t>vParam</w:t>
      </w:r>
      <w:proofErr w:type="spellEnd"/>
      <w:r w:rsidR="00C6483D" w:rsidRPr="006518C9">
        <w:rPr>
          <w:lang w:val="en-US"/>
        </w:rPr>
        <w:t>&gt;</w:t>
      </w:r>
      <w:r w:rsidR="0047525B" w:rsidRPr="006518C9">
        <w:rPr>
          <w:lang w:val="en-US"/>
        </w:rPr>
        <w:t xml:space="preserve"> element (</w:t>
      </w:r>
      <w:proofErr w:type="gramStart"/>
      <w:r w:rsidR="0047525B" w:rsidRPr="006518C9">
        <w:rPr>
          <w:lang w:val="en-US"/>
        </w:rPr>
        <w:t>e.g.</w:t>
      </w:r>
      <w:proofErr w:type="gramEnd"/>
      <w:r w:rsidR="0047525B" w:rsidRPr="006518C9">
        <w:rPr>
          <w:lang w:val="en-US"/>
        </w:rPr>
        <w:t xml:space="preserve">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proofErr w:type="spellStart"/>
      <w:r w:rsidR="00C6483D" w:rsidRPr="006518C9">
        <w:rPr>
          <w:lang w:val="en-US"/>
        </w:rPr>
        <w:t>d</w:t>
      </w:r>
      <w:r w:rsidR="00003933" w:rsidRPr="006518C9">
        <w:rPr>
          <w:lang w:val="en-US"/>
        </w:rPr>
        <w:t>alton</w:t>
      </w:r>
      <w:proofErr w:type="spellEnd"/>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w:t>
      </w:r>
      <w:proofErr w:type="spellStart"/>
      <w:proofErr w:type="gramStart"/>
      <w:r w:rsidR="00C1223F" w:rsidRPr="006518C9">
        <w:rPr>
          <w:lang w:val="en-US"/>
        </w:rPr>
        <w:t>mascot:expectation</w:t>
      </w:r>
      <w:proofErr w:type="spellEnd"/>
      <w:proofErr w:type="gramEnd"/>
      <w:r w:rsidR="00C1223F" w:rsidRPr="006518C9">
        <w:rPr>
          <w:lang w:val="en-US"/>
        </w:rPr>
        <w:t xml:space="preserve"> value"  </w:t>
      </w:r>
      <w:proofErr w:type="spellStart"/>
      <w:r w:rsidR="00C1223F" w:rsidRPr="006518C9">
        <w:rPr>
          <w:lang w:val="en-US"/>
        </w:rPr>
        <w:t>value-type:xsd:</w:t>
      </w:r>
      <w:r w:rsidR="00722456" w:rsidRPr="006518C9">
        <w:rPr>
          <w:lang w:val="en-US"/>
        </w:rPr>
        <w:t>double</w:t>
      </w:r>
      <w:proofErr w:type="spellEnd"/>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proofErr w:type="spellStart"/>
      <w:r w:rsidR="00891007" w:rsidRPr="006518C9">
        <w:rPr>
          <w:lang w:val="en-US"/>
        </w:rPr>
        <w:t>has</w:t>
      </w:r>
      <w:r w:rsidR="0047525B" w:rsidRPr="006518C9">
        <w:rPr>
          <w:lang w:val="en-US"/>
        </w:rPr>
        <w:t>_units</w:t>
      </w:r>
      <w:proofErr w:type="spellEnd"/>
      <w:r w:rsidR="0047525B" w:rsidRPr="006518C9">
        <w:rPr>
          <w:lang w:val="en-US"/>
        </w:rPr>
        <w:t>” key in the CV itself</w:t>
      </w:r>
      <w:r w:rsidR="009B730A" w:rsidRPr="006518C9">
        <w:rPr>
          <w:lang w:val="en-US"/>
        </w:rPr>
        <w:t xml:space="preserve"> (relationship: </w:t>
      </w:r>
      <w:proofErr w:type="spellStart"/>
      <w:r w:rsidR="009B730A" w:rsidRPr="006518C9">
        <w:rPr>
          <w:lang w:val="en-US"/>
        </w:rPr>
        <w:t>has_units</w:t>
      </w:r>
      <w:proofErr w:type="spellEnd"/>
      <w:r w:rsidR="009B730A" w:rsidRPr="006518C9">
        <w:rPr>
          <w:lang w:val="en-US"/>
        </w:rPr>
        <w:t>: UO:</w:t>
      </w:r>
      <w:proofErr w:type="gramStart"/>
      <w:r w:rsidR="009B730A" w:rsidRPr="006518C9">
        <w:rPr>
          <w:lang w:val="en-US"/>
        </w:rPr>
        <w:t>0000221 !</w:t>
      </w:r>
      <w:proofErr w:type="gramEnd"/>
      <w:r w:rsidR="009B730A" w:rsidRPr="006518C9">
        <w:rPr>
          <w:lang w:val="en-US"/>
        </w:rPr>
        <w:t xml:space="preserve"> </w:t>
      </w:r>
      <w:proofErr w:type="spellStart"/>
      <w:r w:rsidR="00667192" w:rsidRPr="006518C9">
        <w:rPr>
          <w:lang w:val="en-US"/>
        </w:rPr>
        <w:t>d</w:t>
      </w:r>
      <w:r w:rsidR="009B730A" w:rsidRPr="006518C9">
        <w:rPr>
          <w:lang w:val="en-US"/>
        </w:rPr>
        <w:t>alton</w:t>
      </w:r>
      <w:proofErr w:type="spellEnd"/>
      <w:r w:rsidR="009B730A" w:rsidRPr="006518C9">
        <w:rPr>
          <w:lang w:val="en-US"/>
        </w:rPr>
        <w:t>)</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553E8492" w14:textId="77777777" w:rsidR="00583A14" w:rsidRPr="006518C9" w:rsidRDefault="00583A14" w:rsidP="006D5508">
      <w:pPr>
        <w:jc w:val="both"/>
        <w:rPr>
          <w:lang w:val="en-US"/>
        </w:rPr>
      </w:pPr>
    </w:p>
    <w:p w14:paraId="5A70B386" w14:textId="77777777" w:rsidR="00583A14" w:rsidRPr="006518C9" w:rsidRDefault="00583A14" w:rsidP="006D5508">
      <w:pPr>
        <w:jc w:val="both"/>
        <w:rPr>
          <w:lang w:val="en-US"/>
        </w:rPr>
      </w:pPr>
      <w:r w:rsidRPr="006518C9">
        <w:rPr>
          <w:lang w:val="en-US"/>
        </w:rPr>
        <w:t>As recommended by the PSI CV guidelines, psi-</w:t>
      </w:r>
      <w:proofErr w:type="spellStart"/>
      <w:r w:rsidR="00CF74F8" w:rsidRPr="006518C9">
        <w:rPr>
          <w:lang w:val="en-US"/>
        </w:rPr>
        <w:t>ms</w:t>
      </w:r>
      <w:r w:rsidRPr="006518C9">
        <w:rPr>
          <w:lang w:val="en-US"/>
        </w:rPr>
        <w:t>.obo</w:t>
      </w:r>
      <w:proofErr w:type="spellEnd"/>
      <w:r w:rsidRPr="006518C9">
        <w:rPr>
          <w:lang w:val="en-US"/>
        </w:rPr>
        <w:t xml:space="preserve">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30A3F765" w14:textId="77777777" w:rsidR="00071A7F" w:rsidRPr="006518C9" w:rsidRDefault="00071A7F" w:rsidP="006D5508">
      <w:pPr>
        <w:jc w:val="both"/>
        <w:rPr>
          <w:lang w:val="en-US"/>
        </w:rPr>
      </w:pPr>
    </w:p>
    <w:p w14:paraId="1D569DC2" w14:textId="77777777" w:rsidR="00071A7F" w:rsidRPr="006518C9" w:rsidRDefault="00071A7F" w:rsidP="006D5508">
      <w:pPr>
        <w:jc w:val="both"/>
        <w:rPr>
          <w:lang w:val="en-US"/>
        </w:rPr>
      </w:pPr>
      <w:r w:rsidRPr="006518C9">
        <w:rPr>
          <w:lang w:val="en-US"/>
        </w:rPr>
        <w:t xml:space="preserve">In general, modifications SHOULD be sourced from </w:t>
      </w:r>
      <w:proofErr w:type="spellStart"/>
      <w:r w:rsidRPr="006518C9">
        <w:rPr>
          <w:lang w:val="en-US"/>
        </w:rPr>
        <w:t>Unimod</w:t>
      </w:r>
      <w:proofErr w:type="spellEnd"/>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w:t>
      </w:r>
      <w:proofErr w:type="spellStart"/>
      <w:r w:rsidR="00EB0E86" w:rsidRPr="006518C9">
        <w:rPr>
          <w:lang w:val="en-US"/>
        </w:rPr>
        <w:t>Unimod</w:t>
      </w:r>
      <w:proofErr w:type="spellEnd"/>
      <w:r w:rsidR="00EB0E86" w:rsidRPr="006518C9">
        <w:rPr>
          <w:lang w:val="en-US"/>
        </w:rPr>
        <w:t xml:space="preserve"> at a later date. </w:t>
      </w:r>
    </w:p>
    <w:p w14:paraId="1EEEDA92" w14:textId="77777777" w:rsidR="0047525B" w:rsidRPr="006518C9" w:rsidRDefault="0047525B" w:rsidP="00466496">
      <w:pPr>
        <w:rPr>
          <w:lang w:val="en-US"/>
        </w:rPr>
      </w:pPr>
    </w:p>
    <w:p w14:paraId="4C43C44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5ECD4B81"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04D675CC" w14:textId="77777777" w:rsidR="00EF53DA" w:rsidRPr="002971BD" w:rsidRDefault="00EF53DA" w:rsidP="00466496">
      <w:pPr>
        <w:numPr>
          <w:ilvl w:val="0"/>
          <w:numId w:val="15"/>
        </w:numPr>
        <w:rPr>
          <w:rFonts w:cs="Arial"/>
          <w:lang w:val="de-DE"/>
        </w:rPr>
      </w:pPr>
      <w:r w:rsidRPr="002971BD">
        <w:rPr>
          <w:rFonts w:cs="Arial"/>
          <w:lang w:val="de-DE"/>
        </w:rPr>
        <w:t>ChEBI (</w:t>
      </w:r>
      <w:r w:rsidR="00F037BA">
        <w:fldChar w:fldCharType="begin"/>
      </w:r>
      <w:r w:rsidR="00F037BA">
        <w:instrText xml:space="preserve"> HYPERLINK "http://www.ebi.ac.uk/chebi/" </w:instrText>
      </w:r>
      <w:r w:rsidR="00F037BA">
        <w:fldChar w:fldCharType="separate"/>
      </w:r>
      <w:r w:rsidRPr="002971BD">
        <w:rPr>
          <w:rStyle w:val="Hyperlink"/>
          <w:rFonts w:cs="Arial"/>
          <w:lang w:val="de-DE"/>
        </w:rPr>
        <w:t>http://www.ebi.ac.uk/chebi/</w:t>
      </w:r>
      <w:r w:rsidR="00F037BA">
        <w:rPr>
          <w:rStyle w:val="Hyperlink"/>
          <w:rFonts w:cs="Arial"/>
          <w:lang w:val="de-DE"/>
        </w:rPr>
        <w:fldChar w:fldCharType="end"/>
      </w:r>
      <w:r w:rsidRPr="002971BD">
        <w:rPr>
          <w:rFonts w:cs="Arial"/>
          <w:lang w:val="de-DE"/>
        </w:rPr>
        <w:t>)</w:t>
      </w:r>
      <w:r w:rsidR="00B563A1" w:rsidRPr="002971BD">
        <w:rPr>
          <w:rFonts w:cs="Arial"/>
          <w:lang w:val="de-DE"/>
        </w:rPr>
        <w:t>.</w:t>
      </w:r>
    </w:p>
    <w:p w14:paraId="3271D619"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542F3F65" w14:textId="77777777" w:rsidR="00EF53DA" w:rsidRPr="006518C9" w:rsidRDefault="00EF53DA" w:rsidP="00466496">
      <w:pPr>
        <w:rPr>
          <w:lang w:val="en-US"/>
        </w:rPr>
      </w:pPr>
    </w:p>
    <w:p w14:paraId="339FD604"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0" w:history="1">
        <w:r w:rsidRPr="006518C9">
          <w:rPr>
            <w:rStyle w:val="Hyperlink"/>
            <w:rFonts w:cs="Arial"/>
            <w:lang w:val="en-US"/>
          </w:rPr>
          <w:t>http://psidev.cvs.sourceforge.net/viewvc/psidev/psi/mod/data/PSI-MOD.obo</w:t>
        </w:r>
      </w:hyperlink>
      <w:r w:rsidRPr="006518C9">
        <w:rPr>
          <w:rFonts w:cs="Arial"/>
          <w:lang w:val="en-US"/>
        </w:rPr>
        <w:t xml:space="preserve">) is now DEPRECATED for use in </w:t>
      </w:r>
      <w:proofErr w:type="spellStart"/>
      <w:r w:rsidRPr="006518C9">
        <w:rPr>
          <w:rFonts w:cs="Arial"/>
          <w:lang w:val="en-US"/>
        </w:rPr>
        <w:t>mzIdentML</w:t>
      </w:r>
      <w:proofErr w:type="spellEnd"/>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is RECOMMENDED to use </w:t>
      </w:r>
      <w:proofErr w:type="spellStart"/>
      <w:r w:rsidRPr="006518C9">
        <w:rPr>
          <w:rFonts w:cs="Arial"/>
          <w:lang w:val="en-US"/>
        </w:rPr>
        <w:t>Unimod</w:t>
      </w:r>
      <w:proofErr w:type="spellEnd"/>
      <w:r w:rsidRPr="006518C9">
        <w:rPr>
          <w:rFonts w:cs="Arial"/>
          <w:lang w:val="en-US"/>
        </w:rPr>
        <w:t xml:space="preserve"> wherever possible.</w:t>
      </w:r>
    </w:p>
    <w:p w14:paraId="15E22681" w14:textId="77777777" w:rsidR="00145A50" w:rsidRPr="006518C9" w:rsidRDefault="00145A50" w:rsidP="00466496">
      <w:pPr>
        <w:rPr>
          <w:lang w:val="en-US"/>
        </w:rPr>
      </w:pPr>
    </w:p>
    <w:p w14:paraId="1FEBEE8B" w14:textId="77777777" w:rsidR="006D5508" w:rsidRPr="006518C9" w:rsidRDefault="006D5508" w:rsidP="00466496">
      <w:pPr>
        <w:rPr>
          <w:lang w:val="en-US"/>
        </w:rPr>
      </w:pPr>
    </w:p>
    <w:p w14:paraId="392B0F81" w14:textId="77777777" w:rsidR="0060744A" w:rsidRPr="006518C9" w:rsidRDefault="0060744A" w:rsidP="00466496">
      <w:pPr>
        <w:pStyle w:val="Heading2"/>
      </w:pPr>
      <w:bookmarkStart w:id="23" w:name="_Ref217200132"/>
      <w:bookmarkStart w:id="24" w:name="_Toc476057175"/>
      <w:r w:rsidRPr="006518C9">
        <w:t>Validation of controlled vocabulary terms</w:t>
      </w:r>
      <w:bookmarkEnd w:id="23"/>
      <w:bookmarkEnd w:id="24"/>
    </w:p>
    <w:p w14:paraId="43FEACDE" w14:textId="77777777"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proofErr w:type="spellStart"/>
      <w:r w:rsidR="006D41B9" w:rsidRPr="006518C9">
        <w:rPr>
          <w:lang w:val="en-US"/>
        </w:rPr>
        <w:t>mzIdentML</w:t>
      </w:r>
      <w:proofErr w:type="spellEnd"/>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w:t>
      </w:r>
      <w:proofErr w:type="spellStart"/>
      <w:r w:rsidRPr="006518C9">
        <w:rPr>
          <w:lang w:val="en-US"/>
        </w:rPr>
        <w:t>cvParam</w:t>
      </w:r>
      <w:proofErr w:type="spellEnd"/>
      <w:r w:rsidRPr="006518C9">
        <w:rPr>
          <w:lang w:val="en-US"/>
        </w:rPr>
        <w:t xml:space="preserve">&gt;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1" w:history="1">
        <w:r w:rsidR="00DA77B1" w:rsidRPr="006518C9">
          <w:rPr>
            <w:rStyle w:val="Hyperlink"/>
            <w:lang w:val="en-US"/>
          </w:rPr>
          <w:t>http://www.psidev.info/mzidentml</w:t>
        </w:r>
      </w:hyperlink>
      <w:r w:rsidR="00E24B95" w:rsidRPr="006518C9">
        <w:rPr>
          <w:lang w:val="en-US"/>
        </w:rPr>
        <w:t>.</w:t>
      </w:r>
    </w:p>
    <w:p w14:paraId="1C3A94CC" w14:textId="77777777" w:rsidR="00B271B4" w:rsidRPr="006518C9" w:rsidRDefault="00B271B4" w:rsidP="00466496">
      <w:pPr>
        <w:rPr>
          <w:lang w:val="en-US"/>
        </w:rPr>
      </w:pPr>
    </w:p>
    <w:p w14:paraId="0E6B08EA" w14:textId="77777777" w:rsidR="000B2162" w:rsidRPr="006518C9" w:rsidRDefault="00202BF1" w:rsidP="00071A7F">
      <w:pPr>
        <w:pStyle w:val="Heading2"/>
      </w:pPr>
      <w:bookmarkStart w:id="25" w:name="_Toc476057176"/>
      <w:r w:rsidRPr="006518C9">
        <w:t>Changes from version 1.1</w:t>
      </w:r>
      <w:r w:rsidR="00C96C4E" w:rsidRPr="006518C9">
        <w:t>.0</w:t>
      </w:r>
      <w:r w:rsidR="003C1531" w:rsidRPr="006518C9">
        <w:t xml:space="preserve"> to version 1.2.0</w:t>
      </w:r>
      <w:bookmarkEnd w:id="25"/>
    </w:p>
    <w:p w14:paraId="3B41B254"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626318A1" w14:textId="77777777" w:rsidR="00857454" w:rsidRPr="006518C9" w:rsidRDefault="00857454" w:rsidP="00466496">
      <w:pPr>
        <w:rPr>
          <w:lang w:val="en-US"/>
        </w:rPr>
      </w:pPr>
    </w:p>
    <w:p w14:paraId="0EB4C9B5" w14:textId="77777777" w:rsidR="000835AD" w:rsidRPr="006518C9" w:rsidRDefault="00857454" w:rsidP="00B151A4">
      <w:pPr>
        <w:jc w:val="both"/>
        <w:rPr>
          <w:b/>
          <w:lang w:val="en-US"/>
        </w:rPr>
      </w:pPr>
      <w:r w:rsidRPr="006518C9">
        <w:rPr>
          <w:lang w:val="en-US"/>
        </w:rPr>
        <w:t>Several new CV terms are now mandatory within the &lt;</w:t>
      </w:r>
      <w:proofErr w:type="spellStart"/>
      <w:r w:rsidRPr="006518C9">
        <w:rPr>
          <w:lang w:val="en-US"/>
        </w:rPr>
        <w:t>SpectrumIdentificationProtocol</w:t>
      </w:r>
      <w:proofErr w:type="spellEnd"/>
      <w:r w:rsidRPr="006518C9">
        <w:rPr>
          <w:lang w:val="en-US"/>
        </w:rPr>
        <w:t xml:space="preserve">&gt; </w:t>
      </w:r>
      <w:r w:rsidR="00AF727F" w:rsidRPr="006518C9">
        <w:rPr>
          <w:lang w:val="en-US"/>
        </w:rPr>
        <w:t xml:space="preserve">element </w:t>
      </w:r>
      <w:r w:rsidRPr="006518C9">
        <w:rPr>
          <w:lang w:val="en-US"/>
        </w:rPr>
        <w:t xml:space="preserve">- enabling the new features to be differentiated and </w:t>
      </w:r>
      <w:proofErr w:type="spellStart"/>
      <w:r w:rsidRPr="006518C9">
        <w:rPr>
          <w:lang w:val="en-US"/>
        </w:rPr>
        <w:t>recognised</w:t>
      </w:r>
      <w:proofErr w:type="spellEnd"/>
      <w:r w:rsidRPr="006518C9">
        <w:rPr>
          <w:lang w:val="en-US"/>
        </w:rPr>
        <w:t xml:space="preserve">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proofErr w:type="gramStart"/>
      <w:r w:rsidR="000835AD" w:rsidRPr="006518C9">
        <w:rPr>
          <w:b/>
          <w:i/>
          <w:lang w:val="en-US"/>
        </w:rPr>
        <w:t>n</w:t>
      </w:r>
      <w:r w:rsidR="000835AD" w:rsidRPr="006518C9">
        <w:rPr>
          <w:b/>
          <w:lang w:val="en-US"/>
        </w:rPr>
        <w:t xml:space="preserve">  of</w:t>
      </w:r>
      <w:proofErr w:type="gramEnd"/>
      <w:r w:rsidR="000835AD" w:rsidRPr="006518C9">
        <w:rPr>
          <w:b/>
          <w:lang w:val="en-US"/>
        </w:rPr>
        <w:t xml:space="preserve"> the following terms MUST be present:</w:t>
      </w:r>
    </w:p>
    <w:p w14:paraId="48AAE9D6"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73544794"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FD9A2B6"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3B441681"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3E202C67"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64FEFCF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34AE2A5"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E57A61"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94BC0D"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14:paraId="7258FDBD"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53C4D94"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578F9A4"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D0DB802"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14:paraId="2165A2E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B0B33C5"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7CDECFF"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09EA13"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14:paraId="6D4D15F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53278D79"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F6B4A14"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4205A30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14:paraId="71321C2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41519D2C"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3076A09"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7BDF4A"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14:paraId="3BA4BD1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700C1F"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278DBB09"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34CFD79"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14:paraId="4EF4481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9F6BC54"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9A3A9FF"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6BD806B"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14:paraId="7A45774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C7F3FB4" w14:textId="77777777" w:rsidR="00FF75C6" w:rsidRPr="006518C9" w:rsidRDefault="00FF75C6" w:rsidP="00466496">
            <w:pPr>
              <w:rPr>
                <w:bCs/>
                <w:lang w:val="en-US"/>
              </w:rPr>
            </w:pPr>
            <w:proofErr w:type="spellStart"/>
            <w:r w:rsidRPr="006518C9">
              <w:rPr>
                <w:bCs/>
                <w:lang w:val="en-US"/>
              </w:rPr>
              <w:t>proteogenomics</w:t>
            </w:r>
            <w:proofErr w:type="spellEnd"/>
            <w:r w:rsidRPr="006518C9">
              <w:rPr>
                <w:bCs/>
                <w:lang w:val="en-US"/>
              </w:rPr>
              <w:t xml:space="preserve">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8BB9497"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F40212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w:t>
            </w:r>
            <w:r w:rsidR="00005423">
              <w:rPr>
                <w:lang w:val="en-US"/>
              </w:rPr>
              <w:t>2</w:t>
            </w:r>
            <w:r w:rsidR="00005423">
              <w:rPr>
                <w:lang w:val="en-US"/>
              </w:rPr>
              <w:t>.10</w:t>
            </w:r>
            <w:r w:rsidRPr="006518C9">
              <w:rPr>
                <w:lang w:val="en-US"/>
              </w:rPr>
              <w:fldChar w:fldCharType="end"/>
            </w:r>
          </w:p>
        </w:tc>
      </w:tr>
      <w:tr w:rsidR="00B46C67" w:rsidRPr="006518C9" w14:paraId="49C0288C" w14:textId="77777777" w:rsidTr="000510E5">
        <w:trPr>
          <w:ins w:id="26" w:author="Joshua Klein" w:date="2020-03-27T15:23:00Z"/>
        </w:trPr>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5FE37B6" w14:textId="77777777" w:rsidR="00B46C67" w:rsidRPr="006518C9" w:rsidRDefault="00B46C67" w:rsidP="00466496">
            <w:pPr>
              <w:rPr>
                <w:ins w:id="27" w:author="Joshua Klein" w:date="2020-03-27T15:23:00Z"/>
                <w:bCs/>
                <w:lang w:val="en-US"/>
              </w:rPr>
            </w:pPr>
            <w:ins w:id="28" w:author="Joshua Klein" w:date="2020-03-27T15:23:00Z">
              <w:r>
                <w:rPr>
                  <w:bCs/>
                  <w:lang w:val="en-US"/>
                </w:rPr>
                <w:t>glycoproteomics search</w:t>
              </w:r>
            </w:ins>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4AC1544" w14:textId="30F045B6" w:rsidR="00B46C67" w:rsidRPr="006518C9" w:rsidRDefault="00B46C67" w:rsidP="00466496">
            <w:pPr>
              <w:rPr>
                <w:ins w:id="29" w:author="Joshua Klein" w:date="2020-03-27T15:23:00Z"/>
                <w:lang w:val="en-US"/>
              </w:rPr>
            </w:pPr>
            <w:proofErr w:type="gramStart"/>
            <w:ins w:id="30" w:author="Joshua Klein" w:date="2020-03-27T15:23:00Z">
              <w:r>
                <w:rPr>
                  <w:lang w:val="en-US"/>
                </w:rPr>
                <w:t>MS:</w:t>
              </w:r>
            </w:ins>
            <w:ins w:id="31" w:author="Joshua Klein" w:date="2021-03-07T13:43:00Z">
              <w:r w:rsidR="00751EA7" w:rsidRPr="00751EA7">
                <w:rPr>
                  <w:lang w:val="en-US"/>
                </w:rPr>
                <w:t>XXXX</w:t>
              </w:r>
              <w:proofErr w:type="gramEnd"/>
              <w:r w:rsidR="00751EA7" w:rsidRPr="00751EA7">
                <w:rPr>
                  <w:lang w:val="en-US"/>
                </w:rPr>
                <w:t>98</w:t>
              </w:r>
            </w:ins>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8B88482" w14:textId="77777777" w:rsidR="00B46C67" w:rsidRPr="006518C9" w:rsidRDefault="00B46C67" w:rsidP="00466496">
            <w:pPr>
              <w:rPr>
                <w:ins w:id="32" w:author="Joshua Klein" w:date="2020-03-27T15:23:00Z"/>
                <w:lang w:val="en-US"/>
              </w:rPr>
            </w:pPr>
            <w:ins w:id="33" w:author="Joshua Klein" w:date="2020-03-27T15:25:00Z">
              <w:r>
                <w:rPr>
                  <w:lang w:val="en-US"/>
                </w:rPr>
                <w:t>5.2.11</w:t>
              </w:r>
            </w:ins>
          </w:p>
        </w:tc>
      </w:tr>
      <w:tr w:rsidR="00301214" w:rsidRPr="006518C9" w14:paraId="39AB8E4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BE05AF9"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90EF3AD"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DA6F901"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057F1264"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w:t>
      </w:r>
      <w:proofErr w:type="spellStart"/>
      <w:r w:rsidR="00C103BC" w:rsidRPr="006518C9">
        <w:rPr>
          <w:b w:val="0"/>
          <w:lang w:val="en-US"/>
        </w:rPr>
        <w:t>SpectrumIdentificationProtocol</w:t>
      </w:r>
      <w:proofErr w:type="spellEnd"/>
      <w:r w:rsidR="00C103BC" w:rsidRPr="006518C9">
        <w:rPr>
          <w:b w:val="0"/>
          <w:lang w:val="en-US"/>
        </w:rPr>
        <w:t>&gt;</w:t>
      </w:r>
      <w:r w:rsidR="00F73E11" w:rsidRPr="006518C9">
        <w:rPr>
          <w:b w:val="0"/>
          <w:lang w:val="en-US"/>
        </w:rPr>
        <w:t xml:space="preserve"> element</w:t>
      </w:r>
      <w:r w:rsidR="00C103BC" w:rsidRPr="006518C9">
        <w:rPr>
          <w:b w:val="0"/>
          <w:lang w:val="en-US"/>
        </w:rPr>
        <w:t xml:space="preserve"> in </w:t>
      </w:r>
      <w:proofErr w:type="spellStart"/>
      <w:r w:rsidR="00C103BC" w:rsidRPr="006518C9">
        <w:rPr>
          <w:b w:val="0"/>
          <w:lang w:val="en-US"/>
        </w:rPr>
        <w:t>mzIdentML</w:t>
      </w:r>
      <w:proofErr w:type="spellEnd"/>
      <w:r w:rsidR="00C103BC" w:rsidRPr="006518C9">
        <w:rPr>
          <w:b w:val="0"/>
          <w:lang w:val="en-US"/>
        </w:rPr>
        <w:t xml:space="preserve"> 1.2.</w:t>
      </w:r>
      <w:r w:rsidR="00443F2D" w:rsidRPr="006518C9">
        <w:rPr>
          <w:b w:val="0"/>
          <w:lang w:val="en-US"/>
        </w:rPr>
        <w:t xml:space="preserve"> Terms “de novo search” and “spectral library search” MUST appear under the &lt;</w:t>
      </w:r>
      <w:proofErr w:type="spellStart"/>
      <w:r w:rsidR="00443F2D" w:rsidRPr="006518C9">
        <w:rPr>
          <w:b w:val="0"/>
          <w:lang w:val="en-US"/>
        </w:rPr>
        <w:t>SearchType</w:t>
      </w:r>
      <w:proofErr w:type="spellEnd"/>
      <w:r w:rsidR="00443F2D" w:rsidRPr="006518C9">
        <w:rPr>
          <w:b w:val="0"/>
          <w:lang w:val="en-US"/>
        </w:rPr>
        <w:t>&gt; element. All other terms MUST appear under the &lt;</w:t>
      </w:r>
      <w:proofErr w:type="spellStart"/>
      <w:r w:rsidR="00443F2D" w:rsidRPr="006518C9">
        <w:rPr>
          <w:b w:val="0"/>
          <w:lang w:val="en-US"/>
        </w:rPr>
        <w:t>AdditionalSearchParams</w:t>
      </w:r>
      <w:proofErr w:type="spellEnd"/>
      <w:r w:rsidR="00443F2D" w:rsidRPr="006518C9">
        <w:rPr>
          <w:b w:val="0"/>
          <w:lang w:val="en-US"/>
        </w:rPr>
        <w:t>&gt; element.</w:t>
      </w:r>
    </w:p>
    <w:p w14:paraId="76F147D0" w14:textId="77777777" w:rsidR="00873DE8" w:rsidRPr="006518C9" w:rsidRDefault="00873DE8" w:rsidP="00466496">
      <w:pPr>
        <w:rPr>
          <w:lang w:val="en-US"/>
        </w:rPr>
      </w:pPr>
    </w:p>
    <w:p w14:paraId="215CED53" w14:textId="77777777" w:rsidR="00202BF1" w:rsidRPr="006518C9" w:rsidRDefault="00202BF1" w:rsidP="00466496">
      <w:pPr>
        <w:rPr>
          <w:lang w:val="en-US"/>
        </w:rPr>
      </w:pPr>
    </w:p>
    <w:p w14:paraId="05095F40" w14:textId="77777777" w:rsidR="00637045" w:rsidRPr="006518C9" w:rsidRDefault="00402E77" w:rsidP="00466496">
      <w:pPr>
        <w:pStyle w:val="Heading1"/>
      </w:pPr>
      <w:bookmarkStart w:id="34" w:name="_Toc476057177"/>
      <w:r w:rsidRPr="006518C9">
        <w:t>Format scope and specific use cases</w:t>
      </w:r>
      <w:bookmarkEnd w:id="34"/>
    </w:p>
    <w:p w14:paraId="5397C269" w14:textId="77777777" w:rsidR="002373B0" w:rsidRPr="006518C9" w:rsidRDefault="002373B0" w:rsidP="00466496">
      <w:pPr>
        <w:rPr>
          <w:lang w:val="en-US"/>
        </w:rPr>
      </w:pPr>
    </w:p>
    <w:p w14:paraId="000A1DC6" w14:textId="77777777" w:rsidR="008B6BE0" w:rsidRPr="006518C9" w:rsidRDefault="00F33978" w:rsidP="00466496">
      <w:pPr>
        <w:pStyle w:val="Heading3"/>
      </w:pPr>
      <w:bookmarkStart w:id="35" w:name="_Toc476057178"/>
      <w:r w:rsidRPr="006518C9">
        <w:t>Handling updates to the controlled vocabulary</w:t>
      </w:r>
      <w:bookmarkEnd w:id="35"/>
    </w:p>
    <w:p w14:paraId="1F24F06D"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2"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6728419D" w14:textId="77777777" w:rsidR="00E24CA1" w:rsidRPr="006518C9" w:rsidRDefault="00E24CA1" w:rsidP="00466496">
      <w:pPr>
        <w:rPr>
          <w:lang w:val="en-US"/>
        </w:rPr>
      </w:pPr>
    </w:p>
    <w:p w14:paraId="0E6A1E79" w14:textId="77777777" w:rsidR="00E24CA1" w:rsidRPr="006518C9" w:rsidRDefault="00BD1AC9" w:rsidP="00466496">
      <w:pPr>
        <w:pStyle w:val="Heading3"/>
      </w:pPr>
      <w:bookmarkStart w:id="36" w:name="_Toc476057179"/>
      <w:r>
        <w:t>Identifying the input spectrum for each result</w:t>
      </w:r>
      <w:bookmarkEnd w:id="36"/>
    </w:p>
    <w:p w14:paraId="181FB3CB"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proofErr w:type="spellStart"/>
      <w:r w:rsidR="00C708FC" w:rsidRPr="006518C9">
        <w:rPr>
          <w:lang w:val="en-US"/>
        </w:rPr>
        <w:t>SpectrumIdentificationResult</w:t>
      </w:r>
      <w:proofErr w:type="spellEnd"/>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 xml:space="preserve">n the </w:t>
      </w:r>
      <w:proofErr w:type="spellStart"/>
      <w:r w:rsidR="00C708FC" w:rsidRPr="006518C9">
        <w:rPr>
          <w:lang w:val="en-US"/>
        </w:rPr>
        <w:t>spectrumID</w:t>
      </w:r>
      <w:proofErr w:type="spellEnd"/>
      <w:r w:rsidR="00C708FC" w:rsidRPr="006518C9">
        <w:rPr>
          <w:lang w:val="en-US"/>
        </w:rPr>
        <w:t xml:space="preserve">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proofErr w:type="spellStart"/>
      <w:r w:rsidR="00D65EF2" w:rsidRPr="006518C9">
        <w:rPr>
          <w:lang w:val="en-US"/>
        </w:rPr>
        <w:t>SpectraData</w:t>
      </w:r>
      <w:proofErr w:type="spellEnd"/>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w:t>
      </w:r>
      <w:proofErr w:type="spellStart"/>
      <w:r w:rsidR="00FD1372" w:rsidRPr="006518C9">
        <w:rPr>
          <w:lang w:val="en-US"/>
        </w:rPr>
        <w:t>SpectraData</w:t>
      </w:r>
      <w:proofErr w:type="spellEnd"/>
      <w:r w:rsidR="00FD1372" w:rsidRPr="006518C9">
        <w:rPr>
          <w:lang w:val="en-US"/>
        </w:rPr>
        <w:t xml:space="preserve">&gt; element to demonstrate which system for identifying input spectra is being used in the </w:t>
      </w:r>
      <w:proofErr w:type="spellStart"/>
      <w:r w:rsidR="00FD1372" w:rsidRPr="006518C9">
        <w:rPr>
          <w:lang w:val="en-US"/>
        </w:rPr>
        <w:t>spectrumID</w:t>
      </w:r>
      <w:proofErr w:type="spellEnd"/>
      <w:r w:rsidR="00FD1372" w:rsidRPr="006518C9">
        <w:rPr>
          <w:lang w:val="en-US"/>
        </w:rPr>
        <w:t xml:space="preserve"> attribute of &lt;</w:t>
      </w:r>
      <w:proofErr w:type="spellStart"/>
      <w:r w:rsidR="00FD1372" w:rsidRPr="006518C9">
        <w:rPr>
          <w:lang w:val="en-US"/>
        </w:rPr>
        <w:t>SpectrumIdentificationResult</w:t>
      </w:r>
      <w:proofErr w:type="spellEnd"/>
      <w:r w:rsidR="00FD1372" w:rsidRPr="006518C9">
        <w:rPr>
          <w:lang w:val="en-US"/>
        </w:rPr>
        <w:t xml:space="preserve">&gt;. </w:t>
      </w:r>
    </w:p>
    <w:p w14:paraId="13413031" w14:textId="77777777" w:rsidR="002775BE" w:rsidRPr="006518C9" w:rsidRDefault="002775BE" w:rsidP="000804F9">
      <w:pPr>
        <w:jc w:val="both"/>
        <w:rPr>
          <w:lang w:val="en-US"/>
        </w:rPr>
      </w:pPr>
    </w:p>
    <w:p w14:paraId="46E2792E" w14:textId="77777777" w:rsidR="002775BE" w:rsidRPr="006518C9" w:rsidRDefault="002775BE" w:rsidP="000804F9">
      <w:pPr>
        <w:jc w:val="both"/>
        <w:rPr>
          <w:i/>
          <w:lang w:val="en-US"/>
        </w:rPr>
      </w:pPr>
      <w:r w:rsidRPr="006518C9">
        <w:rPr>
          <w:i/>
          <w:lang w:val="en-US"/>
        </w:rPr>
        <w:t xml:space="preserve">It is encouraged but not mandatory that a valid </w:t>
      </w:r>
      <w:proofErr w:type="spellStart"/>
      <w:r w:rsidRPr="006518C9">
        <w:rPr>
          <w:i/>
          <w:lang w:val="en-US"/>
        </w:rPr>
        <w:t>mzIdentML</w:t>
      </w:r>
      <w:proofErr w:type="spellEnd"/>
      <w:r w:rsidRPr="006518C9">
        <w:rPr>
          <w:i/>
          <w:lang w:val="en-US"/>
        </w:rPr>
        <w:t xml:space="preserve">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w:t>
      </w:r>
      <w:proofErr w:type="spellStart"/>
      <w:r w:rsidRPr="006518C9">
        <w:rPr>
          <w:lang w:val="en-US"/>
        </w:rPr>
        <w:t>mzIdentML</w:t>
      </w:r>
      <w:proofErr w:type="spellEnd"/>
      <w:r w:rsidRPr="006518C9">
        <w:rPr>
          <w:lang w:val="en-US"/>
        </w:rPr>
        <w:t xml:space="preserve"> file and the input spectra together, there are practical problems processing such data depending on the spectrum file format</w:t>
      </w:r>
      <w:r w:rsidR="00F73E11" w:rsidRPr="006518C9">
        <w:rPr>
          <w:lang w:val="en-US"/>
        </w:rPr>
        <w:t xml:space="preserve"> (</w:t>
      </w:r>
      <w:proofErr w:type="gramStart"/>
      <w:r w:rsidR="00F73E11" w:rsidRPr="006518C9">
        <w:rPr>
          <w:lang w:val="en-US"/>
        </w:rPr>
        <w:t>e.g.</w:t>
      </w:r>
      <w:proofErr w:type="gramEnd"/>
      <w:r w:rsidR="00F73E11" w:rsidRPr="006518C9">
        <w:rPr>
          <w:lang w:val="en-US"/>
        </w:rPr>
        <w:t xml:space="preserve"> in case of proprietary formats)</w:t>
      </w:r>
      <w:r w:rsidRPr="006518C9">
        <w:rPr>
          <w:lang w:val="en-US"/>
        </w:rPr>
        <w:t xml:space="preserve">, and cases where an </w:t>
      </w:r>
      <w:proofErr w:type="spellStart"/>
      <w:r w:rsidRPr="006518C9">
        <w:rPr>
          <w:lang w:val="en-US"/>
        </w:rPr>
        <w:t>mzIdentML</w:t>
      </w:r>
      <w:proofErr w:type="spellEnd"/>
      <w:r w:rsidRPr="006518C9">
        <w:rPr>
          <w:lang w:val="en-US"/>
        </w:rPr>
        <w:t xml:space="preserve"> is useful even if the spectra data is not available.</w:t>
      </w:r>
    </w:p>
    <w:p w14:paraId="794FA815" w14:textId="77777777" w:rsidR="00A67501" w:rsidRPr="006518C9" w:rsidRDefault="00A67501" w:rsidP="00466496">
      <w:pPr>
        <w:rPr>
          <w:i/>
          <w:lang w:val="en-US"/>
        </w:rPr>
      </w:pPr>
    </w:p>
    <w:p w14:paraId="7FF02DAE"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3C155663"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 xml:space="preserve">he CV holds the definite specification for legal encodings of </w:t>
      </w:r>
      <w:proofErr w:type="spellStart"/>
      <w:r w:rsidR="00F40BFF" w:rsidRPr="006518C9">
        <w:rPr>
          <w:lang w:val="en-US"/>
        </w:rPr>
        <w:t>spectrumID</w:t>
      </w:r>
      <w:proofErr w:type="spellEnd"/>
      <w:r w:rsidR="00F40BFF" w:rsidRPr="006518C9">
        <w:rPr>
          <w:lang w:val="en-US"/>
        </w:rPr>
        <w:t xml:space="preserve">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199FD647" w14:textId="77777777" w:rsidR="00A67501" w:rsidRPr="006518C9" w:rsidRDefault="00A67501" w:rsidP="00466496">
      <w:pPr>
        <w:rPr>
          <w:i/>
          <w:lang w:val="en-US"/>
        </w:rPr>
      </w:pPr>
    </w:p>
    <w:p w14:paraId="23EC321E"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5A3AF0DD" w14:textId="77777777" w:rsidTr="000F55FF">
        <w:trPr>
          <w:trHeight w:val="308"/>
        </w:trPr>
        <w:tc>
          <w:tcPr>
            <w:tcW w:w="1351" w:type="dxa"/>
            <w:noWrap/>
          </w:tcPr>
          <w:p w14:paraId="374B77F3"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654570F4"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340B2C04"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2BA4541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660B4078" w14:textId="77777777" w:rsidTr="000F55FF">
        <w:trPr>
          <w:trHeight w:val="308"/>
        </w:trPr>
        <w:tc>
          <w:tcPr>
            <w:tcW w:w="1351" w:type="dxa"/>
            <w:noWrap/>
          </w:tcPr>
          <w:p w14:paraId="22372774"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38F14676" w14:textId="77777777" w:rsidR="00535DF3" w:rsidRPr="006518C9" w:rsidRDefault="00535DF3"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B28F4FC" w14:textId="77777777" w:rsidR="00535DF3" w:rsidRPr="006518C9" w:rsidRDefault="00535DF3" w:rsidP="000F55FF">
            <w:pPr>
              <w:rPr>
                <w:rFonts w:cs="Arial"/>
                <w:color w:val="000000"/>
                <w:lang w:val="en-US"/>
              </w:rPr>
            </w:pPr>
            <w:proofErr w:type="spellStart"/>
            <w:r w:rsidRPr="006518C9">
              <w:rPr>
                <w:rFonts w:cs="Arial"/>
                <w:color w:val="000000"/>
                <w:lang w:val="en-US"/>
              </w:rPr>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w:t>
            </w:r>
            <w:r w:rsidR="00261A15" w:rsidRPr="006518C9">
              <w:rPr>
                <w:rFonts w:cs="Arial"/>
                <w:color w:val="000000"/>
                <w:lang w:val="en-US"/>
              </w:rPr>
              <w:t>nteger</w:t>
            </w:r>
            <w:proofErr w:type="spellEnd"/>
            <w:r w:rsidR="00261A15" w:rsidRPr="006518C9">
              <w:rPr>
                <w:rFonts w:cs="Arial"/>
                <w:color w:val="000000"/>
                <w:lang w:val="en-US"/>
              </w:rPr>
              <w:t xml:space="preserve"> scan=</w:t>
            </w:r>
            <w:proofErr w:type="spellStart"/>
            <w:r w:rsidR="00261A15" w:rsidRPr="006518C9">
              <w:rPr>
                <w:rFonts w:cs="Arial"/>
                <w:color w:val="000000"/>
                <w:lang w:val="en-US"/>
              </w:rPr>
              <w:t>xsd:positiveInteger</w:t>
            </w:r>
            <w:proofErr w:type="spellEnd"/>
          </w:p>
          <w:p w14:paraId="0D4B3267" w14:textId="77777777" w:rsidR="00535DF3" w:rsidRPr="006518C9" w:rsidRDefault="00535DF3" w:rsidP="000F55FF">
            <w:pPr>
              <w:rPr>
                <w:rFonts w:cs="Arial"/>
                <w:color w:val="000000"/>
                <w:lang w:val="en-US"/>
              </w:rPr>
            </w:pPr>
          </w:p>
        </w:tc>
        <w:tc>
          <w:tcPr>
            <w:tcW w:w="3447" w:type="dxa"/>
            <w:noWrap/>
          </w:tcPr>
          <w:p w14:paraId="18D95E81"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128AFEFC" w14:textId="77777777" w:rsidTr="000F55FF">
        <w:trPr>
          <w:trHeight w:val="308"/>
        </w:trPr>
        <w:tc>
          <w:tcPr>
            <w:tcW w:w="1351" w:type="dxa"/>
            <w:noWrap/>
          </w:tcPr>
          <w:p w14:paraId="58B531FB"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3A4B43B9" w14:textId="77777777" w:rsidR="00535DF3" w:rsidRPr="006518C9" w:rsidRDefault="00535DF3"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471EC5E" w14:textId="77777777" w:rsidR="00535DF3" w:rsidRPr="006518C9" w:rsidRDefault="00535DF3"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p>
        </w:tc>
        <w:tc>
          <w:tcPr>
            <w:tcW w:w="3447" w:type="dxa"/>
          </w:tcPr>
          <w:p w14:paraId="5185BC05"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4E14B1CE" w14:textId="77777777" w:rsidTr="000F55FF">
        <w:trPr>
          <w:trHeight w:val="308"/>
        </w:trPr>
        <w:tc>
          <w:tcPr>
            <w:tcW w:w="1351" w:type="dxa"/>
            <w:noWrap/>
          </w:tcPr>
          <w:p w14:paraId="7964C3FD"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29BFB4D3" w14:textId="77777777" w:rsidR="00535DF3" w:rsidRPr="006518C9" w:rsidRDefault="00535DF3"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3A88DC7E" w14:textId="77777777" w:rsidR="00535DF3" w:rsidRPr="006518C9" w:rsidRDefault="00535DF3"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tcPr>
          <w:p w14:paraId="2F7F9F72"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03525D1" w14:textId="77777777" w:rsidTr="000F55FF">
        <w:trPr>
          <w:trHeight w:val="308"/>
        </w:trPr>
        <w:tc>
          <w:tcPr>
            <w:tcW w:w="1351" w:type="dxa"/>
            <w:noWrap/>
          </w:tcPr>
          <w:p w14:paraId="0AF5FA11"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19870391" w14:textId="77777777" w:rsidR="00535DF3" w:rsidRPr="006518C9" w:rsidRDefault="00535DF3"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6BA09DA7"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tcPr>
          <w:p w14:paraId="0BCCF08E" w14:textId="77777777" w:rsidR="00535DF3" w:rsidRPr="006518C9" w:rsidRDefault="00535DF3" w:rsidP="000F55FF">
            <w:pPr>
              <w:rPr>
                <w:rFonts w:cs="Arial"/>
                <w:color w:val="000000"/>
                <w:lang w:val="en-US"/>
              </w:rPr>
            </w:pPr>
          </w:p>
        </w:tc>
      </w:tr>
      <w:tr w:rsidR="00535DF3" w:rsidRPr="006518C9" w14:paraId="331E475E" w14:textId="77777777" w:rsidTr="000F55FF">
        <w:trPr>
          <w:trHeight w:val="308"/>
        </w:trPr>
        <w:tc>
          <w:tcPr>
            <w:tcW w:w="1351" w:type="dxa"/>
            <w:noWrap/>
          </w:tcPr>
          <w:p w14:paraId="21F89F8A"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5A0D3817" w14:textId="77777777" w:rsidR="00535DF3" w:rsidRPr="006518C9" w:rsidRDefault="00535DF3"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82DA4B8"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tcPr>
          <w:p w14:paraId="1A1502EF" w14:textId="77777777" w:rsidR="00535DF3" w:rsidRPr="006518C9" w:rsidRDefault="00535DF3" w:rsidP="000F55FF">
            <w:pPr>
              <w:rPr>
                <w:rFonts w:cs="Arial"/>
                <w:color w:val="000000"/>
                <w:lang w:val="en-US"/>
              </w:rPr>
            </w:pPr>
          </w:p>
        </w:tc>
      </w:tr>
      <w:tr w:rsidR="00535DF3" w:rsidRPr="006518C9" w14:paraId="03C7CDF9" w14:textId="77777777" w:rsidTr="000F55FF">
        <w:trPr>
          <w:trHeight w:val="308"/>
        </w:trPr>
        <w:tc>
          <w:tcPr>
            <w:tcW w:w="1351" w:type="dxa"/>
            <w:noWrap/>
          </w:tcPr>
          <w:p w14:paraId="2BA4B1FF"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684D5D19" w14:textId="77777777" w:rsidR="00535DF3" w:rsidRPr="006518C9" w:rsidRDefault="00535DF3"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AF983A3" w14:textId="77777777" w:rsidR="00535DF3" w:rsidRPr="006518C9" w:rsidRDefault="00535DF3"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p>
        </w:tc>
        <w:tc>
          <w:tcPr>
            <w:tcW w:w="3447" w:type="dxa"/>
            <w:noWrap/>
          </w:tcPr>
          <w:p w14:paraId="513BF235"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w:t>
            </w:r>
            <w:r w:rsidR="00F73E11" w:rsidRPr="006518C9">
              <w:rPr>
                <w:rFonts w:cs="Arial"/>
                <w:color w:val="000000"/>
                <w:lang w:val="en-US"/>
              </w:rPr>
              <w:t>.</w:t>
            </w:r>
          </w:p>
        </w:tc>
      </w:tr>
      <w:tr w:rsidR="00535DF3" w:rsidRPr="006518C9" w14:paraId="192B012A" w14:textId="77777777" w:rsidTr="000F55FF">
        <w:trPr>
          <w:trHeight w:val="308"/>
        </w:trPr>
        <w:tc>
          <w:tcPr>
            <w:tcW w:w="1351" w:type="dxa"/>
            <w:noWrap/>
          </w:tcPr>
          <w:p w14:paraId="23358075"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568DC86B" w14:textId="77777777" w:rsidR="00535DF3" w:rsidRPr="006518C9" w:rsidRDefault="00535DF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84E8864" w14:textId="77777777" w:rsidR="00535DF3" w:rsidRPr="006518C9" w:rsidRDefault="00535DF3"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p>
        </w:tc>
        <w:tc>
          <w:tcPr>
            <w:tcW w:w="3447" w:type="dxa"/>
            <w:noWrap/>
          </w:tcPr>
          <w:p w14:paraId="17D31DCD" w14:textId="77777777" w:rsidR="00535DF3" w:rsidRPr="006518C9" w:rsidRDefault="00535DF3" w:rsidP="000F55FF">
            <w:pPr>
              <w:rPr>
                <w:rFonts w:cs="Arial"/>
                <w:color w:val="000000"/>
                <w:lang w:val="en-US"/>
              </w:rPr>
            </w:pPr>
            <w:r w:rsidRPr="006518C9">
              <w:rPr>
                <w:rFonts w:cs="Arial"/>
                <w:color w:val="000000"/>
                <w:lang w:val="en-US"/>
              </w:rPr>
              <w:t xml:space="preserve">Used for referencing peak list files with multiple spectra, </w:t>
            </w:r>
            <w:proofErr w:type="gramStart"/>
            <w:r w:rsidRPr="006518C9">
              <w:rPr>
                <w:rFonts w:cs="Arial"/>
                <w:color w:val="000000"/>
                <w:lang w:val="en-US"/>
              </w:rPr>
              <w:t>i.e.</w:t>
            </w:r>
            <w:proofErr w:type="gramEnd"/>
            <w:r w:rsidRPr="006518C9">
              <w:rPr>
                <w:rFonts w:cs="Arial"/>
                <w:color w:val="000000"/>
                <w:lang w:val="en-US"/>
              </w:rPr>
              <w:t xml:space="preserve"> MGF, PKL, merged DTA files. Index is the spectrum number in the file, starting from 0.</w:t>
            </w:r>
          </w:p>
        </w:tc>
      </w:tr>
      <w:tr w:rsidR="00535DF3" w:rsidRPr="006518C9" w14:paraId="7F49C7B7" w14:textId="77777777" w:rsidTr="000F55FF">
        <w:trPr>
          <w:trHeight w:val="308"/>
        </w:trPr>
        <w:tc>
          <w:tcPr>
            <w:tcW w:w="1351" w:type="dxa"/>
            <w:noWrap/>
          </w:tcPr>
          <w:p w14:paraId="21D86ADF"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688B2D9" w14:textId="77777777" w:rsidR="00535DF3" w:rsidRPr="006518C9" w:rsidRDefault="00535DF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541ED66" w14:textId="77777777" w:rsidR="00535DF3" w:rsidRPr="006518C9" w:rsidRDefault="00535DF3"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p>
        </w:tc>
        <w:tc>
          <w:tcPr>
            <w:tcW w:w="3447" w:type="dxa"/>
            <w:noWrap/>
          </w:tcPr>
          <w:p w14:paraId="0D3D2F3C"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 Used for referencing peak list files with one spectrum per file, typically in a folder of PKL or DTAs, where each </w:t>
            </w:r>
            <w:proofErr w:type="spellStart"/>
            <w:r w:rsidRPr="006518C9">
              <w:rPr>
                <w:rFonts w:cs="Arial"/>
                <w:color w:val="000000"/>
                <w:lang w:val="en-US"/>
              </w:rPr>
              <w:t>sourceFileRef</w:t>
            </w:r>
            <w:proofErr w:type="spellEnd"/>
            <w:r w:rsidRPr="006518C9">
              <w:rPr>
                <w:rFonts w:cs="Arial"/>
                <w:color w:val="000000"/>
                <w:lang w:val="en-US"/>
              </w:rPr>
              <w:t xml:space="preserve"> is different</w:t>
            </w:r>
            <w:r w:rsidR="00F73E11" w:rsidRPr="006518C9">
              <w:rPr>
                <w:rFonts w:cs="Arial"/>
                <w:color w:val="000000"/>
                <w:lang w:val="en-US"/>
              </w:rPr>
              <w:t>.</w:t>
            </w:r>
          </w:p>
        </w:tc>
      </w:tr>
      <w:tr w:rsidR="00535DF3" w:rsidRPr="006518C9" w14:paraId="10BE1782" w14:textId="77777777" w:rsidTr="000F55FF">
        <w:trPr>
          <w:trHeight w:val="308"/>
        </w:trPr>
        <w:tc>
          <w:tcPr>
            <w:tcW w:w="1351" w:type="dxa"/>
            <w:noWrap/>
          </w:tcPr>
          <w:p w14:paraId="4C7FBD27"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5B885CCE" w14:textId="77777777" w:rsidR="00535DF3" w:rsidRPr="006518C9" w:rsidRDefault="00535DF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95D2A4C"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noWrap/>
          </w:tcPr>
          <w:p w14:paraId="262C68D2" w14:textId="77777777" w:rsidR="00535DF3" w:rsidRPr="006518C9" w:rsidRDefault="00535DF3" w:rsidP="000F55FF">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mzXML</w:t>
            </w:r>
            <w:proofErr w:type="spellEnd"/>
            <w:r w:rsidRPr="006518C9">
              <w:rPr>
                <w:rFonts w:cs="Arial"/>
                <w:color w:val="000000"/>
                <w:lang w:val="en-US"/>
              </w:rPr>
              <w:t>, or a DTA folder where native scan numbers can be derived.</w:t>
            </w:r>
          </w:p>
        </w:tc>
      </w:tr>
      <w:tr w:rsidR="00535DF3" w:rsidRPr="006518C9" w14:paraId="35FD3BD5" w14:textId="77777777" w:rsidTr="000F55FF">
        <w:trPr>
          <w:trHeight w:val="308"/>
        </w:trPr>
        <w:tc>
          <w:tcPr>
            <w:tcW w:w="1351" w:type="dxa"/>
            <w:noWrap/>
          </w:tcPr>
          <w:p w14:paraId="67989A2F"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645FF39C" w14:textId="77777777" w:rsidR="00535DF3" w:rsidRPr="006518C9" w:rsidRDefault="00535DF3"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50118F26" w14:textId="77777777" w:rsidR="00535DF3" w:rsidRPr="006518C9" w:rsidRDefault="00535DF3"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p>
        </w:tc>
        <w:tc>
          <w:tcPr>
            <w:tcW w:w="3447" w:type="dxa"/>
            <w:noWrap/>
          </w:tcPr>
          <w:p w14:paraId="4CAD78B9"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mzData</w:t>
            </w:r>
            <w:proofErr w:type="spellEnd"/>
            <w:r w:rsidRPr="006518C9">
              <w:rPr>
                <w:rFonts w:cs="Arial"/>
                <w:color w:val="000000"/>
                <w:lang w:val="en-US"/>
              </w:rPr>
              <w:t xml:space="preserve">.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6BFC2A28" w14:textId="77777777" w:rsidTr="000F55FF">
        <w:trPr>
          <w:trHeight w:val="308"/>
        </w:trPr>
        <w:tc>
          <w:tcPr>
            <w:tcW w:w="1351" w:type="dxa"/>
            <w:noWrap/>
          </w:tcPr>
          <w:p w14:paraId="4EED2010"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79F3DCCD" w14:textId="77777777" w:rsidR="00535DF3" w:rsidRPr="006518C9" w:rsidRDefault="00535DF3"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w:t>
            </w:r>
          </w:p>
        </w:tc>
        <w:tc>
          <w:tcPr>
            <w:tcW w:w="3805" w:type="dxa"/>
            <w:noWrap/>
          </w:tcPr>
          <w:p w14:paraId="1B6AA042" w14:textId="77777777" w:rsidR="00535DF3"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p>
        </w:tc>
        <w:tc>
          <w:tcPr>
            <w:tcW w:w="3447" w:type="dxa"/>
            <w:noWrap/>
          </w:tcPr>
          <w:p w14:paraId="6492BA26"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mzML</w:t>
            </w:r>
            <w:proofErr w:type="spellEnd"/>
            <w:r w:rsidRPr="006518C9">
              <w:rPr>
                <w:rFonts w:cs="Arial"/>
                <w:color w:val="000000"/>
                <w:lang w:val="en-US"/>
              </w:rPr>
              <w:t xml:space="preserve">.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01EA57C0" w14:textId="77777777" w:rsidTr="000F55FF">
        <w:trPr>
          <w:trHeight w:val="308"/>
        </w:trPr>
        <w:tc>
          <w:tcPr>
            <w:tcW w:w="1351" w:type="dxa"/>
            <w:noWrap/>
          </w:tcPr>
          <w:p w14:paraId="43EA1F04"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07B4B83E" w14:textId="77777777" w:rsidR="007B64F8" w:rsidRPr="006518C9" w:rsidRDefault="00AC3D70"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 </w:t>
            </w:r>
            <w:r w:rsidRPr="006518C9">
              <w:rPr>
                <w:rFonts w:cs="Arial"/>
                <w:color w:val="000000"/>
                <w:lang w:val="en-US"/>
              </w:rPr>
              <w:lastRenderedPageBreak/>
              <w:t>combined spectra</w:t>
            </w:r>
          </w:p>
        </w:tc>
        <w:tc>
          <w:tcPr>
            <w:tcW w:w="3805" w:type="dxa"/>
            <w:noWrap/>
          </w:tcPr>
          <w:p w14:paraId="3B0CE98E" w14:textId="77777777" w:rsidR="007B64F8"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 xml:space="preserve">, </w:t>
            </w:r>
          </w:p>
          <w:p w14:paraId="7968CDEA" w14:textId="77777777" w:rsidR="00C858D6"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w:t>
            </w:r>
          </w:p>
          <w:p w14:paraId="44B08856" w14:textId="77777777" w:rsidR="00C858D6" w:rsidRPr="006518C9" w:rsidRDefault="00C858D6" w:rsidP="00C858D6">
            <w:pPr>
              <w:rPr>
                <w:rFonts w:cs="Arial"/>
                <w:color w:val="000000"/>
                <w:lang w:val="en-US"/>
              </w:rPr>
            </w:pPr>
          </w:p>
        </w:tc>
        <w:tc>
          <w:tcPr>
            <w:tcW w:w="3447" w:type="dxa"/>
            <w:noWrap/>
          </w:tcPr>
          <w:p w14:paraId="436B2EAC"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 xml:space="preserve">comma separated list of spectra that have been combined prior to searching or </w:t>
            </w:r>
            <w:r w:rsidRPr="006518C9">
              <w:rPr>
                <w:rFonts w:cs="Arial"/>
                <w:color w:val="000000"/>
                <w:lang w:val="en-US"/>
              </w:rPr>
              <w:lastRenderedPageBreak/>
              <w:t>interpretation</w:t>
            </w:r>
            <w:r w:rsidR="00ED4A0E" w:rsidRPr="006518C9">
              <w:rPr>
                <w:rFonts w:cs="Arial"/>
                <w:color w:val="000000"/>
                <w:lang w:val="en-US"/>
              </w:rPr>
              <w:t>.</w:t>
            </w:r>
          </w:p>
        </w:tc>
      </w:tr>
      <w:tr w:rsidR="00AC3D70" w:rsidRPr="006518C9" w14:paraId="56065789" w14:textId="77777777" w:rsidTr="000F55FF">
        <w:trPr>
          <w:trHeight w:val="308"/>
        </w:trPr>
        <w:tc>
          <w:tcPr>
            <w:tcW w:w="1351" w:type="dxa"/>
            <w:noWrap/>
          </w:tcPr>
          <w:p w14:paraId="16351D5F" w14:textId="77777777" w:rsidR="00AC3D70" w:rsidRPr="006518C9" w:rsidRDefault="00AC3D70" w:rsidP="000F55FF">
            <w:pPr>
              <w:rPr>
                <w:rFonts w:cs="Arial"/>
                <w:color w:val="000000"/>
                <w:lang w:val="en-US"/>
              </w:rPr>
            </w:pPr>
            <w:r w:rsidRPr="006518C9">
              <w:rPr>
                <w:rFonts w:cs="Arial"/>
                <w:color w:val="000000"/>
                <w:lang w:val="en-US"/>
              </w:rPr>
              <w:lastRenderedPageBreak/>
              <w:t>MS:1002648</w:t>
            </w:r>
          </w:p>
        </w:tc>
        <w:tc>
          <w:tcPr>
            <w:tcW w:w="1473" w:type="dxa"/>
            <w:noWrap/>
          </w:tcPr>
          <w:p w14:paraId="0EB476F8" w14:textId="77777777" w:rsidR="00AC3D70" w:rsidRPr="006518C9" w:rsidRDefault="00AC3D70"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C44CE14" w14:textId="77777777" w:rsidR="00AC3D70" w:rsidRPr="006518C9" w:rsidRDefault="00C858D6"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36A2A1C5" w14:textId="77777777" w:rsidR="00C858D6" w:rsidRPr="006518C9" w:rsidRDefault="00C858D6"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1824C781" w14:textId="77777777" w:rsidR="00AC3D70" w:rsidRPr="006518C9" w:rsidRDefault="00D77F87" w:rsidP="000F55FF">
            <w:pPr>
              <w:rPr>
                <w:rFonts w:cs="Arial"/>
                <w:color w:val="000000"/>
                <w:lang w:val="en-US"/>
              </w:rPr>
            </w:pPr>
            <w:r w:rsidRPr="006518C9">
              <w:rPr>
                <w:rFonts w:cs="Arial"/>
                <w:color w:val="000000"/>
                <w:lang w:val="en-US"/>
              </w:rPr>
              <w:t xml:space="preserve">Waters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42E7C443" w14:textId="77777777" w:rsidTr="000F55FF">
        <w:trPr>
          <w:trHeight w:val="308"/>
        </w:trPr>
        <w:tc>
          <w:tcPr>
            <w:tcW w:w="1351" w:type="dxa"/>
            <w:noWrap/>
          </w:tcPr>
          <w:p w14:paraId="4C58FB09"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0CA36110" w14:textId="77777777" w:rsidR="00AC3D70" w:rsidRPr="006518C9" w:rsidRDefault="00AC3D70"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72CF5FA7" w14:textId="77777777" w:rsidR="00AC3D70" w:rsidRPr="006518C9" w:rsidRDefault="00C858D6"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18957664" w14:textId="77777777" w:rsidR="00C858D6" w:rsidRPr="006518C9" w:rsidRDefault="00C858D6"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noWrap/>
          </w:tcPr>
          <w:p w14:paraId="38EBA362" w14:textId="77777777" w:rsidR="00AC3D70" w:rsidRPr="006518C9" w:rsidRDefault="00D77F87" w:rsidP="000F55FF">
            <w:pPr>
              <w:rPr>
                <w:rFonts w:cs="Arial"/>
                <w:color w:val="000000"/>
                <w:lang w:val="en-US"/>
              </w:rPr>
            </w:pPr>
            <w:r w:rsidRPr="006518C9">
              <w:rPr>
                <w:rFonts w:cs="Arial"/>
                <w:color w:val="000000"/>
                <w:lang w:val="en-US"/>
              </w:rPr>
              <w:t xml:space="preserve">WIFF </w:t>
            </w:r>
            <w:proofErr w:type="spellStart"/>
            <w:r w:rsidR="008A2AC3" w:rsidRPr="006518C9">
              <w:rPr>
                <w:rFonts w:cs="Arial"/>
                <w:color w:val="000000"/>
                <w:lang w:val="en-US"/>
              </w:rPr>
              <w:t>nativeID</w:t>
            </w:r>
            <w:proofErr w:type="spellEnd"/>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0F548C1" w14:textId="77777777" w:rsidTr="000F55FF">
        <w:trPr>
          <w:trHeight w:val="308"/>
        </w:trPr>
        <w:tc>
          <w:tcPr>
            <w:tcW w:w="1351" w:type="dxa"/>
            <w:noWrap/>
          </w:tcPr>
          <w:p w14:paraId="50611A20"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38342B05" w14:textId="77777777" w:rsidR="00AC3D70" w:rsidRPr="006518C9" w:rsidRDefault="00AC3D70"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44634026" w14:textId="77777777" w:rsidR="00AC3D70"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EA0C9C6"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69696DD8"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0CA7EB29"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D7996BB" w14:textId="77777777" w:rsidTr="000F55FF">
        <w:trPr>
          <w:trHeight w:val="308"/>
        </w:trPr>
        <w:tc>
          <w:tcPr>
            <w:tcW w:w="1351" w:type="dxa"/>
            <w:noWrap/>
          </w:tcPr>
          <w:p w14:paraId="7CF4EB2D"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5AEF2019" w14:textId="77777777" w:rsidR="00AC3D70" w:rsidRPr="006518C9" w:rsidRDefault="00AC3D70"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2AF3793" w14:textId="77777777" w:rsidR="00AC3D70"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36F3C9BC"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418F0824"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2738149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24FC99C0" w14:textId="77777777" w:rsidTr="000F55FF">
        <w:trPr>
          <w:trHeight w:val="308"/>
        </w:trPr>
        <w:tc>
          <w:tcPr>
            <w:tcW w:w="1351" w:type="dxa"/>
            <w:noWrap/>
          </w:tcPr>
          <w:p w14:paraId="2C98432D"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6855D483" w14:textId="77777777" w:rsidR="00AC3D70" w:rsidRPr="006518C9" w:rsidRDefault="00AC3D70"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FC68426" w14:textId="77777777" w:rsidR="00AC3D70"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3DC8887C" w14:textId="77777777" w:rsidR="00B9228D"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5128DF5A" w14:textId="77777777" w:rsidR="00B9228D"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w:t>
            </w:r>
          </w:p>
        </w:tc>
        <w:tc>
          <w:tcPr>
            <w:tcW w:w="3447" w:type="dxa"/>
            <w:noWrap/>
          </w:tcPr>
          <w:p w14:paraId="280D6586"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53AC4B3C" w14:textId="77777777" w:rsidTr="000F55FF">
        <w:trPr>
          <w:trHeight w:val="308"/>
        </w:trPr>
        <w:tc>
          <w:tcPr>
            <w:tcW w:w="1351" w:type="dxa"/>
            <w:noWrap/>
          </w:tcPr>
          <w:p w14:paraId="09A32CF3"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540023B8" w14:textId="77777777" w:rsidR="00AC3D70" w:rsidRPr="006518C9" w:rsidRDefault="00AC3D70"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4672196" w14:textId="77777777" w:rsidR="00AC3D70"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38045DF" w14:textId="77777777" w:rsidR="00FD6E46"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0B052F57" w14:textId="77777777" w:rsidR="00FD6E46"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60F5E057" w14:textId="77777777" w:rsidR="00AC3D70" w:rsidRPr="006518C9" w:rsidRDefault="008A2AC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594023C2" w14:textId="77777777" w:rsidTr="000F55FF">
        <w:trPr>
          <w:trHeight w:val="308"/>
        </w:trPr>
        <w:tc>
          <w:tcPr>
            <w:tcW w:w="1351" w:type="dxa"/>
            <w:noWrap/>
          </w:tcPr>
          <w:p w14:paraId="13CF30A4"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0E89B004" w14:textId="77777777" w:rsidR="00AC3D70" w:rsidRPr="006518C9" w:rsidRDefault="00AC3D70"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533231EA" w14:textId="77777777" w:rsidR="00AC3D70"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47B1BB25" w14:textId="77777777" w:rsidR="00FD6E46"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08654BD1" w14:textId="77777777" w:rsidR="00FD6E46"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w:t>
            </w:r>
          </w:p>
        </w:tc>
        <w:tc>
          <w:tcPr>
            <w:tcW w:w="3447" w:type="dxa"/>
            <w:noWrap/>
          </w:tcPr>
          <w:p w14:paraId="311A4E71" w14:textId="77777777" w:rsidR="00AC3D70" w:rsidRPr="006518C9" w:rsidRDefault="008A2AC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AB5FA1C" w14:textId="77777777" w:rsidTr="000F55FF">
        <w:trPr>
          <w:trHeight w:val="308"/>
        </w:trPr>
        <w:tc>
          <w:tcPr>
            <w:tcW w:w="1351" w:type="dxa"/>
            <w:noWrap/>
          </w:tcPr>
          <w:p w14:paraId="0CA8BA19"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3FF804C8" w14:textId="77777777" w:rsidR="00AC3D70" w:rsidRPr="006518C9" w:rsidRDefault="00AC3D70"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8DC533C" w14:textId="77777777" w:rsidR="00AC3D70"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771F1D3" w14:textId="77777777" w:rsidR="007259F2"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5956FB00" w14:textId="77777777" w:rsidR="007259F2"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78E8168C" w14:textId="77777777" w:rsidR="00AC3D70" w:rsidRPr="006518C9" w:rsidRDefault="008A2AC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915C386" w14:textId="77777777" w:rsidTr="000F55FF">
        <w:trPr>
          <w:trHeight w:val="308"/>
        </w:trPr>
        <w:tc>
          <w:tcPr>
            <w:tcW w:w="1351" w:type="dxa"/>
            <w:noWrap/>
          </w:tcPr>
          <w:p w14:paraId="3248EAC0"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326294DA" w14:textId="77777777" w:rsidR="00AC3D70" w:rsidRPr="006518C9" w:rsidRDefault="00AC3D70"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0AF54584" w14:textId="77777777" w:rsidR="00AC3D70"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7E78960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7320191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316EF766" w14:textId="77777777" w:rsidR="00AC3D70" w:rsidRPr="006518C9" w:rsidRDefault="008A2AC3" w:rsidP="008A2AC3">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09843B2" w14:textId="77777777" w:rsidTr="000F55FF">
        <w:trPr>
          <w:trHeight w:val="308"/>
        </w:trPr>
        <w:tc>
          <w:tcPr>
            <w:tcW w:w="1351" w:type="dxa"/>
            <w:noWrap/>
          </w:tcPr>
          <w:p w14:paraId="22FA9963"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2DB3D2A" w14:textId="77777777" w:rsidR="00AC3D70" w:rsidRPr="006518C9" w:rsidRDefault="00AC3D70"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 combined spectra</w:t>
            </w:r>
          </w:p>
        </w:tc>
        <w:tc>
          <w:tcPr>
            <w:tcW w:w="3805" w:type="dxa"/>
            <w:noWrap/>
          </w:tcPr>
          <w:p w14:paraId="2FC631B3" w14:textId="77777777" w:rsidR="00F15599"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 xml:space="preserve">, </w:t>
            </w:r>
          </w:p>
          <w:p w14:paraId="616D77C5" w14:textId="77777777" w:rsidR="00F15599"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 xml:space="preserve">, </w:t>
            </w:r>
          </w:p>
          <w:p w14:paraId="3F98A5F2" w14:textId="77777777" w:rsidR="00AC3D70"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w:t>
            </w:r>
          </w:p>
        </w:tc>
        <w:tc>
          <w:tcPr>
            <w:tcW w:w="3447" w:type="dxa"/>
            <w:noWrap/>
          </w:tcPr>
          <w:p w14:paraId="5E23058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6C69BEDB" w14:textId="77777777" w:rsidR="002151B4" w:rsidRPr="006518C9" w:rsidRDefault="0075640E" w:rsidP="0075640E">
      <w:pPr>
        <w:pStyle w:val="Caption"/>
        <w:rPr>
          <w:lang w:val="en-US"/>
        </w:rPr>
      </w:pPr>
      <w:bookmarkStart w:id="37"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37"/>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w:t>
      </w:r>
      <w:proofErr w:type="spellStart"/>
      <w:r w:rsidR="00193B5E" w:rsidRPr="006518C9">
        <w:rPr>
          <w:b w:val="0"/>
          <w:lang w:val="en-US"/>
        </w:rPr>
        <w:t>nativeID</w:t>
      </w:r>
      <w:proofErr w:type="spellEnd"/>
      <w:r w:rsidR="00193B5E" w:rsidRPr="006518C9">
        <w:rPr>
          <w:b w:val="0"/>
          <w:lang w:val="en-US"/>
        </w:rPr>
        <w:t>” to identify spectra in different file formats.</w:t>
      </w:r>
    </w:p>
    <w:p w14:paraId="2FCBC46F" w14:textId="77777777" w:rsidR="00635072" w:rsidRPr="006518C9" w:rsidRDefault="00C018F9" w:rsidP="00466496">
      <w:pPr>
        <w:rPr>
          <w:lang w:val="en-US"/>
        </w:rPr>
      </w:pPr>
      <w:r w:rsidRPr="006518C9">
        <w:rPr>
          <w:lang w:val="en-US"/>
        </w:rPr>
        <w:t xml:space="preserve">In </w:t>
      </w:r>
      <w:proofErr w:type="spellStart"/>
      <w:r w:rsidR="006D41B9" w:rsidRPr="006518C9">
        <w:rPr>
          <w:lang w:val="en-US"/>
        </w:rPr>
        <w:t>mzIdentML</w:t>
      </w:r>
      <w:proofErr w:type="spellEnd"/>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373B927E" w14:textId="77777777" w:rsidR="00712422" w:rsidRPr="006518C9" w:rsidRDefault="00712422" w:rsidP="00466496">
      <w:pPr>
        <w:rPr>
          <w:rFonts w:ascii="Courier New" w:hAnsi="Courier New" w:cs="Courier New"/>
          <w:sz w:val="16"/>
          <w:szCs w:val="16"/>
          <w:lang w:val="en-US"/>
        </w:rPr>
      </w:pPr>
    </w:p>
    <w:p w14:paraId="036FC026"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SpectrumIdentificationResult</w:t>
      </w:r>
      <w:proofErr w:type="spellEnd"/>
      <w:r w:rsidRPr="006518C9">
        <w:rPr>
          <w:rFonts w:ascii="Courier New" w:hAnsi="Courier New" w:cs="Courier New"/>
          <w:sz w:val="16"/>
          <w:szCs w:val="16"/>
          <w:lang w:val="en-US"/>
        </w:rPr>
        <w:t xml:space="preserve"> id="Res1" </w:t>
      </w:r>
      <w:proofErr w:type="spellStart"/>
      <w:r w:rsidRPr="006518C9">
        <w:rPr>
          <w:rFonts w:ascii="Courier New" w:hAnsi="Courier New" w:cs="Courier New"/>
          <w:sz w:val="16"/>
          <w:szCs w:val="16"/>
          <w:lang w:val="en-US"/>
        </w:rPr>
        <w:t>spectrumID</w:t>
      </w:r>
      <w:proofErr w:type="spellEnd"/>
      <w:r w:rsidRPr="006518C9">
        <w:rPr>
          <w:rFonts w:ascii="Courier New" w:hAnsi="Courier New" w:cs="Courier New"/>
          <w:sz w:val="16"/>
          <w:szCs w:val="16"/>
          <w:lang w:val="en-US"/>
        </w:rPr>
        <w:t>="index=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SpectraData_ref</w:t>
      </w:r>
      <w:proofErr w:type="spellEnd"/>
      <w:r w:rsidRPr="006518C9">
        <w:rPr>
          <w:rFonts w:ascii="Courier New" w:hAnsi="Courier New" w:cs="Courier New"/>
          <w:sz w:val="16"/>
          <w:szCs w:val="16"/>
          <w:lang w:val="en-US"/>
        </w:rPr>
        <w:t xml:space="preserve">="InputSpectra1"&gt; </w:t>
      </w:r>
    </w:p>
    <w:p w14:paraId="712B1325" w14:textId="77777777" w:rsidR="00C018F9" w:rsidRPr="006518C9" w:rsidRDefault="00C018F9" w:rsidP="00466496">
      <w:pPr>
        <w:rPr>
          <w:lang w:val="en-US"/>
        </w:rPr>
      </w:pPr>
    </w:p>
    <w:p w14:paraId="1C8A6C21" w14:textId="77777777" w:rsidR="006C5C9F" w:rsidRPr="006518C9" w:rsidRDefault="006C5C9F" w:rsidP="00466496">
      <w:pPr>
        <w:rPr>
          <w:lang w:val="en-US"/>
        </w:rPr>
      </w:pPr>
      <w:r w:rsidRPr="006518C9">
        <w:rPr>
          <w:lang w:val="en-US"/>
        </w:rPr>
        <w:t>...</w:t>
      </w:r>
    </w:p>
    <w:p w14:paraId="0562E0DE" w14:textId="77777777" w:rsidR="006C5C9F" w:rsidRPr="006518C9" w:rsidRDefault="006C5C9F" w:rsidP="00466496">
      <w:pPr>
        <w:rPr>
          <w:lang w:val="en-US"/>
        </w:rPr>
      </w:pPr>
    </w:p>
    <w:p w14:paraId="3D5964F0"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 xml:space="preserve"> location="local/</w:t>
      </w:r>
      <w:proofErr w:type="spellStart"/>
      <w:r w:rsidRPr="006518C9">
        <w:rPr>
          <w:rFonts w:ascii="Courier New" w:hAnsi="Courier New" w:cs="Courier New"/>
          <w:sz w:val="16"/>
          <w:szCs w:val="16"/>
          <w:lang w:val="en-US"/>
        </w:rPr>
        <w:t>mgf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merge.mgf</w:t>
      </w:r>
      <w:proofErr w:type="spellEnd"/>
      <w:r w:rsidRPr="006518C9">
        <w:rPr>
          <w:rFonts w:ascii="Courier New" w:hAnsi="Courier New" w:cs="Courier New"/>
          <w:sz w:val="16"/>
          <w:szCs w:val="16"/>
          <w:lang w:val="en-US"/>
        </w:rPr>
        <w:t>" id="SD_1" &gt;</w:t>
      </w:r>
    </w:p>
    <w:p w14:paraId="29821F2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7FF3194C"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accession="MS:1001062" name="Mascot MGF file"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C1E86E6"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2A29FCF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27DB9B81"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accession="MS:1000774" name="multiple peak list </w:t>
      </w:r>
      <w:proofErr w:type="spellStart"/>
      <w:r w:rsidRPr="006518C9">
        <w:rPr>
          <w:rFonts w:ascii="Courier New" w:hAnsi="Courier New" w:cs="Courier New"/>
          <w:sz w:val="16"/>
          <w:szCs w:val="16"/>
          <w:lang w:val="en-US"/>
        </w:rPr>
        <w:t>nativeID</w:t>
      </w:r>
      <w:proofErr w:type="spellEnd"/>
      <w:r w:rsidRPr="006518C9">
        <w:rPr>
          <w:rFonts w:ascii="Courier New" w:hAnsi="Courier New" w:cs="Courier New"/>
          <w:sz w:val="16"/>
          <w:szCs w:val="16"/>
          <w:lang w:val="en-US"/>
        </w:rPr>
        <w:t xml:space="preserve">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EE967A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4B3B1A1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&gt;</w:t>
      </w:r>
    </w:p>
    <w:p w14:paraId="35648759" w14:textId="77777777" w:rsidR="006C5C9F" w:rsidRPr="006518C9" w:rsidRDefault="006C5C9F" w:rsidP="00466496">
      <w:pPr>
        <w:rPr>
          <w:lang w:val="en-US"/>
        </w:rPr>
      </w:pPr>
    </w:p>
    <w:p w14:paraId="6CA93480" w14:textId="77777777" w:rsidR="00402E77" w:rsidRPr="006518C9" w:rsidRDefault="00402E77" w:rsidP="00466496">
      <w:pPr>
        <w:rPr>
          <w:lang w:val="en-US"/>
        </w:rPr>
      </w:pPr>
    </w:p>
    <w:p w14:paraId="3250042B" w14:textId="77777777" w:rsidR="00402E77" w:rsidRPr="006518C9" w:rsidRDefault="00402E77" w:rsidP="00402E77">
      <w:pPr>
        <w:pStyle w:val="Heading2"/>
        <w:tabs>
          <w:tab w:val="num" w:pos="709"/>
        </w:tabs>
        <w:ind w:left="709" w:hanging="709"/>
      </w:pPr>
      <w:bookmarkStart w:id="38" w:name="_Toc476057180"/>
      <w:r w:rsidRPr="006518C9">
        <w:t xml:space="preserve">Comments on Specific </w:t>
      </w:r>
      <w:r w:rsidR="008A3963">
        <w:t>u</w:t>
      </w:r>
      <w:r w:rsidR="008A3963" w:rsidRPr="006518C9">
        <w:t xml:space="preserve">se </w:t>
      </w:r>
      <w:r w:rsidR="008A3963">
        <w:t>c</w:t>
      </w:r>
      <w:r w:rsidR="008A3963" w:rsidRPr="006518C9">
        <w:t>ases</w:t>
      </w:r>
      <w:bookmarkEnd w:id="38"/>
    </w:p>
    <w:p w14:paraId="42BCAE3A" w14:textId="77777777" w:rsidR="00402E77" w:rsidRPr="006518C9" w:rsidRDefault="00402E77" w:rsidP="00FB60E2">
      <w:pPr>
        <w:jc w:val="both"/>
        <w:rPr>
          <w:lang w:val="en-US"/>
        </w:rPr>
      </w:pPr>
      <w:r w:rsidRPr="006518C9">
        <w:rPr>
          <w:lang w:val="en-US"/>
        </w:rPr>
        <w:t xml:space="preserve">Many special use cases for </w:t>
      </w:r>
      <w:proofErr w:type="spellStart"/>
      <w:r w:rsidRPr="006518C9">
        <w:rPr>
          <w:lang w:val="en-US"/>
        </w:rPr>
        <w:t>mzIdentML</w:t>
      </w:r>
      <w:proofErr w:type="spellEnd"/>
      <w:r w:rsidRPr="006518C9">
        <w:rPr>
          <w:lang w:val="en-US"/>
        </w:rPr>
        <w:t xml:space="preserve"> were considered during its development. Each of these use cases has a corresponding example file that exercises the relevant part of the schema and provides a reference implementation example (see supporting documentation). Authors of software that create </w:t>
      </w:r>
      <w:proofErr w:type="spellStart"/>
      <w:r w:rsidRPr="006518C9">
        <w:rPr>
          <w:lang w:val="en-US"/>
        </w:rPr>
        <w:t>mzIdentML</w:t>
      </w:r>
      <w:proofErr w:type="spellEnd"/>
      <w:r w:rsidRPr="006518C9">
        <w:rPr>
          <w:lang w:val="en-US"/>
        </w:rPr>
        <w:t xml:space="preserve">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w:t>
      </w:r>
      <w:proofErr w:type="spellStart"/>
      <w:r w:rsidRPr="006518C9">
        <w:rPr>
          <w:lang w:val="en-US"/>
        </w:rPr>
        <w:t>mzIdentML</w:t>
      </w:r>
      <w:proofErr w:type="spellEnd"/>
      <w:r w:rsidRPr="006518C9">
        <w:rPr>
          <w:lang w:val="en-US"/>
        </w:rPr>
        <w:t xml:space="preserve"> 1.2.</w:t>
      </w:r>
    </w:p>
    <w:p w14:paraId="5B74C148" w14:textId="77777777" w:rsidR="00402E77" w:rsidRPr="006518C9" w:rsidRDefault="00402E77" w:rsidP="00466496">
      <w:pPr>
        <w:rPr>
          <w:lang w:val="en-US"/>
        </w:rPr>
      </w:pPr>
    </w:p>
    <w:p w14:paraId="2927DBAC" w14:textId="77777777" w:rsidR="00873DE8" w:rsidRPr="006518C9" w:rsidRDefault="00873DE8" w:rsidP="00466496">
      <w:pPr>
        <w:rPr>
          <w:lang w:val="en-US"/>
        </w:rPr>
      </w:pPr>
    </w:p>
    <w:p w14:paraId="79231A44" w14:textId="77777777" w:rsidR="00873DE8" w:rsidRPr="006518C9" w:rsidRDefault="00873DE8" w:rsidP="00071A7F">
      <w:pPr>
        <w:pStyle w:val="Heading3"/>
      </w:pPr>
      <w:bookmarkStart w:id="39" w:name="_Ref374439841"/>
      <w:bookmarkStart w:id="40" w:name="_Toc476057181"/>
      <w:r w:rsidRPr="006518C9">
        <w:t>Protein grouping encoding</w:t>
      </w:r>
      <w:bookmarkEnd w:id="39"/>
      <w:bookmarkEnd w:id="40"/>
    </w:p>
    <w:p w14:paraId="52B3992A" w14:textId="77777777" w:rsidR="00873DE8" w:rsidRPr="006518C9" w:rsidRDefault="00873DE8" w:rsidP="00827934">
      <w:pPr>
        <w:pStyle w:val="nobreak"/>
        <w:jc w:val="both"/>
        <w:rPr>
          <w:lang w:val="en-US"/>
        </w:rPr>
      </w:pPr>
      <w:r w:rsidRPr="006518C9">
        <w:rPr>
          <w:lang w:val="en-US"/>
        </w:rPr>
        <w:t xml:space="preserve">This section is newly inserted in the </w:t>
      </w:r>
      <w:proofErr w:type="spellStart"/>
      <w:r w:rsidRPr="006518C9">
        <w:rPr>
          <w:lang w:val="en-US"/>
        </w:rPr>
        <w:t>mzIdentML</w:t>
      </w:r>
      <w:proofErr w:type="spellEnd"/>
      <w:r w:rsidRPr="006518C9">
        <w:rPr>
          <w:lang w:val="en-US"/>
        </w:rPr>
        <w:t xml:space="preserve">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w:t>
      </w:r>
      <w:proofErr w:type="spellStart"/>
      <w:r w:rsidR="00F82756" w:rsidRPr="006518C9">
        <w:rPr>
          <w:lang w:val="en-US"/>
        </w:rPr>
        <w:t>ProteinAmbiguityGroup</w:t>
      </w:r>
      <w:proofErr w:type="spellEnd"/>
      <w:r w:rsidR="00F82756" w:rsidRPr="006518C9">
        <w:rPr>
          <w:lang w:val="en-US"/>
        </w:rPr>
        <w:t>&gt; and &lt;</w:t>
      </w:r>
      <w:proofErr w:type="spellStart"/>
      <w:r w:rsidR="00F82756" w:rsidRPr="006518C9">
        <w:rPr>
          <w:lang w:val="en-US"/>
        </w:rPr>
        <w:t>ProteinDetectionHypothesis</w:t>
      </w:r>
      <w:proofErr w:type="spellEnd"/>
      <w:r w:rsidR="00F82756" w:rsidRPr="006518C9">
        <w:rPr>
          <w:lang w:val="en-US"/>
        </w:rPr>
        <w:t xml:space="preserve">&gt; in </w:t>
      </w:r>
      <w:proofErr w:type="spellStart"/>
      <w:r w:rsidR="00F82756" w:rsidRPr="006518C9">
        <w:rPr>
          <w:lang w:val="en-US"/>
        </w:rPr>
        <w:t>mzIdentML</w:t>
      </w:r>
      <w:proofErr w:type="spellEnd"/>
      <w:r w:rsidR="00F82756" w:rsidRPr="006518C9">
        <w:rPr>
          <w:lang w:val="en-US"/>
        </w:rPr>
        <w:t xml:space="preserve">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4F07C0D7" w14:textId="77777777" w:rsidR="00873DE8" w:rsidRPr="006518C9" w:rsidRDefault="00873DE8" w:rsidP="00466496">
      <w:pPr>
        <w:rPr>
          <w:lang w:val="en-US"/>
        </w:rPr>
      </w:pPr>
    </w:p>
    <w:p w14:paraId="777DD71D"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version 1.1, a single protein accession that has been cited by software is captured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in &lt;</w:t>
      </w:r>
      <w:proofErr w:type="spellStart"/>
      <w:r w:rsidRPr="006518C9">
        <w:rPr>
          <w:rFonts w:ascii="Arial" w:hAnsi="Arial" w:cs="Arial"/>
          <w:sz w:val="20"/>
          <w:szCs w:val="20"/>
          <w:lang w:val="en-US"/>
        </w:rPr>
        <w:t>ProteinDetectionHypothesis</w:t>
      </w:r>
      <w:proofErr w:type="spellEnd"/>
      <w:r w:rsidRPr="006518C9">
        <w:rPr>
          <w:rFonts w:ascii="Arial" w:hAnsi="Arial" w:cs="Arial"/>
          <w:sz w:val="20"/>
          <w:szCs w:val="20"/>
          <w:lang w:val="en-US"/>
        </w:rPr>
        <w:t xml:space="preserve">&gt; (PDH). </w:t>
      </w:r>
    </w:p>
    <w:p w14:paraId="31B259AA"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2226986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A “protein group”, representing a “biological entity” for which the software claims independent evidence is present, MUST be mapped onto &lt;</w:t>
      </w:r>
      <w:proofErr w:type="spellStart"/>
      <w:r w:rsidRPr="006518C9">
        <w:rPr>
          <w:rFonts w:ascii="Arial" w:hAnsi="Arial" w:cs="Arial"/>
          <w:sz w:val="20"/>
          <w:szCs w:val="20"/>
          <w:lang w:val="en-US"/>
        </w:rPr>
        <w:t>ProteinAmbiguityGroup</w:t>
      </w:r>
      <w:proofErr w:type="spellEnd"/>
      <w:r w:rsidRPr="006518C9">
        <w:rPr>
          <w:rFonts w:ascii="Arial" w:hAnsi="Arial" w:cs="Arial"/>
          <w:sz w:val="20"/>
          <w:szCs w:val="20"/>
          <w:lang w:val="en-US"/>
        </w:rPr>
        <w:t xml:space="preserve">&gt; (PAG). </w:t>
      </w:r>
    </w:p>
    <w:p w14:paraId="3DB1E330"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6C65899E"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is now mapped onto PAGs. There is no desire to change the core XML Schema Document (XSD) for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and as such, a new CV term “protein group passes threshold” value= “</w:t>
      </w:r>
      <w:proofErr w:type="spellStart"/>
      <w:proofErr w:type="gramStart"/>
      <w:r w:rsidRPr="006518C9">
        <w:rPr>
          <w:rFonts w:ascii="Arial" w:hAnsi="Arial" w:cs="Arial"/>
          <w:sz w:val="20"/>
          <w:szCs w:val="20"/>
          <w:lang w:val="en-US"/>
        </w:rPr>
        <w:t>xsd:boolean</w:t>
      </w:r>
      <w:proofErr w:type="spellEnd"/>
      <w:proofErr w:type="gramEnd"/>
      <w:r w:rsidRPr="006518C9">
        <w:rPr>
          <w:rFonts w:ascii="Arial" w:hAnsi="Arial" w:cs="Arial"/>
          <w:sz w:val="20"/>
          <w:szCs w:val="20"/>
          <w:lang w:val="en-US"/>
        </w:rPr>
        <w:t>” MUST be present on every PAG (MS:1002415). If no thresholding has been done by the software, all protein groups MUST be annotated as “protein group passes threshold” value= “true”.</w:t>
      </w:r>
    </w:p>
    <w:p w14:paraId="0E5D62CB"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proofErr w:type="spellStart"/>
      <w:r w:rsidRPr="006518C9">
        <w:rPr>
          <w:rFonts w:ascii="Arial" w:hAnsi="Arial" w:cs="Arial"/>
          <w:i/>
          <w:sz w:val="20"/>
          <w:szCs w:val="20"/>
          <w:lang w:val="en-US"/>
        </w:rPr>
        <w:t>passThreshold</w:t>
      </w:r>
      <w:proofErr w:type="spellEnd"/>
      <w:r w:rsidRPr="006518C9">
        <w:rPr>
          <w:rFonts w:ascii="Arial" w:hAnsi="Arial" w:cs="Arial"/>
          <w:sz w:val="20"/>
          <w:szCs w:val="20"/>
          <w:lang w:val="en-US"/>
        </w:rPr>
        <w:t xml:space="preserve"> = “</w:t>
      </w:r>
      <w:proofErr w:type="spellStart"/>
      <w:r w:rsidRPr="006518C9">
        <w:rPr>
          <w:rFonts w:ascii="Arial" w:hAnsi="Arial" w:cs="Arial"/>
          <w:sz w:val="20"/>
          <w:szCs w:val="20"/>
          <w:lang w:val="en-US"/>
        </w:rPr>
        <w:t>true|false</w:t>
      </w:r>
      <w:proofErr w:type="spellEnd"/>
      <w:r w:rsidRPr="006518C9">
        <w:rPr>
          <w:rFonts w:ascii="Arial" w:hAnsi="Arial" w:cs="Arial"/>
          <w:sz w:val="20"/>
          <w:szCs w:val="20"/>
          <w:lang w:val="en-US"/>
        </w:rPr>
        <w:t>”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2FA3CA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 MUST contain the CV term “count of identified proteins” value=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(MS:1002404). The value MUST be derived from the count of PAGs passing the threshold reported in the file and will be checked by validation software.</w:t>
      </w:r>
    </w:p>
    <w:p w14:paraId="39ABF2DC"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SHOULD be used (MS:1002407). The integer identifier MUST be shared by all PAGs belonging to the same cluster. An optional term “count of identified clusters” value =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(MS:1002406) MAY be annotated on 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w:t>
      </w:r>
    </w:p>
    <w:p w14:paraId="1490ADD4"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0D69519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1C6B005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4FF7F8B2"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770C934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7A5FE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49BF318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46DD1DB4"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2BC96BAB"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w:t>
      </w:r>
      <w:proofErr w:type="spellStart"/>
      <w:r w:rsidRPr="006518C9">
        <w:rPr>
          <w:rFonts w:ascii="Arial" w:hAnsi="Arial" w:cs="Arial"/>
          <w:sz w:val="20"/>
          <w:szCs w:val="20"/>
          <w:lang w:val="en-US"/>
        </w:rPr>
        <w:t>DBSequence</w:t>
      </w:r>
      <w:proofErr w:type="spellEnd"/>
      <w:r w:rsidRPr="006518C9">
        <w:rPr>
          <w:rFonts w:ascii="Arial" w:hAnsi="Arial" w:cs="Arial"/>
          <w:sz w:val="20"/>
          <w:szCs w:val="20"/>
          <w:lang w:val="en-US"/>
        </w:rPr>
        <w:t>&gt;.</w:t>
      </w:r>
    </w:p>
    <w:p w14:paraId="69343A76"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13B3BBAD"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310FC816" w14:textId="77777777" w:rsidTr="00200237">
        <w:tc>
          <w:tcPr>
            <w:tcW w:w="1525" w:type="dxa"/>
            <w:shd w:val="clear" w:color="auto" w:fill="4F81BD"/>
            <w:tcMar>
              <w:left w:w="107" w:type="dxa"/>
            </w:tcMar>
          </w:tcPr>
          <w:p w14:paraId="7133AA85" w14:textId="77777777" w:rsidR="00510B4F" w:rsidRPr="006518C9" w:rsidRDefault="00510B4F" w:rsidP="00200237">
            <w:pPr>
              <w:pStyle w:val="DefaultStyle"/>
              <w:tabs>
                <w:tab w:val="right" w:pos="2288"/>
              </w:tabs>
              <w:spacing w:after="0" w:line="100" w:lineRule="atLeast"/>
              <w:jc w:val="both"/>
              <w:rPr>
                <w:lang w:val="en-US"/>
              </w:rPr>
            </w:pPr>
            <w:proofErr w:type="spellStart"/>
            <w:r w:rsidRPr="006518C9">
              <w:rPr>
                <w:b/>
                <w:bCs/>
                <w:color w:val="FFFFFF"/>
                <w:sz w:val="16"/>
                <w:szCs w:val="16"/>
                <w:lang w:val="en-US"/>
              </w:rPr>
              <w:t>mzIdentML</w:t>
            </w:r>
            <w:proofErr w:type="spellEnd"/>
            <w:r w:rsidRPr="006518C9">
              <w:rPr>
                <w:b/>
                <w:bCs/>
                <w:color w:val="FFFFFF"/>
                <w:sz w:val="16"/>
                <w:szCs w:val="16"/>
                <w:lang w:val="en-US"/>
              </w:rPr>
              <w:t xml:space="preserve"> context</w:t>
            </w:r>
            <w:r w:rsidRPr="006518C9">
              <w:rPr>
                <w:b/>
                <w:bCs/>
                <w:color w:val="FFFFFF"/>
                <w:sz w:val="16"/>
                <w:szCs w:val="16"/>
                <w:lang w:val="en-US"/>
              </w:rPr>
              <w:tab/>
            </w:r>
          </w:p>
        </w:tc>
        <w:tc>
          <w:tcPr>
            <w:tcW w:w="1559" w:type="dxa"/>
            <w:shd w:val="clear" w:color="auto" w:fill="4F81BD"/>
          </w:tcPr>
          <w:p w14:paraId="6621A5E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33E5826E"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C979B3"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w:t>
            </w:r>
            <w:proofErr w:type="spellStart"/>
            <w:r w:rsidRPr="006518C9">
              <w:rPr>
                <w:b/>
                <w:bCs/>
                <w:color w:val="FFFFFF"/>
                <w:sz w:val="16"/>
                <w:szCs w:val="16"/>
                <w:lang w:val="en-US"/>
              </w:rPr>
              <w:t>ment</w:t>
            </w:r>
            <w:proofErr w:type="spellEnd"/>
            <w:r w:rsidRPr="006518C9">
              <w:rPr>
                <w:b/>
                <w:bCs/>
                <w:color w:val="FFFFFF"/>
                <w:sz w:val="16"/>
                <w:szCs w:val="16"/>
                <w:lang w:val="en-US"/>
              </w:rPr>
              <w:t xml:space="preserve"> level</w:t>
            </w:r>
          </w:p>
        </w:tc>
        <w:tc>
          <w:tcPr>
            <w:tcW w:w="3889" w:type="dxa"/>
            <w:shd w:val="clear" w:color="auto" w:fill="4F81BD"/>
          </w:tcPr>
          <w:p w14:paraId="7A4E834B"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327E3CE" w14:textId="77777777" w:rsidTr="00200237">
        <w:tc>
          <w:tcPr>
            <w:tcW w:w="1525" w:type="dxa"/>
            <w:shd w:val="clear" w:color="auto" w:fill="auto"/>
            <w:tcMar>
              <w:left w:w="107" w:type="dxa"/>
            </w:tcMar>
          </w:tcPr>
          <w:p w14:paraId="457BC6F0"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388BC1F3"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649C5C2B"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5D88D61B"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58AA6A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1A42D8F3" w14:textId="77777777" w:rsidTr="00200237">
        <w:tc>
          <w:tcPr>
            <w:tcW w:w="1525" w:type="dxa"/>
            <w:shd w:val="clear" w:color="auto" w:fill="auto"/>
            <w:tcMar>
              <w:left w:w="107" w:type="dxa"/>
            </w:tcMar>
          </w:tcPr>
          <w:p w14:paraId="7C5B23D5"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4F7AA5F4"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2F3D59FC"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5FB1D1F1"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3CFE9A3" w14:textId="77777777"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have been reported in the file, the exporter may choose to annotate the </w:t>
            </w:r>
            <w:proofErr w:type="spellStart"/>
            <w:r w:rsidRPr="006518C9">
              <w:rPr>
                <w:sz w:val="16"/>
                <w:szCs w:val="16"/>
                <w:lang w:val="en-US"/>
              </w:rPr>
              <w:t>ProteinDetectionList</w:t>
            </w:r>
            <w:proofErr w:type="spellEnd"/>
            <w:r w:rsidRPr="006518C9">
              <w:rPr>
                <w:sz w:val="16"/>
                <w:szCs w:val="16"/>
                <w:lang w:val="en-US"/>
              </w:rPr>
              <w:t xml:space="preserve"> with the number identified above threshold.</w:t>
            </w:r>
          </w:p>
        </w:tc>
      </w:tr>
      <w:tr w:rsidR="00510B4F" w:rsidRPr="006518C9" w14:paraId="4DC20E3A" w14:textId="77777777" w:rsidTr="00200237">
        <w:tc>
          <w:tcPr>
            <w:tcW w:w="1525" w:type="dxa"/>
            <w:shd w:val="clear" w:color="auto" w:fill="auto"/>
            <w:tcMar>
              <w:left w:w="107" w:type="dxa"/>
            </w:tcMar>
          </w:tcPr>
          <w:p w14:paraId="1189A7BD"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8F4BFBF"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106CE42C"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3C7A2109"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45220D3" w14:textId="77777777" w:rsidR="00510B4F" w:rsidRPr="006518C9" w:rsidRDefault="00510B4F" w:rsidP="00200237">
            <w:pPr>
              <w:pStyle w:val="DefaultStyle"/>
              <w:spacing w:after="0" w:line="100" w:lineRule="atLeast"/>
              <w:rPr>
                <w:lang w:val="en-US"/>
              </w:rPr>
            </w:pPr>
            <w:r w:rsidRPr="006518C9">
              <w:rPr>
                <w:sz w:val="16"/>
                <w:szCs w:val="16"/>
                <w:lang w:val="en-US"/>
              </w:rPr>
              <w:t xml:space="preserve">The number of distinct protein sequences among the PDHs in the group. For example, if there are two PDHs with different identifiers that have identical </w:t>
            </w:r>
            <w:proofErr w:type="gramStart"/>
            <w:r w:rsidRPr="006518C9">
              <w:rPr>
                <w:sz w:val="16"/>
                <w:szCs w:val="16"/>
                <w:lang w:val="en-US"/>
              </w:rPr>
              <w:t>full length</w:t>
            </w:r>
            <w:proofErr w:type="gramEnd"/>
            <w:r w:rsidRPr="006518C9">
              <w:rPr>
                <w:sz w:val="16"/>
                <w:szCs w:val="16"/>
                <w:lang w:val="en-US"/>
              </w:rPr>
              <w:t xml:space="preserve"> sequences, the value would be 1.</w:t>
            </w:r>
          </w:p>
        </w:tc>
      </w:tr>
      <w:tr w:rsidR="00510B4F" w:rsidRPr="006518C9" w14:paraId="3B08F764" w14:textId="77777777" w:rsidTr="00200237">
        <w:tc>
          <w:tcPr>
            <w:tcW w:w="1525" w:type="dxa"/>
            <w:shd w:val="clear" w:color="auto" w:fill="auto"/>
            <w:tcMar>
              <w:left w:w="107" w:type="dxa"/>
            </w:tcMar>
          </w:tcPr>
          <w:p w14:paraId="28A89D2A"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7A222C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521D3A48" w14:textId="77777777" w:rsidR="00510B4F" w:rsidRPr="006518C9" w:rsidRDefault="00510B4F" w:rsidP="00200237">
            <w:pPr>
              <w:pStyle w:val="DefaultStyle"/>
              <w:spacing w:after="0" w:line="100" w:lineRule="atLeast"/>
              <w:rPr>
                <w:sz w:val="16"/>
                <w:szCs w:val="16"/>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4651BE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48F35B7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0DE539DD" w14:textId="77777777" w:rsidTr="00200237">
        <w:tc>
          <w:tcPr>
            <w:tcW w:w="1525" w:type="dxa"/>
            <w:shd w:val="clear" w:color="auto" w:fill="auto"/>
            <w:tcMar>
              <w:left w:w="107" w:type="dxa"/>
            </w:tcMar>
          </w:tcPr>
          <w:p w14:paraId="62078746"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5DD815D"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DB8AD12" w14:textId="77777777" w:rsidR="00510B4F" w:rsidRPr="006518C9" w:rsidRDefault="00510B4F" w:rsidP="00200237">
            <w:pPr>
              <w:pStyle w:val="DefaultStyle"/>
              <w:spacing w:after="0" w:line="100" w:lineRule="atLeast"/>
              <w:rPr>
                <w:lang w:val="en-US"/>
              </w:rPr>
            </w:pPr>
          </w:p>
          <w:p w14:paraId="20D44EAD"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0BDB1319" w14:textId="77777777" w:rsidR="00510B4F" w:rsidRPr="006518C9" w:rsidRDefault="00510B4F" w:rsidP="00200237">
            <w:pPr>
              <w:pStyle w:val="DefaultStyle"/>
              <w:spacing w:after="0" w:line="100" w:lineRule="atLeast"/>
              <w:rPr>
                <w:lang w:val="en-US"/>
              </w:rPr>
            </w:pPr>
          </w:p>
          <w:p w14:paraId="6E786E29"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1D27110F"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7EC63128"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1458BB07" w14:textId="77777777" w:rsidR="00510B4F" w:rsidRPr="006518C9" w:rsidRDefault="00510B4F" w:rsidP="00200237">
            <w:pPr>
              <w:pStyle w:val="DefaultStyle"/>
              <w:spacing w:after="0" w:line="100" w:lineRule="atLeast"/>
              <w:rPr>
                <w:lang w:val="en-US"/>
              </w:rPr>
            </w:pPr>
          </w:p>
          <w:p w14:paraId="2B0BB9C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7BE411DD" w14:textId="77777777" w:rsidR="00510B4F" w:rsidRPr="006518C9" w:rsidRDefault="00510B4F" w:rsidP="00200237">
            <w:pPr>
              <w:pStyle w:val="DefaultStyle"/>
              <w:spacing w:after="0" w:line="100" w:lineRule="atLeast"/>
              <w:rPr>
                <w:lang w:val="en-US"/>
              </w:rPr>
            </w:pPr>
          </w:p>
          <w:p w14:paraId="778E390D"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262FABF9"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491B24A1" w14:textId="77777777" w:rsidTr="00200237">
        <w:tc>
          <w:tcPr>
            <w:tcW w:w="1525" w:type="dxa"/>
            <w:shd w:val="clear" w:color="auto" w:fill="auto"/>
            <w:tcMar>
              <w:left w:w="107" w:type="dxa"/>
            </w:tcMar>
          </w:tcPr>
          <w:p w14:paraId="2DE994EC"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7503001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0F26805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53156BE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7D8896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4D19EE13" w14:textId="77777777" w:rsidTr="00200237">
        <w:tc>
          <w:tcPr>
            <w:tcW w:w="1525" w:type="dxa"/>
            <w:shd w:val="clear" w:color="auto" w:fill="auto"/>
            <w:tcMar>
              <w:left w:w="107" w:type="dxa"/>
            </w:tcMar>
          </w:tcPr>
          <w:p w14:paraId="31591EF6" w14:textId="77777777" w:rsidR="00A67C97" w:rsidRPr="006518C9" w:rsidRDefault="0033545C"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4305A17A"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A10A48E" w14:textId="77777777" w:rsidR="00A67C97" w:rsidRPr="006518C9" w:rsidRDefault="00A67C97" w:rsidP="00200237">
            <w:pPr>
              <w:pStyle w:val="DefaultStyle"/>
              <w:spacing w:after="0" w:line="100" w:lineRule="atLeast"/>
              <w:rPr>
                <w:sz w:val="16"/>
                <w:szCs w:val="16"/>
                <w:lang w:val="en-US"/>
              </w:rPr>
            </w:pPr>
            <w:proofErr w:type="spellStart"/>
            <w:proofErr w:type="gramStart"/>
            <w:r w:rsidRPr="006518C9">
              <w:rPr>
                <w:sz w:val="16"/>
                <w:szCs w:val="16"/>
                <w:lang w:val="en-US"/>
              </w:rPr>
              <w:t>xsd:Boolean</w:t>
            </w:r>
            <w:proofErr w:type="spellEnd"/>
            <w:proofErr w:type="gramEnd"/>
          </w:p>
        </w:tc>
        <w:tc>
          <w:tcPr>
            <w:tcW w:w="1134" w:type="dxa"/>
            <w:shd w:val="clear" w:color="auto" w:fill="auto"/>
          </w:tcPr>
          <w:p w14:paraId="7B85B040"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52C79131"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 xml:space="preserve">Each PAG MUST be annotated with a Boolean CV term indicating whether the PAG has passed the threshold reported in the </w:t>
            </w:r>
            <w:proofErr w:type="spellStart"/>
            <w:r w:rsidRPr="006518C9">
              <w:rPr>
                <w:sz w:val="16"/>
                <w:szCs w:val="16"/>
                <w:lang w:val="en-US"/>
              </w:rPr>
              <w:t>ProteinDetectionProtocol</w:t>
            </w:r>
            <w:proofErr w:type="spellEnd"/>
            <w:r w:rsidRPr="006518C9">
              <w:rPr>
                <w:sz w:val="16"/>
                <w:szCs w:val="16"/>
                <w:lang w:val="en-US"/>
              </w:rPr>
              <w:t>.</w:t>
            </w:r>
          </w:p>
        </w:tc>
      </w:tr>
      <w:tr w:rsidR="003D3720" w:rsidRPr="006518C9" w14:paraId="2171F649" w14:textId="77777777" w:rsidTr="00200237">
        <w:tc>
          <w:tcPr>
            <w:tcW w:w="1525" w:type="dxa"/>
            <w:shd w:val="clear" w:color="auto" w:fill="auto"/>
            <w:tcMar>
              <w:left w:w="107" w:type="dxa"/>
            </w:tcMar>
          </w:tcPr>
          <w:p w14:paraId="76CF309B"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w:t>
            </w:r>
            <w:r w:rsidRPr="006518C9">
              <w:rPr>
                <w:bCs/>
                <w:sz w:val="16"/>
                <w:szCs w:val="16"/>
                <w:lang w:val="en-US"/>
              </w:rPr>
              <w:lastRenderedPageBreak/>
              <w:t>Hypothesis</w:t>
            </w:r>
          </w:p>
        </w:tc>
        <w:tc>
          <w:tcPr>
            <w:tcW w:w="1559" w:type="dxa"/>
            <w:shd w:val="clear" w:color="auto" w:fill="auto"/>
          </w:tcPr>
          <w:p w14:paraId="0588A51F"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sequence same-set </w:t>
            </w:r>
            <w:r w:rsidRPr="006518C9">
              <w:rPr>
                <w:sz w:val="16"/>
                <w:szCs w:val="16"/>
                <w:lang w:val="en-US"/>
              </w:rPr>
              <w:lastRenderedPageBreak/>
              <w:t>protein</w:t>
            </w:r>
          </w:p>
        </w:tc>
        <w:tc>
          <w:tcPr>
            <w:tcW w:w="1134" w:type="dxa"/>
            <w:shd w:val="clear" w:color="auto" w:fill="auto"/>
          </w:tcPr>
          <w:p w14:paraId="66333EA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lastRenderedPageBreak/>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 xml:space="preserve">_ </w:t>
            </w:r>
            <w:r w:rsidRPr="006518C9">
              <w:rPr>
                <w:sz w:val="16"/>
                <w:szCs w:val="16"/>
                <w:lang w:val="en-US"/>
              </w:rPr>
              <w:lastRenderedPageBreak/>
              <w:t>strings” space separated list of PDH IDs that are same-set.</w:t>
            </w:r>
          </w:p>
        </w:tc>
        <w:tc>
          <w:tcPr>
            <w:tcW w:w="1134" w:type="dxa"/>
            <w:shd w:val="clear" w:color="auto" w:fill="auto"/>
          </w:tcPr>
          <w:p w14:paraId="56F73C79"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65D7C373"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 protein that is indistinguishable or equivalent to </w:t>
            </w:r>
            <w:r w:rsidRPr="006518C9">
              <w:rPr>
                <w:sz w:val="16"/>
                <w:szCs w:val="16"/>
                <w:lang w:val="en-US"/>
              </w:rPr>
              <w:lastRenderedPageBreak/>
              <w:t>another protein in the group, having matches to an identical set of peptide sequences.</w:t>
            </w:r>
          </w:p>
        </w:tc>
      </w:tr>
      <w:tr w:rsidR="003D3720" w:rsidRPr="006518C9" w14:paraId="4213AFB6" w14:textId="77777777" w:rsidTr="00200237">
        <w:tc>
          <w:tcPr>
            <w:tcW w:w="1525" w:type="dxa"/>
            <w:shd w:val="clear" w:color="auto" w:fill="auto"/>
            <w:tcMar>
              <w:left w:w="107" w:type="dxa"/>
            </w:tcMar>
          </w:tcPr>
          <w:p w14:paraId="2C020A64"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lastRenderedPageBreak/>
              <w:t>ProteinDetection</w:t>
            </w:r>
            <w:proofErr w:type="spellEnd"/>
            <w:r w:rsidRPr="006518C9">
              <w:rPr>
                <w:bCs/>
                <w:sz w:val="16"/>
                <w:szCs w:val="16"/>
                <w:lang w:val="en-US"/>
              </w:rPr>
              <w:t>-Hypothesis</w:t>
            </w:r>
          </w:p>
        </w:tc>
        <w:tc>
          <w:tcPr>
            <w:tcW w:w="1559" w:type="dxa"/>
            <w:shd w:val="clear" w:color="auto" w:fill="auto"/>
          </w:tcPr>
          <w:p w14:paraId="655556D2"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15F0B4D9" w14:textId="77777777" w:rsidR="003D3720" w:rsidRPr="006518C9" w:rsidRDefault="003D3720" w:rsidP="00C640ED">
            <w:pPr>
              <w:pStyle w:val="DefaultStyle"/>
              <w:spacing w:after="0" w:line="100" w:lineRule="atLeast"/>
              <w:rPr>
                <w:lang w:val="en-US"/>
              </w:rPr>
            </w:pPr>
          </w:p>
          <w:p w14:paraId="4E56944A"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A83C23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same-set.</w:t>
            </w:r>
          </w:p>
        </w:tc>
        <w:tc>
          <w:tcPr>
            <w:tcW w:w="1134" w:type="dxa"/>
            <w:shd w:val="clear" w:color="auto" w:fill="auto"/>
          </w:tcPr>
          <w:p w14:paraId="5BBE5799"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0337B73"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2E26A876" w14:textId="77777777" w:rsidTr="00200237">
        <w:tc>
          <w:tcPr>
            <w:tcW w:w="1525" w:type="dxa"/>
            <w:shd w:val="clear" w:color="auto" w:fill="auto"/>
            <w:tcMar>
              <w:left w:w="107" w:type="dxa"/>
            </w:tcMar>
          </w:tcPr>
          <w:p w14:paraId="0848B728"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68A72B6E"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703A1A1D"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008ADBF"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7FE1861"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9FA3096"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4E72FBBA" w14:textId="77777777" w:rsidTr="00200237">
        <w:tc>
          <w:tcPr>
            <w:tcW w:w="1525" w:type="dxa"/>
            <w:shd w:val="clear" w:color="auto" w:fill="auto"/>
            <w:tcMar>
              <w:left w:w="107" w:type="dxa"/>
            </w:tcMar>
          </w:tcPr>
          <w:p w14:paraId="1C1972AA"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750954A"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097BEDD6"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725FD5D3"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19AEA80"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F230B3E"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073D11A0" w14:textId="77777777" w:rsidTr="00200237">
        <w:tc>
          <w:tcPr>
            <w:tcW w:w="1525" w:type="dxa"/>
            <w:shd w:val="clear" w:color="auto" w:fill="auto"/>
            <w:tcMar>
              <w:left w:w="107" w:type="dxa"/>
            </w:tcMar>
          </w:tcPr>
          <w:p w14:paraId="2C2FDCDF"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433929BC"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0302D928"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1F518E6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6D1BC9A"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1DBE89F5" w14:textId="77777777" w:rsidTr="00200237">
        <w:tc>
          <w:tcPr>
            <w:tcW w:w="1525" w:type="dxa"/>
            <w:shd w:val="clear" w:color="auto" w:fill="auto"/>
            <w:tcMar>
              <w:left w:w="107" w:type="dxa"/>
            </w:tcMar>
          </w:tcPr>
          <w:p w14:paraId="4CD9EB02"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F199B4B"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46777D7"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406D6D0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0FBFA4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40363704" w14:textId="77777777" w:rsidTr="00200237">
        <w:tc>
          <w:tcPr>
            <w:tcW w:w="1525" w:type="dxa"/>
            <w:shd w:val="clear" w:color="auto" w:fill="auto"/>
            <w:tcMar>
              <w:left w:w="107" w:type="dxa"/>
            </w:tcMar>
          </w:tcPr>
          <w:p w14:paraId="31BF4D01"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2F9E067"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7229C5F"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25D5B0E5"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1F00681"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Assigned to a non-leading PDH that has some independent evidence to support its presence relative to the leading protein(s) </w:t>
            </w:r>
            <w:proofErr w:type="gramStart"/>
            <w:r w:rsidRPr="006518C9">
              <w:rPr>
                <w:sz w:val="16"/>
                <w:szCs w:val="16"/>
                <w:lang w:val="en-US"/>
              </w:rPr>
              <w:t>e.g.</w:t>
            </w:r>
            <w:proofErr w:type="gramEnd"/>
            <w:r w:rsidRPr="006518C9">
              <w:rPr>
                <w:sz w:val="16"/>
                <w:szCs w:val="16"/>
                <w:lang w:val="en-US"/>
              </w:rPr>
              <w:t xml:space="preserve"> the PDH may have a unique peptide but not sufficient to be promoted as, for example, a leading protein of another a PAG.</w:t>
            </w:r>
          </w:p>
        </w:tc>
      </w:tr>
    </w:tbl>
    <w:p w14:paraId="7AE9581C" w14:textId="77777777" w:rsidR="00510B4F" w:rsidRPr="006518C9" w:rsidRDefault="00510B4F" w:rsidP="00510B4F">
      <w:pPr>
        <w:pStyle w:val="Caption"/>
        <w:jc w:val="both"/>
        <w:rPr>
          <w:b w:val="0"/>
          <w:lang w:val="en-US"/>
        </w:rPr>
      </w:pPr>
      <w:bookmarkStart w:id="41" w:name="_Ref329181175"/>
      <w:r w:rsidRPr="006518C9">
        <w:rPr>
          <w:lang w:val="en-US"/>
        </w:rPr>
        <w:t xml:space="preserve">Table </w:t>
      </w:r>
      <w:bookmarkEnd w:id="41"/>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w:t>
      </w:r>
      <w:proofErr w:type="spellStart"/>
      <w:r w:rsidRPr="006518C9">
        <w:rPr>
          <w:b w:val="0"/>
          <w:lang w:val="en-US"/>
        </w:rPr>
        <w:t>mzIdentML</w:t>
      </w:r>
      <w:proofErr w:type="spellEnd"/>
      <w:r w:rsidRPr="006518C9">
        <w:rPr>
          <w:b w:val="0"/>
          <w:lang w:val="en-US"/>
        </w:rPr>
        <w:t xml:space="preserve">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64E62B32"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66D12847" w14:textId="77777777" w:rsidTr="00200237">
        <w:tc>
          <w:tcPr>
            <w:tcW w:w="2518" w:type="dxa"/>
            <w:shd w:val="clear" w:color="auto" w:fill="4F81BD"/>
          </w:tcPr>
          <w:p w14:paraId="6D141546"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3680FECA"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0DBB55A4"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00042D06" w14:textId="77777777" w:rsidTr="00200237">
        <w:tc>
          <w:tcPr>
            <w:tcW w:w="2518" w:type="dxa"/>
            <w:tcBorders>
              <w:bottom w:val="single" w:sz="4" w:space="0" w:color="auto"/>
            </w:tcBorders>
            <w:shd w:val="clear" w:color="auto" w:fill="auto"/>
          </w:tcPr>
          <w:p w14:paraId="0103126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DE4938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74FCE47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D635D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48DCA6B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53F48F0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681EC8A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1BE75E3A" w14:textId="77777777" w:rsidTr="00200237">
        <w:tc>
          <w:tcPr>
            <w:tcW w:w="2518" w:type="dxa"/>
            <w:tcBorders>
              <w:bottom w:val="double" w:sz="4" w:space="0" w:color="auto"/>
            </w:tcBorders>
            <w:shd w:val="clear" w:color="auto" w:fill="auto"/>
          </w:tcPr>
          <w:p w14:paraId="3B3FF2CE"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1F52A87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114FC6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24A15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14F36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6E575D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70E81799" w14:textId="77777777" w:rsidTr="00200237">
        <w:tc>
          <w:tcPr>
            <w:tcW w:w="2518" w:type="dxa"/>
            <w:tcBorders>
              <w:top w:val="double" w:sz="4" w:space="0" w:color="auto"/>
              <w:bottom w:val="double" w:sz="4" w:space="0" w:color="auto"/>
            </w:tcBorders>
            <w:shd w:val="clear" w:color="auto" w:fill="auto"/>
          </w:tcPr>
          <w:p w14:paraId="1616A0B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7D20C83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DAF206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727C0C6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1BF5A42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9A7AEC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255081A" w14:textId="77777777" w:rsidTr="00200237">
        <w:tc>
          <w:tcPr>
            <w:tcW w:w="2518" w:type="dxa"/>
            <w:tcBorders>
              <w:top w:val="double" w:sz="4" w:space="0" w:color="auto"/>
              <w:bottom w:val="single" w:sz="4" w:space="0" w:color="auto"/>
            </w:tcBorders>
            <w:shd w:val="clear" w:color="auto" w:fill="auto"/>
          </w:tcPr>
          <w:p w14:paraId="12DE4198"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7387252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22AA420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78B5061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53B7E65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10B875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594D48DA" w14:textId="77777777" w:rsidTr="00200237">
        <w:tc>
          <w:tcPr>
            <w:tcW w:w="2518" w:type="dxa"/>
            <w:tcBorders>
              <w:bottom w:val="double" w:sz="4" w:space="0" w:color="auto"/>
            </w:tcBorders>
            <w:shd w:val="clear" w:color="auto" w:fill="auto"/>
          </w:tcPr>
          <w:p w14:paraId="532496F3"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3DBFC96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019D9E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16C43B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37D9D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6AD81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49AECAB" w14:textId="77777777" w:rsidTr="00200237">
        <w:tc>
          <w:tcPr>
            <w:tcW w:w="2518" w:type="dxa"/>
            <w:tcBorders>
              <w:top w:val="double" w:sz="4" w:space="0" w:color="auto"/>
            </w:tcBorders>
            <w:shd w:val="clear" w:color="auto" w:fill="auto"/>
          </w:tcPr>
          <w:p w14:paraId="04F0B5E1"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217E34A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01B7DD0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5A79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0A33779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7FB04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58D75360" w14:textId="77777777" w:rsidTr="00200237">
        <w:tc>
          <w:tcPr>
            <w:tcW w:w="2518" w:type="dxa"/>
            <w:tcBorders>
              <w:bottom w:val="single" w:sz="4" w:space="0" w:color="auto"/>
            </w:tcBorders>
            <w:shd w:val="clear" w:color="auto" w:fill="auto"/>
          </w:tcPr>
          <w:p w14:paraId="46760A5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3977FB4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AF0CCA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12E8236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EA2B5C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24763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1D77481" w14:textId="77777777" w:rsidTr="00200237">
        <w:trPr>
          <w:trHeight w:val="62"/>
        </w:trPr>
        <w:tc>
          <w:tcPr>
            <w:tcW w:w="2518" w:type="dxa"/>
            <w:tcBorders>
              <w:bottom w:val="double" w:sz="4" w:space="0" w:color="auto"/>
            </w:tcBorders>
            <w:shd w:val="clear" w:color="auto" w:fill="auto"/>
          </w:tcPr>
          <w:p w14:paraId="57A6636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2540B5A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3E864AF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0F7E5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26FAA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F699DC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19D2C30"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5B51789" w14:textId="77777777" w:rsidR="00FD06C5" w:rsidRPr="006518C9" w:rsidRDefault="00FD06C5" w:rsidP="00466496">
      <w:pPr>
        <w:rPr>
          <w:lang w:val="en-US"/>
        </w:rPr>
      </w:pPr>
    </w:p>
    <w:p w14:paraId="6F54C466" w14:textId="77777777" w:rsidR="00974779" w:rsidRPr="006518C9" w:rsidRDefault="00974779" w:rsidP="00974779">
      <w:pPr>
        <w:pStyle w:val="Heading3"/>
      </w:pPr>
      <w:bookmarkStart w:id="42" w:name="_Ref381196471"/>
      <w:bookmarkStart w:id="43" w:name="_Toc476057182"/>
      <w:r w:rsidRPr="006518C9">
        <w:t xml:space="preserve">Support for </w:t>
      </w:r>
      <w:r w:rsidRPr="006518C9">
        <w:rPr>
          <w:i/>
        </w:rPr>
        <w:t xml:space="preserve">de novo </w:t>
      </w:r>
      <w:r w:rsidRPr="006518C9">
        <w:t>sequencing approaches</w:t>
      </w:r>
      <w:bookmarkEnd w:id="42"/>
      <w:bookmarkEnd w:id="43"/>
      <w:r w:rsidRPr="006518C9">
        <w:t xml:space="preserve"> </w:t>
      </w:r>
    </w:p>
    <w:p w14:paraId="21FF70E5" w14:textId="77777777" w:rsidR="00974779" w:rsidRPr="006518C9" w:rsidRDefault="00974779" w:rsidP="005E3444">
      <w:pPr>
        <w:jc w:val="both"/>
        <w:rPr>
          <w:lang w:val="en-US"/>
        </w:rPr>
      </w:pPr>
      <w:r w:rsidRPr="006518C9">
        <w:rPr>
          <w:lang w:val="en-US"/>
        </w:rPr>
        <w:t xml:space="preserve">In </w:t>
      </w:r>
      <w:proofErr w:type="spellStart"/>
      <w:r w:rsidRPr="006518C9">
        <w:rPr>
          <w:lang w:val="en-US"/>
        </w:rPr>
        <w:t>mzIdentML</w:t>
      </w:r>
      <w:proofErr w:type="spellEnd"/>
      <w:r w:rsidRPr="006518C9">
        <w:rPr>
          <w:lang w:val="en-US"/>
        </w:rPr>
        <w:t xml:space="preserve"> version 1.1, &lt;</w:t>
      </w:r>
      <w:proofErr w:type="spellStart"/>
      <w:r w:rsidRPr="006518C9">
        <w:rPr>
          <w:lang w:val="en-US"/>
        </w:rPr>
        <w:t>SpectrumIdentificationItem</w:t>
      </w:r>
      <w:proofErr w:type="spellEnd"/>
      <w:r w:rsidRPr="006518C9">
        <w:rPr>
          <w:lang w:val="en-US"/>
        </w:rPr>
        <w:t>&gt; had a mandatory sub-element &lt;</w:t>
      </w:r>
      <w:proofErr w:type="spellStart"/>
      <w:r w:rsidRPr="006518C9">
        <w:rPr>
          <w:lang w:val="en-US"/>
        </w:rPr>
        <w:t>PeptideEvidenceRef</w:t>
      </w:r>
      <w:proofErr w:type="spellEnd"/>
      <w:r w:rsidRPr="006518C9">
        <w:rPr>
          <w:lang w:val="en-US"/>
        </w:rPr>
        <w:t xml:space="preserve">&gt; to link each PSM to all the proteins from which it could have originated. The inclusion of </w:t>
      </w:r>
      <w:r w:rsidR="00E92FC9" w:rsidRPr="006518C9">
        <w:rPr>
          <w:lang w:val="en-US"/>
        </w:rPr>
        <w:t xml:space="preserve">these </w:t>
      </w:r>
      <w:r w:rsidRPr="006518C9">
        <w:rPr>
          <w:lang w:val="en-US"/>
        </w:rPr>
        <w:t xml:space="preserve">mandatory </w:t>
      </w:r>
      <w:proofErr w:type="spellStart"/>
      <w:r w:rsidRPr="006518C9">
        <w:rPr>
          <w:lang w:val="en-US"/>
        </w:rPr>
        <w:t>requriements</w:t>
      </w:r>
      <w:proofErr w:type="spellEnd"/>
      <w:r w:rsidRPr="006518C9">
        <w:rPr>
          <w:lang w:val="en-US"/>
        </w:rPr>
        <w:t xml:space="preserve">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&lt;</w:t>
      </w:r>
      <w:proofErr w:type="spellStart"/>
      <w:r w:rsidRPr="006518C9">
        <w:rPr>
          <w:lang w:val="en-US"/>
        </w:rPr>
        <w:t>PeptideEvidenceRef</w:t>
      </w:r>
      <w:proofErr w:type="spellEnd"/>
      <w:r w:rsidRPr="006518C9">
        <w:rPr>
          <w:lang w:val="en-US"/>
        </w:rPr>
        <w:t>&gt;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w:t>
      </w:r>
      <w:proofErr w:type="spellStart"/>
      <w:r w:rsidRPr="006518C9">
        <w:rPr>
          <w:lang w:val="en-US"/>
        </w:rPr>
        <w:t>PeptideEvidenceRef</w:t>
      </w:r>
      <w:proofErr w:type="spellEnd"/>
      <w:r w:rsidRPr="006518C9">
        <w:rPr>
          <w:lang w:val="en-US"/>
        </w:rPr>
        <w:t>&gt;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5F9AD423" w14:textId="77777777" w:rsidR="00AD29F7" w:rsidRPr="006518C9" w:rsidRDefault="00AD29F7" w:rsidP="005E3444">
      <w:pPr>
        <w:jc w:val="both"/>
        <w:rPr>
          <w:lang w:val="en-US"/>
        </w:rPr>
      </w:pPr>
    </w:p>
    <w:p w14:paraId="51C91F7A" w14:textId="77777777" w:rsidR="00E45B11" w:rsidRPr="006518C9" w:rsidRDefault="00E45B11" w:rsidP="005E3444">
      <w:pPr>
        <w:jc w:val="both"/>
        <w:rPr>
          <w:lang w:val="en-US"/>
        </w:rPr>
      </w:pPr>
    </w:p>
    <w:p w14:paraId="2BC96037" w14:textId="77777777" w:rsidR="00AD29F7" w:rsidRPr="006518C9" w:rsidRDefault="00AD29F7" w:rsidP="005E3444">
      <w:pPr>
        <w:pStyle w:val="Heading3"/>
        <w:jc w:val="both"/>
      </w:pPr>
      <w:bookmarkStart w:id="44" w:name="_Ref450046411"/>
      <w:bookmarkStart w:id="45" w:name="_Toc476057183"/>
      <w:r w:rsidRPr="006518C9">
        <w:t>Spectral library searches</w:t>
      </w:r>
      <w:bookmarkEnd w:id="44"/>
      <w:bookmarkEnd w:id="45"/>
    </w:p>
    <w:p w14:paraId="677CF01A"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are supported in </w:t>
      </w:r>
      <w:proofErr w:type="spellStart"/>
      <w:r w:rsidRPr="006518C9">
        <w:rPr>
          <w:lang w:val="en-US"/>
        </w:rPr>
        <w:t>mzIdentML</w:t>
      </w:r>
      <w:proofErr w:type="spellEnd"/>
      <w:r w:rsidRPr="006518C9">
        <w:rPr>
          <w:lang w:val="en-US"/>
        </w:rPr>
        <w:t>.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w:t>
      </w:r>
      <w:proofErr w:type="spellStart"/>
      <w:r w:rsidRPr="006518C9">
        <w:rPr>
          <w:lang w:val="en-US"/>
        </w:rPr>
        <w:t>cvParam</w:t>
      </w:r>
      <w:proofErr w:type="spellEnd"/>
      <w:r w:rsidRPr="006518C9">
        <w:rPr>
          <w:lang w:val="en-US"/>
        </w:rPr>
        <w:t>&gt; elements on &lt;Peptide&gt;.</w:t>
      </w:r>
      <w:r w:rsidR="00D04B75" w:rsidRPr="006518C9">
        <w:rPr>
          <w:lang w:val="en-US"/>
        </w:rPr>
        <w:t xml:space="preserve"> For searches against spectral archives </w:t>
      </w:r>
      <w:proofErr w:type="gramStart"/>
      <w:r w:rsidR="00D04B75" w:rsidRPr="006518C9">
        <w:rPr>
          <w:lang w:val="en-US"/>
        </w:rPr>
        <w:t>i.e.</w:t>
      </w:r>
      <w:proofErr w:type="gramEnd"/>
      <w:r w:rsidR="00D04B75" w:rsidRPr="006518C9">
        <w:rPr>
          <w:lang w:val="en-US"/>
        </w:rPr>
        <w:t xml:space="preserv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the encoding SHOULD include an empty string in &lt;</w:t>
      </w:r>
      <w:proofErr w:type="spellStart"/>
      <w:r w:rsidR="00D04B75" w:rsidRPr="006518C9">
        <w:rPr>
          <w:lang w:val="en-US"/>
        </w:rPr>
        <w:t>PeptideSequence</w:t>
      </w:r>
      <w:proofErr w:type="spellEnd"/>
      <w:r w:rsidR="00D04B75" w:rsidRPr="006518C9">
        <w:rPr>
          <w:lang w:val="en-US"/>
        </w:rPr>
        <w:t xml:space="preserve">&gt;.  </w:t>
      </w:r>
    </w:p>
    <w:p w14:paraId="3F13F248" w14:textId="77777777" w:rsidR="00D04B75" w:rsidRPr="006518C9" w:rsidRDefault="00D04B75" w:rsidP="005E3444">
      <w:pPr>
        <w:jc w:val="both"/>
        <w:rPr>
          <w:lang w:val="en-US"/>
        </w:rPr>
      </w:pPr>
    </w:p>
    <w:p w14:paraId="7B429004" w14:textId="77777777" w:rsidR="00AD29F7" w:rsidRPr="006518C9" w:rsidRDefault="00AD29F7" w:rsidP="005E3444">
      <w:pPr>
        <w:jc w:val="both"/>
        <w:rPr>
          <w:lang w:val="en-US"/>
        </w:rPr>
      </w:pPr>
      <w:r w:rsidRPr="006518C9">
        <w:rPr>
          <w:lang w:val="en-US"/>
        </w:rPr>
        <w:t xml:space="preserve">Note – there has been no formal change to the schema or CV requirements from </w:t>
      </w:r>
      <w:proofErr w:type="spellStart"/>
      <w:r w:rsidRPr="006518C9">
        <w:rPr>
          <w:lang w:val="en-US"/>
        </w:rPr>
        <w:t>mzIdentML</w:t>
      </w:r>
      <w:proofErr w:type="spellEnd"/>
      <w:r w:rsidRPr="006518C9">
        <w:rPr>
          <w:lang w:val="en-US"/>
        </w:rPr>
        <w:t xml:space="preserve"> 1.1 to </w:t>
      </w:r>
      <w:r w:rsidR="00B151A4" w:rsidRPr="006518C9">
        <w:rPr>
          <w:lang w:val="en-US"/>
        </w:rPr>
        <w:t xml:space="preserve">1.2.0 </w:t>
      </w:r>
      <w:r w:rsidRPr="006518C9">
        <w:rPr>
          <w:lang w:val="en-US"/>
        </w:rPr>
        <w:t xml:space="preserve">around spectral library encoding, but the intended encoding has changed. The </w:t>
      </w:r>
      <w:proofErr w:type="spellStart"/>
      <w:r w:rsidRPr="006518C9">
        <w:rPr>
          <w:lang w:val="en-US"/>
        </w:rPr>
        <w:t>mzIdentML</w:t>
      </w:r>
      <w:proofErr w:type="spellEnd"/>
      <w:r w:rsidRPr="006518C9">
        <w:rPr>
          <w:lang w:val="en-US"/>
        </w:rPr>
        <w:t xml:space="preserve"> 1.1. specifications stated that spectral library entries should be encoded within &lt;</w:t>
      </w:r>
      <w:proofErr w:type="spellStart"/>
      <w:r w:rsidRPr="006518C9">
        <w:rPr>
          <w:lang w:val="en-US"/>
        </w:rPr>
        <w:t>DBSequence</w:t>
      </w:r>
      <w:proofErr w:type="spellEnd"/>
      <w:r w:rsidRPr="006518C9">
        <w:rPr>
          <w:lang w:val="en-US"/>
        </w:rPr>
        <w:t xml:space="preserve">&gt;, which does not well model the data produced. </w:t>
      </w:r>
    </w:p>
    <w:p w14:paraId="439BDDD1" w14:textId="77777777" w:rsidR="00FA2A88" w:rsidRPr="006518C9" w:rsidRDefault="00FA2A88" w:rsidP="00466496">
      <w:pPr>
        <w:rPr>
          <w:highlight w:val="yellow"/>
          <w:lang w:val="en-US"/>
        </w:rPr>
      </w:pPr>
    </w:p>
    <w:p w14:paraId="4D997836" w14:textId="77777777" w:rsidR="00D77D22" w:rsidRPr="006518C9" w:rsidRDefault="00D77D22" w:rsidP="00466496">
      <w:pPr>
        <w:rPr>
          <w:lang w:val="en-US"/>
        </w:rPr>
      </w:pPr>
    </w:p>
    <w:p w14:paraId="13A58EEE" w14:textId="77777777" w:rsidR="009075AB" w:rsidRPr="006518C9" w:rsidRDefault="00AD1C0F" w:rsidP="00466496">
      <w:pPr>
        <w:pStyle w:val="Heading3"/>
      </w:pPr>
      <w:bookmarkStart w:id="46" w:name="_Ref359851738"/>
      <w:bookmarkStart w:id="47" w:name="_Toc476057184"/>
      <w:r w:rsidRPr="006518C9">
        <w:t>Multiple database search engines</w:t>
      </w:r>
      <w:bookmarkEnd w:id="46"/>
      <w:bookmarkEnd w:id="47"/>
    </w:p>
    <w:p w14:paraId="5168F5BC"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proofErr w:type="spellStart"/>
      <w:r w:rsidR="006D41B9" w:rsidRPr="006518C9">
        <w:rPr>
          <w:lang w:val="en-US"/>
        </w:rPr>
        <w:t>mzIdentML</w:t>
      </w:r>
      <w:proofErr w:type="spellEnd"/>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w:t>
      </w:r>
      <w:proofErr w:type="spellStart"/>
      <w:r w:rsidR="00A03B72" w:rsidRPr="006518C9">
        <w:rPr>
          <w:lang w:val="en-US"/>
        </w:rPr>
        <w:t>mzIdentML</w:t>
      </w:r>
      <w:proofErr w:type="spellEnd"/>
      <w:r w:rsidR="00A03B72" w:rsidRPr="006518C9">
        <w:rPr>
          <w:lang w:val="en-US"/>
        </w:rPr>
        <w:t>, the spectrum referenced from a &lt;</w:t>
      </w:r>
      <w:proofErr w:type="spellStart"/>
      <w:r w:rsidR="00A03B72" w:rsidRPr="006518C9">
        <w:rPr>
          <w:lang w:val="en-US"/>
        </w:rPr>
        <w:t>SpectrumIdentificationResult</w:t>
      </w:r>
      <w:proofErr w:type="spellEnd"/>
      <w:r w:rsidR="00A03B72" w:rsidRPr="006518C9">
        <w:rPr>
          <w:lang w:val="en-US"/>
        </w:rPr>
        <w:t xml:space="preserve">&gt; MUST be unique within a file </w:t>
      </w:r>
      <w:proofErr w:type="gramStart"/>
      <w:r w:rsidR="00A03B72" w:rsidRPr="006518C9">
        <w:rPr>
          <w:lang w:val="en-US"/>
        </w:rPr>
        <w:t>i.e.</w:t>
      </w:r>
      <w:proofErr w:type="gramEnd"/>
      <w:r w:rsidR="00A03B72" w:rsidRPr="006518C9">
        <w:rPr>
          <w:lang w:val="en-US"/>
        </w:rPr>
        <w:t xml:space="preserv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w:t>
      </w:r>
      <w:proofErr w:type="spellStart"/>
      <w:r w:rsidR="00671037" w:rsidRPr="006518C9">
        <w:rPr>
          <w:lang w:val="en-US"/>
        </w:rPr>
        <w:t>mzIdentML</w:t>
      </w:r>
      <w:proofErr w:type="spellEnd"/>
      <w:r w:rsidR="00671037" w:rsidRPr="006518C9">
        <w:rPr>
          <w:lang w:val="en-US"/>
        </w:rPr>
        <w:t xml:space="preserve">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w:t>
      </w:r>
      <w:proofErr w:type="spellStart"/>
      <w:r w:rsidR="007E7DF3" w:rsidRPr="006518C9">
        <w:rPr>
          <w:lang w:val="en-US"/>
        </w:rPr>
        <w:t>cvParam</w:t>
      </w:r>
      <w:proofErr w:type="spellEnd"/>
      <w:r w:rsidR="007E7DF3" w:rsidRPr="006518C9">
        <w:rPr>
          <w:lang w:val="en-US"/>
        </w:rPr>
        <w:t xml:space="preserve">&gt; elements within </w:t>
      </w:r>
      <w:r w:rsidR="007E7DF3" w:rsidRPr="006518C9">
        <w:rPr>
          <w:lang w:val="en-US"/>
        </w:rPr>
        <w:lastRenderedPageBreak/>
        <w:t>&lt;</w:t>
      </w:r>
      <w:proofErr w:type="spellStart"/>
      <w:r w:rsidR="007E7DF3" w:rsidRPr="006518C9">
        <w:rPr>
          <w:lang w:val="en-US"/>
        </w:rPr>
        <w:t>SpectrumIdentificationItem</w:t>
      </w:r>
      <w:proofErr w:type="spellEnd"/>
      <w:r w:rsidR="007E7DF3" w:rsidRPr="006518C9">
        <w:rPr>
          <w:lang w:val="en-US"/>
        </w:rPr>
        <w:t>&gt; containing additional scores, statistics and indicating the original rankings from the source search engine.</w:t>
      </w:r>
    </w:p>
    <w:p w14:paraId="42A80CC1" w14:textId="77777777" w:rsidR="007E7DF3" w:rsidRPr="006518C9" w:rsidRDefault="007E7DF3" w:rsidP="005E3444">
      <w:pPr>
        <w:jc w:val="both"/>
        <w:rPr>
          <w:lang w:val="en-US"/>
        </w:rPr>
      </w:pPr>
    </w:p>
    <w:p w14:paraId="43FE31B0" w14:textId="77777777" w:rsidR="005C70C5" w:rsidRPr="006518C9" w:rsidRDefault="007E7DF3" w:rsidP="005E3444">
      <w:pPr>
        <w:jc w:val="both"/>
        <w:rPr>
          <w:lang w:val="en-US"/>
        </w:rPr>
      </w:pPr>
      <w:r w:rsidRPr="006518C9">
        <w:rPr>
          <w:lang w:val="en-US"/>
        </w:rPr>
        <w:t>The &lt;</w:t>
      </w:r>
      <w:proofErr w:type="spellStart"/>
      <w:r w:rsidRPr="006518C9">
        <w:rPr>
          <w:lang w:val="en-US"/>
        </w:rPr>
        <w:t>SpectrumIdentification</w:t>
      </w:r>
      <w:proofErr w:type="spellEnd"/>
      <w:r w:rsidRPr="006518C9">
        <w:rPr>
          <w:lang w:val="en-US"/>
        </w:rPr>
        <w:t>&gt; element MUST reference a &lt;</w:t>
      </w:r>
      <w:proofErr w:type="spellStart"/>
      <w:r w:rsidRPr="006518C9">
        <w:rPr>
          <w:lang w:val="en-US"/>
        </w:rPr>
        <w:t>SpectrumIdentificationProtocol</w:t>
      </w:r>
      <w:proofErr w:type="spellEnd"/>
      <w:r w:rsidRPr="006518C9">
        <w:rPr>
          <w:lang w:val="en-US"/>
        </w:rPr>
        <w:t>&gt; holding representative parameters used across all search engines (</w:t>
      </w:r>
      <w:proofErr w:type="gramStart"/>
      <w:r w:rsidRPr="006518C9">
        <w:rPr>
          <w:lang w:val="en-US"/>
        </w:rPr>
        <w:t>i.e.</w:t>
      </w:r>
      <w:proofErr w:type="gramEnd"/>
      <w:r w:rsidRPr="006518C9">
        <w:rPr>
          <w:lang w:val="en-US"/>
        </w:rPr>
        <w:t xml:space="preserve"> search tolerances, enzyme and modifications), since these are MANDATORY elements. If the same search parameters were not employed in all source searches, the parameters should be set with superset or widest values </w:t>
      </w:r>
      <w:proofErr w:type="gramStart"/>
      <w:r w:rsidRPr="006518C9">
        <w:rPr>
          <w:lang w:val="en-US"/>
        </w:rPr>
        <w:t>i.e.</w:t>
      </w:r>
      <w:proofErr w:type="gramEnd"/>
      <w:r w:rsidRPr="006518C9">
        <w:rPr>
          <w:lang w:val="en-US"/>
        </w:rPr>
        <w:t xml:space="preserve"> all modifications that have been searched, widest tolerances and so on. All search engines that have been employed SHOULD be represented within the &lt;</w:t>
      </w:r>
      <w:proofErr w:type="spellStart"/>
      <w:r w:rsidRPr="006518C9">
        <w:rPr>
          <w:lang w:val="en-US"/>
        </w:rPr>
        <w:t>AnalysisSoftwareList</w:t>
      </w:r>
      <w:proofErr w:type="spellEnd"/>
      <w:r w:rsidRPr="006518C9">
        <w:rPr>
          <w:lang w:val="en-US"/>
        </w:rPr>
        <w:t>&gt;.</w:t>
      </w:r>
      <w:r w:rsidR="00637178">
        <w:rPr>
          <w:lang w:val="en-US"/>
        </w:rPr>
        <w:t xml:space="preserve"> The &lt;</w:t>
      </w:r>
      <w:proofErr w:type="spellStart"/>
      <w:r w:rsidR="00637178">
        <w:rPr>
          <w:lang w:val="en-US"/>
        </w:rPr>
        <w:t>AnalysisSoftwareList</w:t>
      </w:r>
      <w:proofErr w:type="spellEnd"/>
      <w:r w:rsidR="00637178">
        <w:rPr>
          <w:lang w:val="en-US"/>
        </w:rPr>
        <w:t>&gt; SHOULD also record the software used to combine results.</w:t>
      </w:r>
      <w:r w:rsidRPr="006518C9">
        <w:rPr>
          <w:lang w:val="en-US"/>
        </w:rPr>
        <w:t xml:space="preserve"> It must also be highlighted that </w:t>
      </w:r>
      <w:proofErr w:type="spellStart"/>
      <w:r w:rsidRPr="006518C9">
        <w:rPr>
          <w:lang w:val="en-US"/>
        </w:rPr>
        <w:t>mzIdentML</w:t>
      </w:r>
      <w:proofErr w:type="spellEnd"/>
      <w:r w:rsidRPr="006518C9">
        <w:rPr>
          <w:lang w:val="en-US"/>
        </w:rPr>
        <w:t xml:space="preserve"> cannot be used to model the order in which the software was used (it does not support workflows).</w:t>
      </w:r>
    </w:p>
    <w:p w14:paraId="09C50428" w14:textId="77777777" w:rsidR="003276A1" w:rsidRPr="006518C9" w:rsidRDefault="003276A1" w:rsidP="005E3444">
      <w:pPr>
        <w:jc w:val="both"/>
        <w:rPr>
          <w:lang w:val="en-US"/>
        </w:rPr>
      </w:pPr>
    </w:p>
    <w:p w14:paraId="663D367D" w14:textId="77777777"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w:t>
      </w:r>
      <w:proofErr w:type="spellStart"/>
      <w:r w:rsidRPr="006518C9">
        <w:rPr>
          <w:lang w:val="en-US"/>
        </w:rPr>
        <w:t>SpectrumIdentificationItem</w:t>
      </w:r>
      <w:proofErr w:type="spellEnd"/>
      <w:r w:rsidRPr="006518C9">
        <w:rPr>
          <w:lang w:val="en-US"/>
        </w:rPr>
        <w:t>&gt;.</w:t>
      </w:r>
    </w:p>
    <w:p w14:paraId="55604FF2" w14:textId="77777777" w:rsidR="003276A1" w:rsidRPr="006518C9" w:rsidRDefault="003276A1" w:rsidP="00071A7F">
      <w:pPr>
        <w:rPr>
          <w:lang w:val="en-US"/>
        </w:rPr>
      </w:pPr>
    </w:p>
    <w:p w14:paraId="6AE7DE63" w14:textId="77777777" w:rsidR="00FC7751" w:rsidRPr="006518C9" w:rsidRDefault="00FC7751" w:rsidP="00FC7751">
      <w:pPr>
        <w:pStyle w:val="Heading3"/>
      </w:pPr>
      <w:bookmarkStart w:id="48" w:name="_Ref473024772"/>
      <w:bookmarkStart w:id="49" w:name="_Toc476057185"/>
      <w:bookmarkStart w:id="50" w:name="_Ref381192388"/>
      <w:bookmarkStart w:id="51" w:name="_Ref409017323"/>
      <w:r w:rsidRPr="006518C9">
        <w:t>Pre-fractionation of samples</w:t>
      </w:r>
      <w:r w:rsidR="009F4705" w:rsidRPr="006518C9">
        <w:t xml:space="preserve"> prior to </w:t>
      </w:r>
      <w:bookmarkStart w:id="52" w:name="_Ref359851724"/>
      <w:r w:rsidR="009F4705" w:rsidRPr="006518C9">
        <w:t>MS</w:t>
      </w:r>
      <w:bookmarkEnd w:id="52"/>
      <w:r w:rsidR="009F4705" w:rsidRPr="006518C9">
        <w:t xml:space="preserve"> and splitting of searches</w:t>
      </w:r>
      <w:bookmarkEnd w:id="48"/>
      <w:bookmarkEnd w:id="49"/>
      <w:r w:rsidRPr="006518C9">
        <w:t xml:space="preserve"> </w:t>
      </w:r>
      <w:bookmarkEnd w:id="50"/>
      <w:bookmarkEnd w:id="51"/>
    </w:p>
    <w:p w14:paraId="5C4B763F" w14:textId="77777777" w:rsidR="00FC7751" w:rsidRPr="006518C9" w:rsidRDefault="00FC7751" w:rsidP="00F07F9F">
      <w:pPr>
        <w:rPr>
          <w:lang w:val="en-US"/>
        </w:rPr>
      </w:pPr>
      <w:bookmarkStart w:id="53" w:name="_Toc359851822"/>
      <w:bookmarkStart w:id="54" w:name="_Toc359851823"/>
      <w:bookmarkEnd w:id="53"/>
      <w:bookmarkEnd w:id="54"/>
    </w:p>
    <w:p w14:paraId="56043982"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7B1F1C45" w14:textId="77777777" w:rsidR="00E55BDD" w:rsidRPr="006518C9" w:rsidRDefault="00E55BDD" w:rsidP="00F07F9F">
      <w:pPr>
        <w:rPr>
          <w:lang w:val="en-US"/>
        </w:rPr>
      </w:pPr>
    </w:p>
    <w:p w14:paraId="738C806B"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3D4E1614" w14:textId="77777777" w:rsidTr="00206C3D">
        <w:tc>
          <w:tcPr>
            <w:tcW w:w="5094" w:type="dxa"/>
            <w:tcBorders>
              <w:bottom w:val="single" w:sz="4" w:space="0" w:color="auto"/>
            </w:tcBorders>
            <w:shd w:val="clear" w:color="auto" w:fill="4F81BD"/>
          </w:tcPr>
          <w:p w14:paraId="702784BA"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371BB727"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79D61844"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7B1DEF8"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DC3CAE6" w14:textId="77777777" w:rsidR="00D45707" w:rsidRPr="006518C9" w:rsidRDefault="00D45707" w:rsidP="00206C3D">
            <w:pPr>
              <w:rPr>
                <w:lang w:val="en-US"/>
              </w:rPr>
            </w:pPr>
            <w:r w:rsidRPr="006518C9">
              <w:rPr>
                <w:i/>
                <w:lang w:val="en-US"/>
              </w:rPr>
              <w:t xml:space="preserve">n </w:t>
            </w:r>
            <w:proofErr w:type="spellStart"/>
            <w:r w:rsidRPr="006518C9">
              <w:rPr>
                <w:lang w:val="en-US"/>
              </w:rPr>
              <w:t>mzIdentML</w:t>
            </w:r>
            <w:proofErr w:type="spellEnd"/>
            <w:r w:rsidRPr="006518C9">
              <w:rPr>
                <w:lang w:val="en-US"/>
              </w:rPr>
              <w:t xml:space="preserve"> files SHOULD be produced, each containing 1 &lt;</w:t>
            </w:r>
            <w:proofErr w:type="spellStart"/>
            <w:r w:rsidRPr="006518C9">
              <w:rPr>
                <w:lang w:val="en-US"/>
              </w:rPr>
              <w:t>SpectrumIdentificationList</w:t>
            </w:r>
            <w:proofErr w:type="spellEnd"/>
            <w:r w:rsidRPr="006518C9">
              <w:rPr>
                <w:lang w:val="en-US"/>
              </w:rPr>
              <w:t>&gt;, 1</w:t>
            </w:r>
            <w:r w:rsidRPr="006518C9">
              <w:rPr>
                <w:i/>
                <w:lang w:val="en-US"/>
              </w:rPr>
              <w:t xml:space="preserve"> </w:t>
            </w:r>
            <w:r w:rsidRPr="006518C9">
              <w:rPr>
                <w:lang w:val="en-US"/>
              </w:rPr>
              <w:t>&lt;</w:t>
            </w:r>
            <w:proofErr w:type="spellStart"/>
            <w:r w:rsidRPr="006518C9">
              <w:rPr>
                <w:lang w:val="en-US"/>
              </w:rPr>
              <w:t>SpectrumIdentificationProtocol</w:t>
            </w:r>
            <w:proofErr w:type="spellEnd"/>
            <w:r w:rsidRPr="006518C9">
              <w:rPr>
                <w:lang w:val="en-US"/>
              </w:rPr>
              <w:t>&gt;, 1&lt;</w:t>
            </w:r>
            <w:proofErr w:type="spellStart"/>
            <w:r w:rsidRPr="006518C9">
              <w:rPr>
                <w:lang w:val="en-US"/>
              </w:rPr>
              <w:t>SpectrumIdentification</w:t>
            </w:r>
            <w:proofErr w:type="spellEnd"/>
            <w:r w:rsidRPr="006518C9">
              <w:rPr>
                <w:lang w:val="en-US"/>
              </w:rPr>
              <w:t>&gt;, 1 &lt;</w:t>
            </w:r>
            <w:proofErr w:type="spellStart"/>
            <w:r w:rsidRPr="006518C9">
              <w:rPr>
                <w:lang w:val="en-US"/>
              </w:rPr>
              <w:t>ProteinDetection</w:t>
            </w:r>
            <w:proofErr w:type="spellEnd"/>
            <w:r w:rsidRPr="006518C9">
              <w:rPr>
                <w:lang w:val="en-US"/>
              </w:rPr>
              <w:t>&gt;, 1 &lt;</w:t>
            </w:r>
            <w:proofErr w:type="spellStart"/>
            <w:r w:rsidRPr="006518C9">
              <w:rPr>
                <w:lang w:val="en-US"/>
              </w:rPr>
              <w:t>ProteinDetectionList</w:t>
            </w:r>
            <w:proofErr w:type="spellEnd"/>
            <w:r w:rsidRPr="006518C9">
              <w:rPr>
                <w:lang w:val="en-US"/>
              </w:rPr>
              <w:t>&gt;.</w:t>
            </w:r>
          </w:p>
          <w:p w14:paraId="5B4BCEAB" w14:textId="77777777" w:rsidR="00596B1E" w:rsidRPr="006518C9" w:rsidRDefault="00596B1E" w:rsidP="00206C3D">
            <w:pPr>
              <w:rPr>
                <w:lang w:val="en-US"/>
              </w:rPr>
            </w:pPr>
          </w:p>
          <w:p w14:paraId="06444C5E" w14:textId="77777777" w:rsidR="00596B1E" w:rsidRPr="006518C9" w:rsidRDefault="00596B1E" w:rsidP="00206C3D">
            <w:pPr>
              <w:rPr>
                <w:lang w:val="en-US"/>
              </w:rPr>
            </w:pPr>
          </w:p>
          <w:p w14:paraId="05326840" w14:textId="77777777" w:rsidR="00596B1E" w:rsidRPr="006518C9" w:rsidRDefault="00596B1E" w:rsidP="00206C3D">
            <w:pPr>
              <w:rPr>
                <w:lang w:val="en-US"/>
              </w:rPr>
            </w:pPr>
          </w:p>
        </w:tc>
      </w:tr>
      <w:tr w:rsidR="00D45707" w:rsidRPr="006518C9" w14:paraId="40473A47"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56DF1AD" w14:textId="77777777" w:rsidR="00D45707" w:rsidRPr="006518C9" w:rsidRDefault="009D37D5" w:rsidP="009D37D5">
            <w:pPr>
              <w:rPr>
                <w:bCs/>
                <w:lang w:val="en-US"/>
              </w:rPr>
            </w:pPr>
            <w:r w:rsidRPr="006518C9">
              <w:rPr>
                <w:b/>
                <w:bCs/>
                <w:lang w:val="en-US"/>
              </w:rPr>
              <w:t>Scenario 2.</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05DD2ED3" w14:textId="77777777" w:rsidR="00D45707" w:rsidRPr="006518C9" w:rsidRDefault="0000336C" w:rsidP="00206C3D">
            <w:pPr>
              <w:rPr>
                <w:lang w:val="en-US"/>
              </w:rPr>
            </w:pPr>
            <w:r>
              <w:rPr>
                <w:lang w:val="en-US"/>
              </w:rPr>
              <w:t xml:space="preserve">One single </w:t>
            </w:r>
            <w:proofErr w:type="spellStart"/>
            <w:r>
              <w:rPr>
                <w:lang w:val="en-US"/>
              </w:rPr>
              <w:t>mzIdentML</w:t>
            </w:r>
            <w:proofErr w:type="spellEnd"/>
            <w:r>
              <w:rPr>
                <w:lang w:val="en-US"/>
              </w:rPr>
              <w:t xml:space="preserve"> file</w:t>
            </w:r>
            <w:r w:rsidR="00D45707" w:rsidRPr="006518C9">
              <w:rPr>
                <w:lang w:val="en-US"/>
              </w:rPr>
              <w:t xml:space="preserve"> SHOULD contain </w:t>
            </w:r>
            <w:r w:rsidR="00D45707" w:rsidRPr="006518C9">
              <w:rPr>
                <w:i/>
                <w:lang w:val="en-US"/>
              </w:rPr>
              <w:t xml:space="preserve">n </w:t>
            </w:r>
            <w:r w:rsidR="00D45707" w:rsidRPr="006518C9">
              <w:rPr>
                <w:lang w:val="en-US"/>
              </w:rPr>
              <w:t>&lt;</w:t>
            </w:r>
            <w:proofErr w:type="spellStart"/>
            <w:r w:rsidR="00D45707" w:rsidRPr="006518C9">
              <w:rPr>
                <w:lang w:val="en-US"/>
              </w:rPr>
              <w:t>SpectrumIdentificationList</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SpectrumIdentificationProtocol</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w:t>
            </w:r>
            <w:proofErr w:type="spellEnd"/>
            <w:r w:rsidR="00D45707" w:rsidRPr="006518C9">
              <w:rPr>
                <w:lang w:val="en-US"/>
              </w:rPr>
              <w:t>&gt;s, 1 &lt;</w:t>
            </w:r>
            <w:proofErr w:type="spellStart"/>
            <w:r w:rsidR="00D45707" w:rsidRPr="006518C9">
              <w:rPr>
                <w:lang w:val="en-US"/>
              </w:rPr>
              <w:t>ProteinDetection</w:t>
            </w:r>
            <w:proofErr w:type="spellEnd"/>
            <w:r w:rsidR="00D45707" w:rsidRPr="006518C9">
              <w:rPr>
                <w:lang w:val="en-US"/>
              </w:rPr>
              <w:t>&gt;, 1 &lt;</w:t>
            </w:r>
            <w:proofErr w:type="spellStart"/>
            <w:r w:rsidR="00D45707" w:rsidRPr="006518C9">
              <w:rPr>
                <w:lang w:val="en-US"/>
              </w:rPr>
              <w:t>ProteinDetectionList</w:t>
            </w:r>
            <w:proofErr w:type="spellEnd"/>
            <w:r w:rsidR="00D45707" w:rsidRPr="006518C9">
              <w:rPr>
                <w:lang w:val="en-US"/>
              </w:rPr>
              <w:t>&gt;.</w:t>
            </w:r>
          </w:p>
          <w:p w14:paraId="115A183E" w14:textId="77777777" w:rsidR="00596B1E" w:rsidRPr="006518C9" w:rsidRDefault="00596B1E" w:rsidP="00206C3D">
            <w:pPr>
              <w:rPr>
                <w:lang w:val="en-US"/>
              </w:rPr>
            </w:pPr>
          </w:p>
          <w:p w14:paraId="4860AFDB" w14:textId="77777777" w:rsidR="00596B1E" w:rsidRPr="006518C9" w:rsidRDefault="00596B1E" w:rsidP="00596B1E">
            <w:pPr>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40FDE87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9387D8" w14:textId="77777777" w:rsidR="00D45707" w:rsidRPr="006518C9" w:rsidRDefault="009D37D5" w:rsidP="009146F3">
            <w:pPr>
              <w:rPr>
                <w:bCs/>
                <w:lang w:val="en-US"/>
              </w:rPr>
            </w:pPr>
            <w:r w:rsidRPr="006518C9">
              <w:rPr>
                <w:b/>
                <w:bCs/>
                <w:lang w:val="en-US"/>
              </w:rPr>
              <w:t>Scenario 3.</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1CF18F9"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1703B7B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7CB04AD" w14:textId="77777777" w:rsidR="00876C8C" w:rsidRPr="006518C9" w:rsidRDefault="00876C8C" w:rsidP="009146F3">
            <w:pPr>
              <w:rPr>
                <w:bCs/>
                <w:lang w:val="en-US"/>
              </w:rPr>
            </w:pPr>
            <w:r w:rsidRPr="006518C9">
              <w:rPr>
                <w:b/>
                <w:bCs/>
                <w:lang w:val="en-US"/>
              </w:rPr>
              <w:t>Scenario 4.</w:t>
            </w:r>
            <w:r w:rsidRPr="006518C9">
              <w:rPr>
                <w:bCs/>
                <w:lang w:val="en-US"/>
              </w:rPr>
              <w:t xml:space="preserve"> </w:t>
            </w:r>
            <w:proofErr w:type="spellStart"/>
            <w:r w:rsidRPr="006518C9">
              <w:rPr>
                <w:bCs/>
                <w:lang w:val="en-US"/>
              </w:rPr>
              <w:t>i</w:t>
            </w:r>
            <w:proofErr w:type="spellEnd"/>
            <w:r w:rsidRPr="006518C9">
              <w:rPr>
                <w:bCs/>
                <w:lang w:val="en-US"/>
              </w:rPr>
              <w:t xml:space="preserve">)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w:t>
            </w:r>
            <w:proofErr w:type="spellStart"/>
            <w:r w:rsidRPr="006518C9">
              <w:rPr>
                <w:bCs/>
                <w:lang w:val="en-US"/>
              </w:rPr>
              <w:t>parallelisation</w:t>
            </w:r>
            <w:proofErr w:type="spellEnd"/>
            <w:r w:rsidRPr="006518C9">
              <w:rPr>
                <w:bCs/>
                <w:lang w:val="en-US"/>
              </w:rPr>
              <w:t xml:space="preserve"> on a cluster), producing </w:t>
            </w:r>
            <w:r w:rsidRPr="006518C9">
              <w:rPr>
                <w:bCs/>
                <w:i/>
                <w:lang w:val="en-US"/>
              </w:rPr>
              <w:t>n</w:t>
            </w:r>
            <w:r w:rsidRPr="006518C9">
              <w:rPr>
                <w:bCs/>
                <w:lang w:val="en-US"/>
              </w:rPr>
              <w:t xml:space="preserve"> lists of PSMs iii) post-processing software re-combines results into one </w:t>
            </w:r>
            <w:proofErr w:type="spellStart"/>
            <w:r w:rsidRPr="006518C9">
              <w:rPr>
                <w:bCs/>
                <w:lang w:val="en-US"/>
              </w:rPr>
              <w:t>mzIdentML</w:t>
            </w:r>
            <w:proofErr w:type="spellEnd"/>
            <w:r w:rsidRPr="006518C9">
              <w:rPr>
                <w:bCs/>
                <w:lang w:val="en-US"/>
              </w:rPr>
              <w:t xml:space="preserve">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27F4194" w14:textId="77777777" w:rsidR="00876C8C" w:rsidRPr="006518C9" w:rsidRDefault="0000336C" w:rsidP="00AF1566">
            <w:pPr>
              <w:rPr>
                <w:i/>
                <w:lang w:val="en-US"/>
              </w:rPr>
            </w:pPr>
            <w:r>
              <w:rPr>
                <w:lang w:val="en-US"/>
              </w:rPr>
              <w:t xml:space="preserve">One single </w:t>
            </w:r>
            <w:proofErr w:type="spellStart"/>
            <w:r>
              <w:rPr>
                <w:lang w:val="en-US"/>
              </w:rPr>
              <w:t>mzIdentML</w:t>
            </w:r>
            <w:proofErr w:type="spellEnd"/>
            <w:r>
              <w:rPr>
                <w:lang w:val="en-US"/>
              </w:rPr>
              <w:t xml:space="preserve">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w:t>
            </w:r>
            <w:proofErr w:type="spellStart"/>
            <w:r w:rsidR="00DB6045" w:rsidRPr="006518C9">
              <w:rPr>
                <w:lang w:val="en-US"/>
              </w:rPr>
              <w:t>SpectrumIdentificationList</w:t>
            </w:r>
            <w:proofErr w:type="spellEnd"/>
            <w:r w:rsidR="00DB6045" w:rsidRPr="006518C9">
              <w:rPr>
                <w:lang w:val="en-US"/>
              </w:rPr>
              <w:t>&gt;, 1</w:t>
            </w:r>
            <w:r w:rsidR="00DB6045" w:rsidRPr="006518C9">
              <w:rPr>
                <w:i/>
                <w:lang w:val="en-US"/>
              </w:rPr>
              <w:t xml:space="preserve"> </w:t>
            </w:r>
            <w:r w:rsidR="00DB6045" w:rsidRPr="006518C9">
              <w:rPr>
                <w:lang w:val="en-US"/>
              </w:rPr>
              <w:t>&lt;</w:t>
            </w:r>
            <w:proofErr w:type="spellStart"/>
            <w:r w:rsidR="00DB6045" w:rsidRPr="006518C9">
              <w:rPr>
                <w:lang w:val="en-US"/>
              </w:rPr>
              <w:t>SpectrumIdentificationProtocol</w:t>
            </w:r>
            <w:proofErr w:type="spellEnd"/>
            <w:r w:rsidR="00DB6045" w:rsidRPr="006518C9">
              <w:rPr>
                <w:lang w:val="en-US"/>
              </w:rPr>
              <w:t>&gt;, 1 &lt;</w:t>
            </w:r>
            <w:proofErr w:type="spellStart"/>
            <w:r w:rsidR="00DB6045" w:rsidRPr="006518C9">
              <w:rPr>
                <w:lang w:val="en-US"/>
              </w:rPr>
              <w:t>SpectrumIdentification</w:t>
            </w:r>
            <w:proofErr w:type="spellEnd"/>
            <w:r w:rsidR="00DB6045" w:rsidRPr="006518C9">
              <w:rPr>
                <w:lang w:val="en-US"/>
              </w:rPr>
              <w:t xml:space="preserve">&gt; referencing </w:t>
            </w:r>
            <w:r w:rsidR="00DB6045" w:rsidRPr="006518C9">
              <w:rPr>
                <w:i/>
                <w:lang w:val="en-US"/>
              </w:rPr>
              <w:t>n</w:t>
            </w:r>
            <w:r w:rsidR="00DB6045" w:rsidRPr="006518C9">
              <w:rPr>
                <w:lang w:val="en-US"/>
              </w:rPr>
              <w:t xml:space="preserve"> &lt;</w:t>
            </w:r>
            <w:proofErr w:type="spellStart"/>
            <w:r w:rsidR="00DB6045" w:rsidRPr="006518C9">
              <w:rPr>
                <w:lang w:val="en-US"/>
              </w:rPr>
              <w:t>InputSpectra</w:t>
            </w:r>
            <w:proofErr w:type="spellEnd"/>
            <w:r w:rsidR="00DB6045" w:rsidRPr="006518C9">
              <w:rPr>
                <w:lang w:val="en-US"/>
              </w:rPr>
              <w:t>&gt; sub-elements, 1 &lt;</w:t>
            </w:r>
            <w:proofErr w:type="spellStart"/>
            <w:r w:rsidR="00DB6045" w:rsidRPr="006518C9">
              <w:rPr>
                <w:lang w:val="en-US"/>
              </w:rPr>
              <w:t>ProteinDetection</w:t>
            </w:r>
            <w:proofErr w:type="spellEnd"/>
            <w:r w:rsidR="00DB6045" w:rsidRPr="006518C9">
              <w:rPr>
                <w:lang w:val="en-US"/>
              </w:rPr>
              <w:t>&gt;, 1 &lt;</w:t>
            </w:r>
            <w:proofErr w:type="spellStart"/>
            <w:r w:rsidR="00DB6045" w:rsidRPr="006518C9">
              <w:rPr>
                <w:lang w:val="en-US"/>
              </w:rPr>
              <w:t>ProteinDetectionList</w:t>
            </w:r>
            <w:proofErr w:type="spellEnd"/>
            <w:r w:rsidR="00DB6045" w:rsidRPr="006518C9">
              <w:rPr>
                <w:lang w:val="en-US"/>
              </w:rPr>
              <w:t>&gt;.</w:t>
            </w:r>
          </w:p>
        </w:tc>
      </w:tr>
    </w:tbl>
    <w:p w14:paraId="04AB9F28"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 xml:space="preserve">A description of RECOMMENDED encodings in </w:t>
      </w:r>
      <w:proofErr w:type="spellStart"/>
      <w:r w:rsidRPr="006518C9">
        <w:rPr>
          <w:b w:val="0"/>
          <w:lang w:val="en-US"/>
        </w:rPr>
        <w:t>mzIdentML</w:t>
      </w:r>
      <w:proofErr w:type="spellEnd"/>
      <w:r w:rsidRPr="006518C9">
        <w:rPr>
          <w:b w:val="0"/>
          <w:lang w:val="en-US"/>
        </w:rPr>
        <w:t>, where sample pre-fractionation has taken place.</w:t>
      </w:r>
    </w:p>
    <w:p w14:paraId="4705736F" w14:textId="77777777" w:rsidR="00550D67" w:rsidRDefault="00550D67" w:rsidP="00466496">
      <w:pPr>
        <w:rPr>
          <w:lang w:val="en-US"/>
        </w:rPr>
      </w:pPr>
    </w:p>
    <w:p w14:paraId="372A421D" w14:textId="77777777" w:rsidR="003814F2" w:rsidRPr="006518C9" w:rsidRDefault="003814F2" w:rsidP="00864C46">
      <w:pPr>
        <w:pStyle w:val="Heading3"/>
      </w:pPr>
      <w:bookmarkStart w:id="55" w:name="_Toc476057186"/>
      <w:r>
        <w:lastRenderedPageBreak/>
        <w:t>Encoding replicate samples</w:t>
      </w:r>
      <w:bookmarkEnd w:id="55"/>
    </w:p>
    <w:p w14:paraId="6B3735BD" w14:textId="77777777" w:rsidR="00873DE8" w:rsidRDefault="003814F2" w:rsidP="00466496">
      <w:pPr>
        <w:rPr>
          <w:lang w:val="en-US"/>
        </w:rPr>
      </w:pPr>
      <w:r>
        <w:rPr>
          <w:lang w:val="en-US"/>
        </w:rPr>
        <w:t xml:space="preserve">One </w:t>
      </w:r>
      <w:proofErr w:type="spellStart"/>
      <w:r>
        <w:rPr>
          <w:lang w:val="en-US"/>
        </w:rPr>
        <w:t>mzIdentML</w:t>
      </w:r>
      <w:proofErr w:type="spellEnd"/>
      <w:r>
        <w:rPr>
          <w:lang w:val="en-US"/>
        </w:rPr>
        <w:t xml:space="preserve">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xml:space="preserve">. For encoding replicate samples (biological or technical), separate </w:t>
      </w:r>
      <w:proofErr w:type="spellStart"/>
      <w:r>
        <w:rPr>
          <w:lang w:val="en-US"/>
        </w:rPr>
        <w:t>mzIdentML</w:t>
      </w:r>
      <w:proofErr w:type="spellEnd"/>
      <w:r>
        <w:rPr>
          <w:lang w:val="en-US"/>
        </w:rPr>
        <w:t xml:space="preserve"> files SHOULD be used. A naming convention using suffixes MAY be adopted but the specifications of such are beyond the scope of this document.</w:t>
      </w:r>
    </w:p>
    <w:p w14:paraId="40158062" w14:textId="77777777" w:rsidR="003814F2" w:rsidRDefault="003814F2" w:rsidP="00466496">
      <w:pPr>
        <w:rPr>
          <w:lang w:val="en-US"/>
        </w:rPr>
      </w:pPr>
    </w:p>
    <w:p w14:paraId="13EAF8A9" w14:textId="77777777" w:rsidR="003814F2" w:rsidRPr="006518C9" w:rsidRDefault="003814F2" w:rsidP="00466496">
      <w:pPr>
        <w:rPr>
          <w:lang w:val="en-US"/>
        </w:rPr>
      </w:pPr>
    </w:p>
    <w:p w14:paraId="385222B1" w14:textId="77777777" w:rsidR="00873DE8" w:rsidRPr="006518C9" w:rsidRDefault="00162660" w:rsidP="00071A7F">
      <w:pPr>
        <w:pStyle w:val="Heading3"/>
      </w:pPr>
      <w:bookmarkStart w:id="56" w:name="_Ref409017290"/>
      <w:bookmarkStart w:id="57" w:name="_Toc476057187"/>
      <w:r w:rsidRPr="006518C9">
        <w:t>Peptide-level scores and statistical measures</w:t>
      </w:r>
      <w:bookmarkEnd w:id="56"/>
      <w:bookmarkEnd w:id="57"/>
    </w:p>
    <w:p w14:paraId="4209BC17" w14:textId="77777777"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w:t>
      </w:r>
      <w:proofErr w:type="gramStart"/>
      <w:r w:rsidR="00594E42" w:rsidRPr="006518C9">
        <w:rPr>
          <w:lang w:val="en-US"/>
        </w:rPr>
        <w:t>i.e.</w:t>
      </w:r>
      <w:proofErr w:type="gramEnd"/>
      <w:r w:rsidR="00594E42" w:rsidRPr="006518C9">
        <w:rPr>
          <w:lang w:val="en-US"/>
        </w:rPr>
        <w:t xml:space="preserv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A818564" w14:textId="77777777"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25E7084C"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2B362394"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56FFA1AE"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27EA83E7" w14:textId="77777777" w:rsidR="00724362" w:rsidRPr="006518C9" w:rsidRDefault="00724362" w:rsidP="005E3444">
      <w:pPr>
        <w:ind w:left="720"/>
        <w:jc w:val="both"/>
        <w:rPr>
          <w:lang w:val="en-US"/>
        </w:rPr>
      </w:pPr>
    </w:p>
    <w:p w14:paraId="6AD2F9C6"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3AC51E5C" w14:textId="77777777" w:rsidR="005E3444" w:rsidRPr="006518C9" w:rsidRDefault="005E3444" w:rsidP="005E3444">
      <w:pPr>
        <w:jc w:val="both"/>
        <w:rPr>
          <w:lang w:val="en-US"/>
        </w:rPr>
      </w:pPr>
    </w:p>
    <w:p w14:paraId="372A8BF6" w14:textId="77777777"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w:t>
      </w:r>
      <w:proofErr w:type="spellStart"/>
      <w:r w:rsidR="00990EA0" w:rsidRPr="006518C9">
        <w:rPr>
          <w:lang w:val="en-US"/>
        </w:rPr>
        <w:t>SpectrumIdentificationProtocol</w:t>
      </w:r>
      <w:proofErr w:type="spellEnd"/>
      <w:r w:rsidR="00990EA0" w:rsidRPr="006518C9">
        <w:rPr>
          <w:lang w:val="en-US"/>
        </w:rPr>
        <w:t>&gt;,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w:t>
      </w:r>
      <w:proofErr w:type="spellStart"/>
      <w:r w:rsidR="008C43FE" w:rsidRPr="006518C9">
        <w:rPr>
          <w:lang w:val="en-US"/>
        </w:rPr>
        <w:t>SpectrumIdentificationProtocol</w:t>
      </w:r>
      <w:proofErr w:type="spellEnd"/>
      <w:r w:rsidR="008C43FE" w:rsidRPr="006518C9">
        <w:rPr>
          <w:lang w:val="en-US"/>
        </w:rPr>
        <w:t>&gt;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w:t>
      </w:r>
      <w:proofErr w:type="spellStart"/>
      <w:r w:rsidR="008C43FE" w:rsidRPr="006518C9">
        <w:rPr>
          <w:lang w:val="en-US"/>
        </w:rPr>
        <w:t>mzIdentML</w:t>
      </w:r>
      <w:proofErr w:type="spellEnd"/>
      <w:r w:rsidR="008C43FE" w:rsidRPr="006518C9">
        <w:rPr>
          <w:lang w:val="en-US"/>
        </w:rPr>
        <w:t xml:space="preserve"> 1.2, the element can now be used to demonstrate the threshold applied at the PSM and/or peptide-level, through the use of appropriate CV terms. </w:t>
      </w:r>
    </w:p>
    <w:p w14:paraId="76481C5A" w14:textId="77777777" w:rsidR="008C43FE" w:rsidRPr="006518C9" w:rsidRDefault="008C43FE" w:rsidP="005E3444">
      <w:pPr>
        <w:jc w:val="both"/>
        <w:rPr>
          <w:lang w:val="en-US"/>
        </w:rPr>
      </w:pPr>
    </w:p>
    <w:p w14:paraId="4774AD8B" w14:textId="77777777"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62328948" w14:textId="77777777" w:rsidR="00E42E66" w:rsidRPr="006518C9" w:rsidRDefault="00E42E66" w:rsidP="005E3444">
      <w:pPr>
        <w:jc w:val="both"/>
        <w:rPr>
          <w:lang w:val="en-US"/>
        </w:rPr>
      </w:pPr>
    </w:p>
    <w:p w14:paraId="47C97C8D" w14:textId="77777777" w:rsidR="008C43FE" w:rsidRPr="006518C9" w:rsidRDefault="006D1D80" w:rsidP="005E3444">
      <w:pPr>
        <w:jc w:val="both"/>
        <w:rPr>
          <w:lang w:val="en-US"/>
        </w:rPr>
      </w:pPr>
      <w:r w:rsidRPr="006518C9">
        <w:rPr>
          <w:lang w:val="en-US"/>
        </w:rPr>
        <w:t>T</w:t>
      </w:r>
      <w:r w:rsidR="008C43FE" w:rsidRPr="006518C9">
        <w:rPr>
          <w:lang w:val="en-US"/>
        </w:rPr>
        <w:t xml:space="preserve">he </w:t>
      </w:r>
      <w:proofErr w:type="spellStart"/>
      <w:r w:rsidR="008C43FE" w:rsidRPr="006518C9">
        <w:rPr>
          <w:lang w:val="en-US"/>
        </w:rPr>
        <w:t>mzIdentML</w:t>
      </w:r>
      <w:proofErr w:type="spellEnd"/>
      <w:r w:rsidR="008C43FE" w:rsidRPr="006518C9">
        <w:rPr>
          <w:lang w:val="en-US"/>
        </w:rPr>
        <w:t xml:space="preserve">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proofErr w:type="spellStart"/>
      <w:r w:rsidR="008C43FE" w:rsidRPr="006518C9">
        <w:rPr>
          <w:i/>
          <w:lang w:val="en-US"/>
        </w:rPr>
        <w:t>passThreshold</w:t>
      </w:r>
      <w:proofErr w:type="spellEnd"/>
      <w:r w:rsidR="008C43FE" w:rsidRPr="006518C9">
        <w:rPr>
          <w:lang w:val="en-US"/>
        </w:rPr>
        <w:t xml:space="preserve"> attribute on the &lt;</w:t>
      </w:r>
      <w:proofErr w:type="spellStart"/>
      <w:r w:rsidR="008C43FE" w:rsidRPr="006518C9">
        <w:rPr>
          <w:lang w:val="en-US"/>
        </w:rPr>
        <w:t>SpectrumIdentificationItem</w:t>
      </w:r>
      <w:proofErr w:type="spellEnd"/>
      <w:r w:rsidR="008C43FE" w:rsidRPr="006518C9">
        <w:rPr>
          <w:lang w:val="en-US"/>
        </w:rPr>
        <w:t>&gt;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17BC0E8F" w14:textId="77777777" w:rsidR="006F4DC0" w:rsidRPr="006518C9" w:rsidRDefault="006F4DC0" w:rsidP="00071A7F">
      <w:pPr>
        <w:rPr>
          <w:lang w:val="en-US"/>
        </w:rPr>
      </w:pPr>
    </w:p>
    <w:p w14:paraId="2487358E" w14:textId="77777777" w:rsidR="001B2241" w:rsidRPr="006518C9" w:rsidRDefault="001B2241" w:rsidP="00071A7F">
      <w:pPr>
        <w:rPr>
          <w:lang w:val="en-US"/>
        </w:rPr>
      </w:pPr>
    </w:p>
    <w:p w14:paraId="721E4580" w14:textId="77777777" w:rsidR="004336D8" w:rsidRPr="006518C9" w:rsidRDefault="00AD4E91" w:rsidP="00071A7F">
      <w:pPr>
        <w:keepNext/>
        <w:rPr>
          <w:lang w:val="en-US"/>
        </w:rPr>
      </w:pPr>
      <w:r>
        <w:rPr>
          <w:noProof/>
          <w:lang w:val="de-DE" w:eastAsia="de-DE"/>
        </w:rPr>
        <w:lastRenderedPageBreak/>
        <w:drawing>
          <wp:inline distT="0" distB="0" distL="0" distR="0" wp14:anchorId="70CFB1CB" wp14:editId="6AE49BE0">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0E5D3331" w14:textId="332657C7" w:rsidR="001B2241" w:rsidRPr="006518C9" w:rsidRDefault="004336D8" w:rsidP="00071A7F">
      <w:pPr>
        <w:pStyle w:val="Caption"/>
        <w:rPr>
          <w:lang w:val="en-US"/>
        </w:rPr>
      </w:pPr>
      <w:bookmarkStart w:id="5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423CCE">
        <w:rPr>
          <w:noProof/>
          <w:lang w:val="en-US"/>
        </w:rPr>
        <w:t>1</w:t>
      </w:r>
      <w:r w:rsidR="00251338" w:rsidRPr="006518C9">
        <w:rPr>
          <w:noProof/>
          <w:lang w:val="en-US"/>
        </w:rPr>
        <w:fldChar w:fldCharType="end"/>
      </w:r>
      <w:bookmarkEnd w:id="58"/>
      <w:r w:rsidR="00CE6DC1" w:rsidRPr="006518C9">
        <w:rPr>
          <w:lang w:val="en-US"/>
        </w:rPr>
        <w:t>.</w:t>
      </w:r>
      <w:r w:rsidRPr="006518C9">
        <w:rPr>
          <w:lang w:val="en-US"/>
        </w:rPr>
        <w:t xml:space="preserve"> </w:t>
      </w:r>
      <w:r w:rsidRPr="006518C9">
        <w:rPr>
          <w:b w:val="0"/>
          <w:lang w:val="en-US"/>
        </w:rPr>
        <w:t xml:space="preserve">The mechanism for encoding peptide-level statistics in </w:t>
      </w:r>
      <w:proofErr w:type="spellStart"/>
      <w:r w:rsidRPr="006518C9">
        <w:rPr>
          <w:b w:val="0"/>
          <w:lang w:val="en-US"/>
        </w:rPr>
        <w:t>mzIdentML</w:t>
      </w:r>
      <w:proofErr w:type="spellEnd"/>
      <w:r w:rsidRPr="006518C9">
        <w:rPr>
          <w:b w:val="0"/>
          <w:lang w:val="en-US"/>
        </w:rPr>
        <w:t xml:space="preserve"> 1.2</w:t>
      </w:r>
      <w:r w:rsidR="00B151A4" w:rsidRPr="006518C9">
        <w:rPr>
          <w:b w:val="0"/>
          <w:lang w:val="en-US"/>
        </w:rPr>
        <w:t>.0</w:t>
      </w:r>
      <w:r w:rsidR="00402803" w:rsidRPr="006518C9">
        <w:rPr>
          <w:b w:val="0"/>
          <w:lang w:val="en-US"/>
        </w:rPr>
        <w:t>.</w:t>
      </w:r>
    </w:p>
    <w:p w14:paraId="2881A3A9" w14:textId="77777777" w:rsidR="006F4DC0" w:rsidRPr="006518C9" w:rsidRDefault="006F4DC0" w:rsidP="00071A7F">
      <w:pPr>
        <w:rPr>
          <w:lang w:val="en-US"/>
        </w:rPr>
      </w:pPr>
    </w:p>
    <w:p w14:paraId="10706177" w14:textId="77777777" w:rsidR="00873DE8" w:rsidRPr="006518C9" w:rsidRDefault="00873DE8" w:rsidP="00466496">
      <w:pPr>
        <w:rPr>
          <w:lang w:val="en-US"/>
        </w:rPr>
      </w:pPr>
    </w:p>
    <w:p w14:paraId="4257C841" w14:textId="77777777" w:rsidR="0001161E" w:rsidRPr="006518C9" w:rsidRDefault="0001161E" w:rsidP="00071A7F">
      <w:pPr>
        <w:pStyle w:val="Heading3"/>
      </w:pPr>
      <w:bookmarkStart w:id="59" w:name="_Ref409017297"/>
      <w:bookmarkStart w:id="60" w:name="_Ref449348756"/>
      <w:bookmarkStart w:id="61" w:name="_Toc476057188"/>
      <w:r w:rsidRPr="006518C9">
        <w:t xml:space="preserve">Encoding modification </w:t>
      </w:r>
      <w:proofErr w:type="spellStart"/>
      <w:r w:rsidRPr="006518C9">
        <w:t>localisation</w:t>
      </w:r>
      <w:proofErr w:type="spellEnd"/>
      <w:r w:rsidRPr="006518C9">
        <w:t xml:space="preserve"> scores</w:t>
      </w:r>
      <w:bookmarkEnd w:id="59"/>
      <w:bookmarkEnd w:id="60"/>
      <w:bookmarkEnd w:id="61"/>
    </w:p>
    <w:p w14:paraId="3CAA3E07" w14:textId="77777777" w:rsidR="00C81DB9" w:rsidRPr="006518C9" w:rsidRDefault="00C81DB9" w:rsidP="00071A7F">
      <w:pPr>
        <w:pStyle w:val="nobreak"/>
        <w:rPr>
          <w:lang w:val="en-US" w:eastAsia="en-US"/>
        </w:rPr>
      </w:pPr>
    </w:p>
    <w:p w14:paraId="6A1A7944" w14:textId="77777777" w:rsidR="00C81DB9" w:rsidRPr="006518C9" w:rsidRDefault="00C81DB9" w:rsidP="00322152">
      <w:pPr>
        <w:pStyle w:val="nobreak"/>
        <w:jc w:val="both"/>
        <w:rPr>
          <w:lang w:val="en-US" w:eastAsia="en-US"/>
        </w:rPr>
      </w:pPr>
      <w:r w:rsidRPr="006518C9">
        <w:rPr>
          <w:lang w:val="en-US" w:eastAsia="en-US"/>
        </w:rPr>
        <w:t xml:space="preserve">A new addition to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4AB2708" w14:textId="77777777" w:rsidR="00C81DB9" w:rsidRPr="006518C9" w:rsidRDefault="00C81DB9" w:rsidP="00322152">
      <w:pPr>
        <w:jc w:val="both"/>
        <w:rPr>
          <w:lang w:val="en-US" w:eastAsia="en-US"/>
        </w:rPr>
      </w:pPr>
    </w:p>
    <w:p w14:paraId="05052504"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w:t>
      </w:r>
      <w:proofErr w:type="spellStart"/>
      <w:r w:rsidR="00BE01B7" w:rsidRPr="006518C9">
        <w:rPr>
          <w:lang w:val="en-US" w:eastAsia="en-US"/>
        </w:rPr>
        <w:t>mzIdentML</w:t>
      </w:r>
      <w:proofErr w:type="spellEnd"/>
      <w:r w:rsidR="00BE01B7" w:rsidRPr="006518C9">
        <w:rPr>
          <w:lang w:val="en-US" w:eastAsia="en-US"/>
        </w:rPr>
        <w:t xml:space="preserve"> </w:t>
      </w:r>
      <w:r w:rsidR="00B151A4" w:rsidRPr="006518C9">
        <w:rPr>
          <w:lang w:val="en-US" w:eastAsia="en-US"/>
        </w:rPr>
        <w:t xml:space="preserve">1.2.0 </w:t>
      </w:r>
      <w:r w:rsidRPr="006518C9">
        <w:rPr>
          <w:lang w:val="en-US" w:eastAsia="en-US"/>
        </w:rPr>
        <w:t>by making use of a regular expression attached within a &lt;</w:t>
      </w:r>
      <w:proofErr w:type="spellStart"/>
      <w:r w:rsidR="00080672" w:rsidRPr="006518C9">
        <w:rPr>
          <w:lang w:val="en-US" w:eastAsia="en-US"/>
        </w:rPr>
        <w:t>c</w:t>
      </w:r>
      <w:r w:rsidRPr="006518C9">
        <w:rPr>
          <w:lang w:val="en-US" w:eastAsia="en-US"/>
        </w:rPr>
        <w:t>vParam</w:t>
      </w:r>
      <w:proofErr w:type="spellEnd"/>
      <w:r w:rsidRPr="006518C9">
        <w:rPr>
          <w:lang w:val="en-US" w:eastAsia="en-US"/>
        </w:rPr>
        <w:t>&gt; at the level of &lt;</w:t>
      </w:r>
      <w:proofErr w:type="spellStart"/>
      <w:r w:rsidRPr="006518C9">
        <w:rPr>
          <w:lang w:val="en-US" w:eastAsia="en-US"/>
        </w:rPr>
        <w:t>SpectrumIdentification</w:t>
      </w:r>
      <w:r w:rsidR="000B3DE8" w:rsidRPr="006518C9">
        <w:rPr>
          <w:lang w:val="en-US" w:eastAsia="en-US"/>
        </w:rPr>
        <w:t>Item</w:t>
      </w:r>
      <w:proofErr w:type="spellEnd"/>
      <w:r w:rsidR="000B3DE8" w:rsidRPr="006518C9">
        <w:rPr>
          <w:lang w:val="en-US" w:eastAsia="en-US"/>
        </w:rPr>
        <w:t>&gt;.</w:t>
      </w:r>
      <w:r w:rsidR="00E42E66" w:rsidRPr="006518C9">
        <w:rPr>
          <w:lang w:val="en-US" w:eastAsia="en-US"/>
        </w:rPr>
        <w:t xml:space="preserve"> </w:t>
      </w:r>
      <w:r w:rsidR="00E42E66" w:rsidRPr="006518C9">
        <w:rPr>
          <w:lang w:val="en-US"/>
        </w:rPr>
        <w:t xml:space="preserve">The following additional features to be present in </w:t>
      </w:r>
      <w:proofErr w:type="spellStart"/>
      <w:r w:rsidR="00E42E66" w:rsidRPr="006518C9">
        <w:rPr>
          <w:lang w:val="en-US"/>
        </w:rPr>
        <w:t>mzIdentML</w:t>
      </w:r>
      <w:proofErr w:type="spellEnd"/>
      <w:r w:rsidR="00E42E66" w:rsidRPr="006518C9">
        <w:rPr>
          <w:lang w:val="en-US"/>
        </w:rPr>
        <w:t xml:space="preserve"> </w:t>
      </w:r>
      <w:r w:rsidR="00B151A4" w:rsidRPr="006518C9">
        <w:rPr>
          <w:lang w:val="en-US"/>
        </w:rPr>
        <w:t xml:space="preserve">1.2.0 </w:t>
      </w:r>
      <w:r w:rsidR="00E42E66" w:rsidRPr="006518C9">
        <w:rPr>
          <w:lang w:val="en-US"/>
        </w:rPr>
        <w:t xml:space="preserve">(Figure 2). </w:t>
      </w:r>
    </w:p>
    <w:p w14:paraId="3169CC64" w14:textId="77777777" w:rsidR="00E42E66" w:rsidRPr="006518C9" w:rsidRDefault="00E42E66" w:rsidP="00322152">
      <w:pPr>
        <w:pStyle w:val="nobreak"/>
        <w:jc w:val="both"/>
        <w:rPr>
          <w:lang w:val="en-US"/>
        </w:rPr>
      </w:pPr>
    </w:p>
    <w:p w14:paraId="42D2EC2C" w14:textId="77777777" w:rsidR="00E42E66" w:rsidRPr="006518C9" w:rsidRDefault="00DD507B" w:rsidP="00322152">
      <w:pPr>
        <w:jc w:val="both"/>
        <w:rPr>
          <w:lang w:val="en-US"/>
        </w:rPr>
      </w:pPr>
      <w:r w:rsidRPr="006518C9">
        <w:rPr>
          <w:lang w:val="en-US"/>
        </w:rPr>
        <w:t>To ensure that downstream software is aware that a file contains modification scores, a CV term is added to the &lt;</w:t>
      </w:r>
      <w:proofErr w:type="spellStart"/>
      <w:r w:rsidRPr="006518C9">
        <w:rPr>
          <w:lang w:val="en-US"/>
        </w:rPr>
        <w:t>SpectrumIdenticationProtocol</w:t>
      </w:r>
      <w:proofErr w:type="spellEnd"/>
      <w:r w:rsidRPr="006518C9">
        <w:rPr>
          <w:lang w:val="en-US"/>
        </w:rPr>
        <w:t>&gt;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w:t>
      </w:r>
      <w:proofErr w:type="spellStart"/>
      <w:r w:rsidR="00E42E66" w:rsidRPr="006518C9">
        <w:rPr>
          <w:lang w:val="en-US"/>
        </w:rPr>
        <w:t>mzIdentML</w:t>
      </w:r>
      <w:proofErr w:type="spellEnd"/>
      <w:r w:rsidR="00E42E66" w:rsidRPr="006518C9">
        <w:rPr>
          <w:lang w:val="en-US"/>
        </w:rPr>
        <w:t xml:space="preserve">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30BB37A4" w14:textId="77777777" w:rsidR="00E42E66" w:rsidRPr="006518C9" w:rsidRDefault="00E42E66" w:rsidP="00322152">
      <w:pPr>
        <w:pStyle w:val="nobreak"/>
        <w:jc w:val="both"/>
        <w:rPr>
          <w:lang w:val="en-US"/>
        </w:rPr>
      </w:pPr>
    </w:p>
    <w:p w14:paraId="19525863" w14:textId="77777777"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w:t>
      </w:r>
      <w:proofErr w:type="spellStart"/>
      <w:r w:rsidR="00AD3527" w:rsidRPr="006518C9">
        <w:rPr>
          <w:lang w:val="en-US"/>
        </w:rPr>
        <w:t>SpectrumIdentificationItem</w:t>
      </w:r>
      <w:proofErr w:type="spellEnd"/>
      <w:r w:rsidR="00AD3527" w:rsidRPr="006518C9">
        <w:rPr>
          <w:lang w:val="en-US"/>
        </w:rPr>
        <w:t>&gt; element</w:t>
      </w:r>
      <w:r w:rsidRPr="006518C9">
        <w:rPr>
          <w:lang w:val="en-US"/>
        </w:rPr>
        <w:t xml:space="preserve"> referencing the peptide (</w:t>
      </w:r>
      <w:proofErr w:type="gramStart"/>
      <w:r w:rsidR="00AD3527" w:rsidRPr="006518C9">
        <w:rPr>
          <w:lang w:val="en-US"/>
        </w:rPr>
        <w:t>e.g.</w:t>
      </w:r>
      <w:proofErr w:type="gramEnd"/>
      <w:r w:rsidR="00AD3527" w:rsidRPr="006518C9">
        <w:rPr>
          <w:lang w:val="en-US"/>
        </w:rPr>
        <w:t xml:space="preserve"> </w:t>
      </w:r>
      <w:r w:rsidRPr="006518C9">
        <w:rPr>
          <w:lang w:val="en-US"/>
        </w:rPr>
        <w:t>“</w:t>
      </w:r>
      <w:proofErr w:type="spellStart"/>
      <w:r w:rsidR="00AD3527" w:rsidRPr="006518C9">
        <w:rPr>
          <w:lang w:val="en-US"/>
        </w:rPr>
        <w:t>phosphoRS</w:t>
      </w:r>
      <w:proofErr w:type="spellEnd"/>
      <w:r w:rsidR="00AD3527" w:rsidRPr="006518C9">
        <w:rPr>
          <w:lang w:val="en-US"/>
        </w:rPr>
        <w:t xml:space="preserve">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07157E39" w14:textId="77777777" w:rsidR="00E42E66" w:rsidRPr="006518C9" w:rsidRDefault="00E42E66" w:rsidP="00322152">
      <w:pPr>
        <w:jc w:val="both"/>
        <w:rPr>
          <w:lang w:val="en-US"/>
        </w:rPr>
      </w:pPr>
    </w:p>
    <w:p w14:paraId="5E980348"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="PSI-MS" value="1:0.03:2|</w:t>
      </w:r>
      <w:proofErr w:type="gramStart"/>
      <w:r w:rsidRPr="006518C9">
        <w:rPr>
          <w:rFonts w:ascii="Courier" w:hAnsi="Courier"/>
          <w:bCs/>
          <w:sz w:val="16"/>
          <w:szCs w:val="16"/>
          <w:lang w:val="en-US"/>
        </w:rPr>
        <w:t>3:true</w:t>
      </w:r>
      <w:proofErr w:type="gramEnd"/>
      <w:r w:rsidRPr="006518C9">
        <w:rPr>
          <w:rFonts w:ascii="Courier" w:hAnsi="Courier"/>
          <w:bCs/>
          <w:sz w:val="16"/>
          <w:szCs w:val="16"/>
          <w:lang w:val="en-US"/>
        </w:rPr>
        <w:t xml:space="preserve">" name="modification rescored by false localization rate"/&gt; </w:t>
      </w:r>
      <w:r w:rsidRPr="006518C9">
        <w:rPr>
          <w:rFonts w:ascii="Courier" w:hAnsi="Courier"/>
          <w:bCs/>
          <w:sz w:val="16"/>
          <w:szCs w:val="16"/>
          <w:lang w:val="en-US"/>
        </w:rPr>
        <w:b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="PSI-MS" value="1:0.97:8|9:false" name="modification rescored by false localization rate"/&gt;</w:t>
      </w:r>
    </w:p>
    <w:p w14:paraId="08C2D24D" w14:textId="77777777" w:rsidR="00AD3527" w:rsidRPr="006518C9" w:rsidRDefault="00AD3527" w:rsidP="00322152">
      <w:pPr>
        <w:jc w:val="both"/>
        <w:rPr>
          <w:rFonts w:ascii="Courier" w:hAnsi="Courier"/>
          <w:bCs/>
          <w:sz w:val="16"/>
          <w:szCs w:val="16"/>
          <w:lang w:val="en-US"/>
        </w:rPr>
      </w:pPr>
    </w:p>
    <w:p w14:paraId="350A9217"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71934615" w14:textId="77777777" w:rsidR="00ED6818" w:rsidRPr="006518C9" w:rsidRDefault="00AD4E91" w:rsidP="00ED6818">
      <w:pPr>
        <w:pStyle w:val="nobreak"/>
        <w:rPr>
          <w:lang w:val="en-US"/>
        </w:rPr>
      </w:pPr>
      <w:r>
        <w:rPr>
          <w:noProof/>
          <w:lang w:val="de-DE" w:eastAsia="de-DE"/>
        </w:rPr>
        <w:lastRenderedPageBreak/>
        <w:drawing>
          <wp:inline distT="0" distB="0" distL="0" distR="0" wp14:anchorId="5F3CC633" wp14:editId="398C8D09">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39F489A4" w14:textId="1C6CEE62"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423CCE">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755135B6" w14:textId="77777777" w:rsidR="0001161E" w:rsidRPr="006518C9" w:rsidRDefault="0001161E" w:rsidP="00466496">
      <w:pPr>
        <w:rPr>
          <w:lang w:val="en-US"/>
        </w:rPr>
      </w:pPr>
    </w:p>
    <w:p w14:paraId="47867EDA" w14:textId="77777777" w:rsidR="00A84328" w:rsidRPr="006518C9" w:rsidRDefault="007A0315" w:rsidP="00071A7F">
      <w:pPr>
        <w:pStyle w:val="Heading3"/>
      </w:pPr>
      <w:bookmarkStart w:id="62" w:name="_Ref409017331"/>
      <w:bookmarkStart w:id="63" w:name="_Toc476057189"/>
      <w:r w:rsidRPr="006518C9">
        <w:t>Encoding results of cross</w:t>
      </w:r>
      <w:r w:rsidR="0025798A" w:rsidRPr="006518C9">
        <w:t>-</w:t>
      </w:r>
      <w:r w:rsidRPr="006518C9">
        <w:t>linking searches</w:t>
      </w:r>
      <w:bookmarkEnd w:id="62"/>
      <w:bookmarkEnd w:id="63"/>
    </w:p>
    <w:p w14:paraId="0DBD553A" w14:textId="77777777" w:rsidR="00DD507B" w:rsidRPr="006518C9" w:rsidRDefault="009813A2" w:rsidP="00DA66B3">
      <w:pPr>
        <w:pStyle w:val="nobreak"/>
        <w:jc w:val="both"/>
        <w:rPr>
          <w:lang w:val="en-US"/>
        </w:rPr>
      </w:pPr>
      <w:r w:rsidRPr="006518C9">
        <w:rPr>
          <w:lang w:val="en-US" w:eastAsia="en-US"/>
        </w:rPr>
        <w:t xml:space="preserve">A new mechanism has been added in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w:t>
      </w:r>
      <w:proofErr w:type="spellStart"/>
      <w:r w:rsidRPr="006518C9">
        <w:rPr>
          <w:lang w:val="en-US" w:eastAsia="en-US"/>
        </w:rPr>
        <w:t>mzIdentML</w:t>
      </w:r>
      <w:proofErr w:type="spellEnd"/>
      <w:r w:rsidRPr="006518C9">
        <w:rPr>
          <w:lang w:val="en-US" w:eastAsia="en-US"/>
        </w:rPr>
        <w:t>,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 xml:space="preserve">To fulfil these requirements in </w:t>
      </w:r>
      <w:proofErr w:type="spellStart"/>
      <w:r w:rsidR="00DD5C31" w:rsidRPr="006518C9">
        <w:rPr>
          <w:lang w:val="en-US"/>
        </w:rPr>
        <w:t>mzIdentML</w:t>
      </w:r>
      <w:proofErr w:type="spellEnd"/>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337B585B" w14:textId="77777777" w:rsidR="00DD507B" w:rsidRPr="006518C9" w:rsidRDefault="00DD507B" w:rsidP="00071A7F">
      <w:pPr>
        <w:pStyle w:val="nobreak"/>
        <w:rPr>
          <w:lang w:val="en-US"/>
        </w:rPr>
      </w:pPr>
    </w:p>
    <w:p w14:paraId="1DF95D13" w14:textId="77777777" w:rsidR="0003720A" w:rsidRPr="006518C9" w:rsidRDefault="0003720A" w:rsidP="00071A7F">
      <w:pPr>
        <w:pStyle w:val="nobreak"/>
        <w:rPr>
          <w:b/>
          <w:i/>
          <w:lang w:val="en-US"/>
        </w:rPr>
      </w:pPr>
      <w:r w:rsidRPr="006518C9">
        <w:rPr>
          <w:b/>
          <w:i/>
          <w:lang w:val="en-US"/>
        </w:rPr>
        <w:t>Encoding a cross-linked peptide pair identification</w:t>
      </w:r>
    </w:p>
    <w:p w14:paraId="0274565B" w14:textId="77777777"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w:t>
      </w:r>
      <w:proofErr w:type="spellStart"/>
      <w:r w:rsidR="00DD5C31" w:rsidRPr="006518C9">
        <w:rPr>
          <w:lang w:val="en-US"/>
        </w:rPr>
        <w:t>SpectrumIdentificationProtocol</w:t>
      </w:r>
      <w:proofErr w:type="spellEnd"/>
      <w:r w:rsidR="00DD5C31" w:rsidRPr="006518C9">
        <w:rPr>
          <w:lang w:val="en-US"/>
        </w:rPr>
        <w:t>&gt;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proofErr w:type="spellStart"/>
      <w:r w:rsidR="00DD5C31" w:rsidRPr="006518C9">
        <w:rPr>
          <w:i/>
          <w:lang w:val="en-US"/>
        </w:rPr>
        <w:t>monoisotopicMassDelta</w:t>
      </w:r>
      <w:proofErr w:type="spellEnd"/>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44219A3B" w14:textId="77777777" w:rsidR="004E1EA7" w:rsidRPr="006518C9" w:rsidRDefault="004E1EA7" w:rsidP="00071A7F">
      <w:pPr>
        <w:pStyle w:val="nobreak"/>
        <w:rPr>
          <w:lang w:val="en-US"/>
        </w:rPr>
      </w:pPr>
    </w:p>
    <w:p w14:paraId="5826939D" w14:textId="7777777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w:t>
      </w:r>
      <w:proofErr w:type="spellStart"/>
      <w:r w:rsidR="00DD5C31" w:rsidRPr="006518C9">
        <w:rPr>
          <w:lang w:val="en-US"/>
        </w:rPr>
        <w:t>SpectrumIdentificationResult</w:t>
      </w:r>
      <w:proofErr w:type="spellEnd"/>
      <w:r w:rsidR="00DD5C31" w:rsidRPr="006518C9">
        <w:rPr>
          <w:lang w:val="en-US"/>
        </w:rPr>
        <w: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w:t>
      </w:r>
      <w:proofErr w:type="spellStart"/>
      <w:r w:rsidR="00DD5C31" w:rsidRPr="006518C9">
        <w:rPr>
          <w:lang w:val="en-US"/>
        </w:rPr>
        <w:t>SpectrumIdentificationItem</w:t>
      </w:r>
      <w:proofErr w:type="spellEnd"/>
      <w:r w:rsidR="00DD5C31" w:rsidRPr="006518C9">
        <w:rPr>
          <w:lang w:val="en-US"/>
        </w:rPr>
        <w:t xml:space="preserve">&gt;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w:t>
      </w:r>
      <w:proofErr w:type="spellStart"/>
      <w:r w:rsidR="00AE6598" w:rsidRPr="006518C9">
        <w:rPr>
          <w:lang w:val="en-US"/>
        </w:rPr>
        <w:t>SpectrumIdentificationItem</w:t>
      </w:r>
      <w:proofErr w:type="spellEnd"/>
      <w:r w:rsidR="00AE6598" w:rsidRPr="006518C9">
        <w:rPr>
          <w:lang w:val="en-US"/>
        </w:rPr>
        <w:t xml:space="preserve">&gt; MUST also share the same value for the rank attribute. </w:t>
      </w:r>
    </w:p>
    <w:p w14:paraId="5AF9D822" w14:textId="77777777" w:rsidR="00AE6598" w:rsidRPr="006518C9" w:rsidRDefault="00AE6598" w:rsidP="00071A7F">
      <w:pPr>
        <w:pStyle w:val="nobreak"/>
        <w:rPr>
          <w:lang w:val="en-US"/>
        </w:rPr>
      </w:pPr>
    </w:p>
    <w:p w14:paraId="3DE571FC" w14:textId="77777777"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linked pair, both &lt;</w:t>
      </w:r>
      <w:proofErr w:type="spellStart"/>
      <w:r w:rsidRPr="006518C9">
        <w:rPr>
          <w:lang w:val="en-US"/>
        </w:rPr>
        <w:t>SpectrumIdentificationItem</w:t>
      </w:r>
      <w:proofErr w:type="spellEnd"/>
      <w:r w:rsidRPr="006518C9">
        <w:rPr>
          <w:lang w:val="en-US"/>
        </w:rPr>
        <w:t xml:space="preserve">&gt;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26529E06" w14:textId="77777777" w:rsidR="00302E1A" w:rsidRPr="006518C9" w:rsidRDefault="00302E1A" w:rsidP="00B151A4">
      <w:pPr>
        <w:jc w:val="both"/>
        <w:rPr>
          <w:lang w:val="en-US" w:eastAsia="en-US"/>
        </w:rPr>
      </w:pPr>
    </w:p>
    <w:p w14:paraId="4A851EFA"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w:t>
      </w:r>
      <w:proofErr w:type="spellStart"/>
      <w:r w:rsidRPr="006518C9">
        <w:rPr>
          <w:i/>
          <w:lang w:val="en-US" w:eastAsia="en-US"/>
        </w:rPr>
        <w:t>SpectrumIdentificationItem</w:t>
      </w:r>
      <w:proofErr w:type="spellEnd"/>
      <w:r w:rsidRPr="006518C9">
        <w:rPr>
          <w:i/>
          <w:lang w:val="en-US" w:eastAsia="en-US"/>
        </w:rPr>
        <w:t>&gt;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w:t>
      </w:r>
      <w:proofErr w:type="spellStart"/>
      <w:r w:rsidRPr="006518C9">
        <w:rPr>
          <w:lang w:val="en-US" w:eastAsia="en-US"/>
        </w:rPr>
        <w:t>experimentalMassToCharge</w:t>
      </w:r>
      <w:proofErr w:type="spellEnd"/>
      <w:r w:rsidRPr="006518C9">
        <w:rPr>
          <w:lang w:val="en-US" w:eastAsia="en-US"/>
        </w:rPr>
        <w:t xml:space="preserve"> (</w:t>
      </w:r>
      <w:proofErr w:type="gramStart"/>
      <w:r w:rsidRPr="006518C9">
        <w:rPr>
          <w:lang w:val="en-US" w:eastAsia="en-US"/>
        </w:rPr>
        <w:t>i.e</w:t>
      </w:r>
      <w:r w:rsidR="0079619C" w:rsidRPr="006518C9">
        <w:rPr>
          <w:lang w:val="en-US" w:eastAsia="en-US"/>
        </w:rPr>
        <w:t>.</w:t>
      </w:r>
      <w:proofErr w:type="gramEnd"/>
      <w:r w:rsidR="0079619C" w:rsidRPr="006518C9">
        <w:rPr>
          <w:lang w:val="en-US" w:eastAsia="en-US"/>
        </w:rPr>
        <w:t xml:space="preserve"> the measured precursor mass</w:t>
      </w:r>
      <w:r w:rsidR="001B3FEE" w:rsidRPr="006518C9">
        <w:rPr>
          <w:lang w:val="en-US" w:eastAsia="en-US"/>
        </w:rPr>
        <w:t xml:space="preserve"> value</w:t>
      </w:r>
      <w:r w:rsidR="0079619C" w:rsidRPr="006518C9">
        <w:rPr>
          <w:lang w:val="en-US" w:eastAsia="en-US"/>
        </w:rPr>
        <w:t xml:space="preserve">) and for </w:t>
      </w:r>
      <w:proofErr w:type="spellStart"/>
      <w:r w:rsidR="0079619C" w:rsidRPr="006518C9">
        <w:rPr>
          <w:i/>
          <w:lang w:val="en-US" w:eastAsia="en-US"/>
        </w:rPr>
        <w:t>calculatedMassToCharge</w:t>
      </w:r>
      <w:proofErr w:type="spellEnd"/>
      <w:r w:rsidR="0079619C" w:rsidRPr="006518C9">
        <w:rPr>
          <w:lang w:val="en-US" w:eastAsia="en-US"/>
        </w:rPr>
        <w:t xml:space="preserve"> representing the theoretical mass of the pair of peptides plus the cross-link. </w:t>
      </w:r>
    </w:p>
    <w:p w14:paraId="70022BA4" w14:textId="77777777" w:rsidR="0079619C" w:rsidRPr="006518C9" w:rsidRDefault="0079619C" w:rsidP="00B151A4">
      <w:pPr>
        <w:jc w:val="both"/>
        <w:rPr>
          <w:lang w:val="en-US" w:eastAsia="en-US"/>
        </w:rPr>
      </w:pPr>
    </w:p>
    <w:p w14:paraId="1E513614" w14:textId="77777777" w:rsidR="00302E1A" w:rsidRPr="006518C9" w:rsidRDefault="00302E1A" w:rsidP="00B151A4">
      <w:pPr>
        <w:jc w:val="both"/>
        <w:rPr>
          <w:lang w:val="en-US" w:eastAsia="en-US"/>
        </w:rPr>
      </w:pPr>
    </w:p>
    <w:p w14:paraId="2C946EB7"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556826F7"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 xml:space="preserve">to arrive at a confident identification, the mechanism for peptide-level scoring SHOULD be used. However, there are some search approaches that intrinsically take into account multiple spectra to arrive at the identification: </w:t>
      </w:r>
      <w:proofErr w:type="spellStart"/>
      <w:r w:rsidR="008A6B4B" w:rsidRPr="006518C9">
        <w:rPr>
          <w:lang w:val="en-US"/>
        </w:rPr>
        <w:t>i</w:t>
      </w:r>
      <w:proofErr w:type="spellEnd"/>
      <w:r w:rsidR="008A6B4B" w:rsidRPr="006518C9">
        <w:rPr>
          <w:lang w:val="en-US"/>
        </w:rPr>
        <w:t xml:space="preserve">) where “light” and “heavy” isotopes of the cross-linker are used as a pair, combined together and searched once; ii) different fragmentation modes applied to the same precursor </w:t>
      </w:r>
      <w:proofErr w:type="gramStart"/>
      <w:r w:rsidR="008A6B4B" w:rsidRPr="006518C9">
        <w:rPr>
          <w:lang w:val="en-US"/>
        </w:rPr>
        <w:t>e.g.</w:t>
      </w:r>
      <w:proofErr w:type="gramEnd"/>
      <w:r w:rsidR="008A6B4B" w:rsidRPr="006518C9">
        <w:rPr>
          <w:lang w:val="en-US"/>
        </w:rPr>
        <w:t xml:space="preserve">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w:t>
      </w:r>
      <w:proofErr w:type="spellStart"/>
      <w:r w:rsidR="008A6B4B" w:rsidRPr="006518C9">
        <w:rPr>
          <w:lang w:val="en-US"/>
        </w:rPr>
        <w:t>SpectraData</w:t>
      </w:r>
      <w:proofErr w:type="spellEnd"/>
      <w:r w:rsidR="008A6B4B" w:rsidRPr="006518C9">
        <w:rPr>
          <w:lang w:val="en-US"/>
        </w:rPr>
        <w:t>&gt;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proofErr w:type="spellStart"/>
      <w:r w:rsidR="008A6B4B" w:rsidRPr="006518C9">
        <w:rPr>
          <w:i/>
          <w:lang w:val="en-US"/>
        </w:rPr>
        <w:t>spectrumID</w:t>
      </w:r>
      <w:proofErr w:type="spellEnd"/>
      <w:r w:rsidR="008A6B4B" w:rsidRPr="006518C9">
        <w:rPr>
          <w:lang w:val="en-US"/>
        </w:rPr>
        <w:t xml:space="preserve"> attribute) SHOULD contain </w:t>
      </w:r>
      <w:r w:rsidRPr="006518C9">
        <w:rPr>
          <w:lang w:val="en-US"/>
        </w:rPr>
        <w:t xml:space="preserve">a comma-separated list of identifiers </w:t>
      </w:r>
      <w:proofErr w:type="gramStart"/>
      <w:r w:rsidRPr="006518C9">
        <w:rPr>
          <w:lang w:val="en-US"/>
        </w:rPr>
        <w:t>e.g.</w:t>
      </w:r>
      <w:proofErr w:type="gramEnd"/>
      <w:r w:rsidRPr="006518C9">
        <w:rPr>
          <w:lang w:val="en-US"/>
        </w:rPr>
        <w:t xml:space="preserve"> </w:t>
      </w:r>
      <w:proofErr w:type="spellStart"/>
      <w:r w:rsidR="008A6B4B" w:rsidRPr="006518C9">
        <w:rPr>
          <w:i/>
          <w:lang w:val="en-US"/>
        </w:rPr>
        <w:t>spectrumID</w:t>
      </w:r>
      <w:proofErr w:type="spellEnd"/>
      <w:r w:rsidR="008A6B4B" w:rsidRPr="006518C9">
        <w:rPr>
          <w:i/>
          <w:lang w:val="en-US"/>
        </w:rPr>
        <w:t>=</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For each peptide chain identified from the combined set of spectra (as a grouped identification of one cross-linked pair), there SHOULD be exactly one &lt;</w:t>
      </w:r>
      <w:proofErr w:type="spellStart"/>
      <w:r w:rsidR="00BA0F40" w:rsidRPr="006518C9">
        <w:rPr>
          <w:lang w:val="en-US"/>
        </w:rPr>
        <w:t>SpectrumIdentificationItem</w:t>
      </w:r>
      <w:proofErr w:type="spellEnd"/>
      <w:r w:rsidR="00BA0F40" w:rsidRPr="006518C9">
        <w:rPr>
          <w:lang w:val="en-US"/>
        </w:rPr>
        <w:t xml:space="preserve">&gt; - all sharing the same identifier under “cross-link spectrum identification item”. </w:t>
      </w:r>
    </w:p>
    <w:p w14:paraId="17ABAC52" w14:textId="77777777" w:rsidR="001B3FEE" w:rsidRPr="006518C9" w:rsidRDefault="001B3FEE" w:rsidP="001B3FEE">
      <w:pPr>
        <w:jc w:val="both"/>
        <w:rPr>
          <w:lang w:val="en-US"/>
        </w:rPr>
      </w:pPr>
    </w:p>
    <w:p w14:paraId="2FFE906B" w14:textId="77777777" w:rsidR="00D70137" w:rsidRPr="006518C9" w:rsidRDefault="001B3FEE" w:rsidP="001B3FEE">
      <w:pPr>
        <w:jc w:val="both"/>
        <w:rPr>
          <w:lang w:val="en-US"/>
        </w:rPr>
      </w:pPr>
      <w:r w:rsidRPr="006518C9">
        <w:rPr>
          <w:lang w:val="en-US"/>
        </w:rPr>
        <w:t>In the case of different fragmentation approaches (</w:t>
      </w:r>
      <w:proofErr w:type="gramStart"/>
      <w:r w:rsidRPr="006518C9">
        <w:rPr>
          <w:lang w:val="en-US"/>
        </w:rPr>
        <w:t>e.g.</w:t>
      </w:r>
      <w:proofErr w:type="gramEnd"/>
      <w:r w:rsidRPr="006518C9">
        <w:rPr>
          <w:lang w:val="en-US"/>
        </w:rPr>
        <w:t xml:space="preserve">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w:t>
      </w:r>
      <w:proofErr w:type="spellStart"/>
      <w:r w:rsidRPr="006518C9">
        <w:rPr>
          <w:lang w:val="en-US"/>
        </w:rPr>
        <w:t>SpectrumIdentificationItem</w:t>
      </w:r>
      <w:proofErr w:type="spellEnd"/>
      <w:r w:rsidRPr="006518C9">
        <w:rPr>
          <w:lang w:val="en-US"/>
        </w:rPr>
        <w:t>&gt; elements sharing the same identifier under “cross-link spectrum identification item”. In the case, of “light” and “heavy” cross-linked peptides, there SHOULD be exactly four &lt;</w:t>
      </w:r>
      <w:proofErr w:type="spellStart"/>
      <w:r w:rsidRPr="006518C9">
        <w:rPr>
          <w:lang w:val="en-US"/>
        </w:rPr>
        <w:t>SpectrumIdentificationItem</w:t>
      </w:r>
      <w:proofErr w:type="spellEnd"/>
      <w:r w:rsidRPr="006518C9">
        <w:rPr>
          <w:lang w:val="en-US"/>
        </w:rPr>
        <w:t>&gt; elements, all sharing the same identifier under “cross-link spectrum identification item” (light alpha chain, light beta chain, heavy alpha chain, heavy beta chain).</w:t>
      </w:r>
    </w:p>
    <w:p w14:paraId="53F72F6A" w14:textId="77777777" w:rsidR="001B3FEE" w:rsidRPr="006518C9" w:rsidRDefault="001B3FEE" w:rsidP="001B3FEE">
      <w:pPr>
        <w:jc w:val="both"/>
        <w:rPr>
          <w:lang w:val="en-US"/>
        </w:rPr>
      </w:pPr>
    </w:p>
    <w:p w14:paraId="4CE2C77B" w14:textId="77777777" w:rsidR="001B3FEE" w:rsidRPr="006518C9" w:rsidRDefault="001B3FEE" w:rsidP="001B3FEE">
      <w:pPr>
        <w:jc w:val="both"/>
        <w:rPr>
          <w:lang w:val="en-US"/>
        </w:rPr>
      </w:pPr>
    </w:p>
    <w:p w14:paraId="330B8896" w14:textId="77777777" w:rsidR="008A6B4B" w:rsidRPr="006518C9" w:rsidRDefault="008A6B4B" w:rsidP="008A6B4B">
      <w:pPr>
        <w:rPr>
          <w:lang w:val="en-US"/>
        </w:rPr>
      </w:pPr>
    </w:p>
    <w:p w14:paraId="5C83A03B" w14:textId="77777777" w:rsidR="00D70137" w:rsidRPr="006518C9" w:rsidRDefault="00D70137" w:rsidP="00D70137">
      <w:pPr>
        <w:rPr>
          <w:b/>
          <w:i/>
          <w:lang w:val="en-US" w:eastAsia="en-US"/>
        </w:rPr>
      </w:pPr>
    </w:p>
    <w:p w14:paraId="40A6EB0C" w14:textId="77777777" w:rsidR="004C0029" w:rsidRPr="006518C9" w:rsidRDefault="00AD4E91" w:rsidP="00071A7F">
      <w:pPr>
        <w:keepNext/>
        <w:rPr>
          <w:lang w:val="en-US"/>
        </w:rPr>
      </w:pPr>
      <w:r>
        <w:rPr>
          <w:noProof/>
          <w:lang w:val="de-DE" w:eastAsia="de-DE"/>
        </w:rPr>
        <w:lastRenderedPageBreak/>
        <w:drawing>
          <wp:inline distT="0" distB="0" distL="0" distR="0" wp14:anchorId="600B6B6F" wp14:editId="31256102">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E940F9D" w14:textId="327B59CE" w:rsidR="00A84328" w:rsidRPr="006518C9" w:rsidRDefault="004C0029" w:rsidP="00B151A4">
      <w:pPr>
        <w:pStyle w:val="Caption"/>
        <w:jc w:val="both"/>
        <w:rPr>
          <w:b w:val="0"/>
          <w:lang w:val="en-US"/>
        </w:rPr>
      </w:pPr>
      <w:bookmarkStart w:id="64"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423CCE">
        <w:rPr>
          <w:noProof/>
          <w:lang w:val="en-US"/>
        </w:rPr>
        <w:t>3</w:t>
      </w:r>
      <w:r w:rsidR="00251338" w:rsidRPr="006518C9">
        <w:rPr>
          <w:noProof/>
          <w:lang w:val="en-US"/>
        </w:rPr>
        <w:fldChar w:fldCharType="end"/>
      </w:r>
      <w:bookmarkEnd w:id="64"/>
      <w:r w:rsidR="00CE6DC1" w:rsidRPr="006518C9">
        <w:rPr>
          <w:lang w:val="en-US"/>
        </w:rPr>
        <w:t>.</w:t>
      </w:r>
      <w:r w:rsidRPr="006518C9">
        <w:rPr>
          <w:lang w:val="en-US"/>
        </w:rPr>
        <w:t xml:space="preserve"> </w:t>
      </w:r>
      <w:r w:rsidRPr="006518C9">
        <w:rPr>
          <w:b w:val="0"/>
          <w:lang w:val="en-US"/>
        </w:rPr>
        <w:t xml:space="preserve">The encoding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27D538" w14:textId="77777777" w:rsidR="004C0029" w:rsidRPr="006518C9" w:rsidRDefault="004C0029" w:rsidP="00466496">
      <w:pPr>
        <w:rPr>
          <w:lang w:val="en-US"/>
        </w:rPr>
      </w:pPr>
    </w:p>
    <w:p w14:paraId="202BC7B9" w14:textId="77777777" w:rsidR="007C6533" w:rsidRPr="006518C9" w:rsidRDefault="007C6533" w:rsidP="007C6533">
      <w:pPr>
        <w:rPr>
          <w:b/>
          <w:i/>
          <w:lang w:val="en-US"/>
        </w:rPr>
      </w:pPr>
      <w:r w:rsidRPr="006518C9">
        <w:rPr>
          <w:b/>
          <w:i/>
          <w:lang w:val="en-US"/>
        </w:rPr>
        <w:t>Encoding evidence associated with cross-linked position</w:t>
      </w:r>
    </w:p>
    <w:p w14:paraId="4A99B9C8" w14:textId="77777777" w:rsidR="007C6533" w:rsidRPr="006518C9" w:rsidRDefault="007C6533" w:rsidP="001B3FEE">
      <w:pPr>
        <w:jc w:val="both"/>
        <w:rPr>
          <w:lang w:val="en-US"/>
        </w:rPr>
      </w:pPr>
      <w:r w:rsidRPr="006518C9">
        <w:rPr>
          <w:lang w:val="en-US"/>
        </w:rPr>
        <w:t xml:space="preserve">The encoding for cross-linked peptides MAY be combined with the encoding for modification </w:t>
      </w:r>
      <w:proofErr w:type="spellStart"/>
      <w:r w:rsidRPr="006518C9">
        <w:rPr>
          <w:lang w:val="en-US"/>
        </w:rPr>
        <w:t>localisation</w:t>
      </w:r>
      <w:proofErr w:type="spellEnd"/>
      <w:r w:rsidRPr="006518C9">
        <w:rPr>
          <w:lang w:val="en-US"/>
        </w:rPr>
        <w:t xml:space="preserve">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14:paraId="067902A1" w14:textId="77777777" w:rsidR="001E31F2" w:rsidRPr="006518C9" w:rsidRDefault="001E31F2" w:rsidP="001B3FEE">
      <w:pPr>
        <w:jc w:val="both"/>
        <w:rPr>
          <w:lang w:val="en-US"/>
        </w:rPr>
      </w:pPr>
    </w:p>
    <w:p w14:paraId="6B668D36" w14:textId="77777777" w:rsidR="001E31F2" w:rsidRPr="006518C9" w:rsidRDefault="001E31F2" w:rsidP="001B3FEE">
      <w:pPr>
        <w:jc w:val="both"/>
        <w:rPr>
          <w:b/>
          <w:i/>
          <w:lang w:val="en-US"/>
        </w:rPr>
      </w:pPr>
      <w:r w:rsidRPr="006518C9">
        <w:rPr>
          <w:b/>
          <w:i/>
          <w:lang w:val="en-US"/>
        </w:rPr>
        <w:t>Encoding peptide-level rescoring of cross-linking data</w:t>
      </w:r>
    </w:p>
    <w:p w14:paraId="58444FB2"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4FB23BE6" w14:textId="77777777" w:rsidR="001E31F2" w:rsidRPr="006518C9" w:rsidRDefault="001E31F2" w:rsidP="001B3FEE">
      <w:pPr>
        <w:jc w:val="both"/>
        <w:rPr>
          <w:lang w:val="en-US"/>
        </w:rPr>
      </w:pPr>
    </w:p>
    <w:p w14:paraId="03B0D767" w14:textId="77777777" w:rsidR="001E31F2" w:rsidRPr="006518C9" w:rsidRDefault="001E31F2" w:rsidP="001B3FEE">
      <w:pPr>
        <w:jc w:val="both"/>
        <w:rPr>
          <w:b/>
          <w:i/>
          <w:lang w:val="en-US"/>
        </w:rPr>
      </w:pPr>
      <w:r w:rsidRPr="006518C9">
        <w:rPr>
          <w:b/>
          <w:i/>
          <w:lang w:val="en-US"/>
        </w:rPr>
        <w:t>Encoding protein-level interaction evidence</w:t>
      </w:r>
    </w:p>
    <w:p w14:paraId="32442CA9"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w:t>
      </w:r>
      <w:proofErr w:type="spellStart"/>
      <w:r w:rsidRPr="006518C9">
        <w:rPr>
          <w:lang w:val="en-US"/>
        </w:rPr>
        <w:t>decribed</w:t>
      </w:r>
      <w:proofErr w:type="spellEnd"/>
      <w:r w:rsidRPr="006518C9">
        <w:rPr>
          <w:lang w:val="en-US"/>
        </w:rPr>
        <w:t xml:space="preserve">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proofErr w:type="spellStart"/>
      <w:r w:rsidR="00F55126" w:rsidRPr="006518C9">
        <w:rPr>
          <w:lang w:val="en-US"/>
        </w:rPr>
        <w:t>ProteinDetectionHypothesis</w:t>
      </w:r>
      <w:proofErr w:type="spellEnd"/>
      <w:r w:rsidR="00B94BFE" w:rsidRPr="006518C9">
        <w:rPr>
          <w:lang w:val="en-US"/>
        </w:rPr>
        <w:t>&gt;</w:t>
      </w:r>
      <w:r w:rsidR="00F55126" w:rsidRPr="006518C9">
        <w:rPr>
          <w:lang w:val="en-US"/>
        </w:rPr>
        <w:t xml:space="preserve"> elements</w:t>
      </w:r>
      <w:r w:rsidR="00B94BFE" w:rsidRPr="006518C9">
        <w:rPr>
          <w:lang w:val="en-US"/>
        </w:rPr>
        <w:t xml:space="preserve"> </w:t>
      </w:r>
      <w:proofErr w:type="spellStart"/>
      <w:r w:rsidR="00B94BFE" w:rsidRPr="006518C9">
        <w:rPr>
          <w:lang w:val="en-US"/>
        </w:rPr>
        <w:t>elements</w:t>
      </w:r>
      <w:proofErr w:type="spellEnd"/>
      <w:r w:rsidR="00B94BFE" w:rsidRPr="006518C9">
        <w:rPr>
          <w:lang w:val="en-US"/>
        </w:rPr>
        <w:t xml:space="preserve">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14:paraId="7C72299B" w14:textId="77777777" w:rsidR="00C765EB" w:rsidRPr="006518C9" w:rsidRDefault="00C765EB" w:rsidP="001B3FEE">
      <w:pPr>
        <w:jc w:val="both"/>
        <w:rPr>
          <w:lang w:val="en-US"/>
        </w:rPr>
      </w:pPr>
    </w:p>
    <w:p w14:paraId="42B313D2"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proofErr w:type="spellStart"/>
      <w:r w:rsidR="003D4253" w:rsidRPr="006518C9">
        <w:rPr>
          <w:lang w:val="en-US"/>
        </w:rPr>
        <w:t>P</w:t>
      </w:r>
      <w:r w:rsidR="00C765EB" w:rsidRPr="006518C9">
        <w:rPr>
          <w:lang w:val="en-US"/>
        </w:rPr>
        <w:t>roteinDetectionHypothesis</w:t>
      </w:r>
      <w:proofErr w:type="spellEnd"/>
      <w:r w:rsidR="00C765EB" w:rsidRPr="006518C9">
        <w:rPr>
          <w:lang w:val="en-US"/>
        </w:rPr>
        <w:t>&gt; elements</w:t>
      </w:r>
      <w:r w:rsidR="003D4253" w:rsidRPr="006518C9">
        <w:rPr>
          <w:lang w:val="en-US"/>
        </w:rPr>
        <w:t xml:space="preserve">) in </w:t>
      </w:r>
      <w:r w:rsidR="00C765EB" w:rsidRPr="006518C9">
        <w:rPr>
          <w:lang w:val="en-US"/>
        </w:rPr>
        <w:t>two different &lt;</w:t>
      </w:r>
      <w:proofErr w:type="spellStart"/>
      <w:r w:rsidR="00C765EB" w:rsidRPr="006518C9">
        <w:rPr>
          <w:lang w:val="en-US"/>
        </w:rPr>
        <w:t>ProteinAmbiguityGroup</w:t>
      </w:r>
      <w:proofErr w:type="spellEnd"/>
      <w:r w:rsidR="00C765EB" w:rsidRPr="006518C9">
        <w:rPr>
          <w:lang w:val="en-US"/>
        </w:rPr>
        <w:t>&gt;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B0C4A82" w14:textId="77777777" w:rsidR="00C62AFB" w:rsidRPr="006518C9" w:rsidRDefault="00C62AFB" w:rsidP="001B3FEE">
      <w:pPr>
        <w:jc w:val="both"/>
        <w:rPr>
          <w:lang w:val="en-US"/>
        </w:rPr>
      </w:pPr>
    </w:p>
    <w:p w14:paraId="51935AA8"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w:t>
      </w:r>
      <w:proofErr w:type="gramStart"/>
      <w:r w:rsidR="00A80169" w:rsidRPr="006518C9">
        <w:rPr>
          <w:lang w:val="en-US"/>
        </w:rPr>
        <w:t>e.g.</w:t>
      </w:r>
      <w:proofErr w:type="gramEnd"/>
      <w:r w:rsidR="00A80169" w:rsidRPr="006518C9">
        <w:rPr>
          <w:lang w:val="en-US"/>
        </w:rPr>
        <w:t xml:space="preserve">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14:paraId="1D09BB92" w14:textId="77777777" w:rsidR="004C4F18" w:rsidRPr="006518C9" w:rsidRDefault="004C4F18" w:rsidP="001B3FEE">
      <w:pPr>
        <w:jc w:val="both"/>
        <w:rPr>
          <w:lang w:val="en-US"/>
        </w:rPr>
      </w:pPr>
    </w:p>
    <w:p w14:paraId="196D9008" w14:textId="77777777" w:rsidR="00F83452" w:rsidRPr="006518C9" w:rsidRDefault="004C4F18" w:rsidP="001B3FEE">
      <w:pPr>
        <w:jc w:val="both"/>
        <w:rPr>
          <w:b/>
          <w:lang w:val="en-US"/>
        </w:rPr>
      </w:pPr>
      <w:r w:rsidRPr="006518C9">
        <w:rPr>
          <w:b/>
          <w:lang w:val="en-US"/>
        </w:rPr>
        <w:t>Encoding modifications searched</w:t>
      </w:r>
    </w:p>
    <w:p w14:paraId="1B3B3B08" w14:textId="77777777" w:rsidR="00F83452" w:rsidRPr="006518C9" w:rsidRDefault="00AC51AB" w:rsidP="001B3FEE">
      <w:pPr>
        <w:jc w:val="both"/>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 element encodes, amongst other items, the modifications that were searched for. </w:t>
      </w:r>
      <w:r w:rsidR="00771C60" w:rsidRPr="006518C9">
        <w:rPr>
          <w:lang w:val="en-US"/>
        </w:rPr>
        <w:t xml:space="preserve">When encoding cross-linking modifications, </w:t>
      </w:r>
      <w:r w:rsidR="000317BC" w:rsidRPr="006518C9">
        <w:rPr>
          <w:lang w:val="en-US"/>
        </w:rPr>
        <w:t>it is expected that at least two &lt;</w:t>
      </w:r>
      <w:proofErr w:type="spellStart"/>
      <w:r w:rsidR="000317BC" w:rsidRPr="006518C9">
        <w:rPr>
          <w:lang w:val="en-US"/>
        </w:rPr>
        <w:t>SearchModification</w:t>
      </w:r>
      <w:proofErr w:type="spellEnd"/>
      <w:r w:rsidR="000317BC" w:rsidRPr="006518C9">
        <w:rPr>
          <w:lang w:val="en-US"/>
        </w:rPr>
        <w:t xml:space="preserve">&gt;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4A545741" w14:textId="77777777" w:rsidR="00F83452" w:rsidRPr="006518C9" w:rsidRDefault="00F83452" w:rsidP="001B3FEE">
      <w:pPr>
        <w:jc w:val="both"/>
        <w:rPr>
          <w:b/>
          <w:lang w:val="en-US"/>
        </w:rPr>
      </w:pPr>
    </w:p>
    <w:p w14:paraId="20A43F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="138.06808" residues="S T Y K"&gt;</w:t>
      </w:r>
    </w:p>
    <w:p w14:paraId="58134816"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76C14B9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accession="MS:1002509" name="cross-link donor" value="0"/&gt;</w:t>
      </w:r>
    </w:p>
    <w:p w14:paraId="707D79EE"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8BB81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="0.0" residues="S T Y K"&gt;</w:t>
      </w:r>
    </w:p>
    <w:p w14:paraId="6C5FC2C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30BF2F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accession="MS:1002510" name="cross-link acceptor" value="0"/&gt;</w:t>
      </w:r>
    </w:p>
    <w:p w14:paraId="318A020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67D3D5C"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5DA7B256" w14:textId="77777777" w:rsidR="004C4F18" w:rsidRPr="006518C9" w:rsidRDefault="004C4F18" w:rsidP="001B3FEE">
      <w:pPr>
        <w:jc w:val="both"/>
        <w:rPr>
          <w:b/>
          <w:lang w:val="en-US"/>
        </w:rPr>
      </w:pPr>
    </w:p>
    <w:p w14:paraId="057164C3" w14:textId="77777777" w:rsidR="004B7D23" w:rsidRPr="006518C9" w:rsidRDefault="004B7D23" w:rsidP="00805C85">
      <w:pPr>
        <w:ind w:left="1440"/>
        <w:rPr>
          <w:lang w:val="en-US"/>
        </w:rPr>
      </w:pPr>
    </w:p>
    <w:p w14:paraId="6A33464F" w14:textId="77777777" w:rsidR="00EB0E86" w:rsidRPr="006518C9" w:rsidRDefault="00EB0E86" w:rsidP="00805C85">
      <w:pPr>
        <w:ind w:left="1440"/>
        <w:rPr>
          <w:lang w:val="en-US"/>
        </w:rPr>
      </w:pPr>
    </w:p>
    <w:p w14:paraId="4C1D2AC0" w14:textId="77777777" w:rsidR="002E7437" w:rsidRPr="006518C9" w:rsidRDefault="00AD4E91" w:rsidP="002E7437">
      <w:pPr>
        <w:keepNext/>
        <w:rPr>
          <w:lang w:val="en-US"/>
        </w:rPr>
      </w:pPr>
      <w:r>
        <w:rPr>
          <w:noProof/>
          <w:lang w:val="de-DE" w:eastAsia="de-DE"/>
        </w:rPr>
        <w:lastRenderedPageBreak/>
        <w:drawing>
          <wp:inline distT="0" distB="0" distL="0" distR="0" wp14:anchorId="020761D9" wp14:editId="70416652">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15FDF0BA" w14:textId="7852DBBC" w:rsidR="00085536" w:rsidRPr="006518C9" w:rsidRDefault="002E7437" w:rsidP="00B151A4">
      <w:pPr>
        <w:pStyle w:val="Caption"/>
        <w:jc w:val="both"/>
        <w:rPr>
          <w:lang w:val="en-US"/>
        </w:rPr>
      </w:pPr>
      <w:bookmarkStart w:id="65"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423CCE">
        <w:rPr>
          <w:noProof/>
          <w:lang w:val="en-US"/>
        </w:rPr>
        <w:t>4</w:t>
      </w:r>
      <w:r w:rsidR="00251338" w:rsidRPr="006518C9">
        <w:rPr>
          <w:noProof/>
          <w:lang w:val="en-US"/>
        </w:rPr>
        <w:fldChar w:fldCharType="end"/>
      </w:r>
      <w:bookmarkEnd w:id="65"/>
      <w:r w:rsidR="00C62AFB" w:rsidRPr="006518C9">
        <w:rPr>
          <w:noProof/>
          <w:lang w:val="en-US"/>
        </w:rPr>
        <w:t>.</w:t>
      </w:r>
      <w:r w:rsidRPr="006518C9">
        <w:rPr>
          <w:lang w:val="en-US"/>
        </w:rPr>
        <w:t xml:space="preserve"> </w:t>
      </w:r>
      <w:r w:rsidRPr="006518C9">
        <w:rPr>
          <w:b w:val="0"/>
          <w:lang w:val="en-US"/>
        </w:rPr>
        <w:t xml:space="preserve">Encoding of protein interaction scores or statistics from cross-linking in </w:t>
      </w:r>
      <w:proofErr w:type="spellStart"/>
      <w:r w:rsidRPr="006518C9">
        <w:rPr>
          <w:b w:val="0"/>
          <w:lang w:val="en-US"/>
        </w:rPr>
        <w:t>mzIdentML</w:t>
      </w:r>
      <w:proofErr w:type="spellEnd"/>
      <w:r w:rsidRPr="006518C9">
        <w:rPr>
          <w:b w:val="0"/>
          <w:lang w:val="en-US"/>
        </w:rPr>
        <w:t>.</w:t>
      </w:r>
    </w:p>
    <w:p w14:paraId="4A08D567" w14:textId="77777777" w:rsidR="00085536" w:rsidRPr="006518C9" w:rsidRDefault="00085536" w:rsidP="00466496">
      <w:pPr>
        <w:rPr>
          <w:lang w:val="en-US"/>
        </w:rPr>
      </w:pPr>
    </w:p>
    <w:p w14:paraId="4FEFB559" w14:textId="77777777" w:rsidR="002F05C3" w:rsidRPr="006518C9" w:rsidRDefault="002F05C3" w:rsidP="00466496">
      <w:pPr>
        <w:rPr>
          <w:lang w:val="en-US"/>
        </w:rPr>
      </w:pPr>
    </w:p>
    <w:p w14:paraId="3A0CE482" w14:textId="77777777" w:rsidR="002F05C3" w:rsidRPr="006518C9" w:rsidRDefault="002F05C3" w:rsidP="00466496">
      <w:pPr>
        <w:rPr>
          <w:lang w:val="en-US"/>
        </w:rPr>
      </w:pPr>
    </w:p>
    <w:p w14:paraId="1BA72C84" w14:textId="77777777" w:rsidR="00FB6357" w:rsidRPr="006518C9" w:rsidRDefault="00FB6357" w:rsidP="00071A7F">
      <w:pPr>
        <w:pStyle w:val="Heading3"/>
      </w:pPr>
      <w:bookmarkStart w:id="66" w:name="_Ref450046417"/>
      <w:bookmarkStart w:id="67" w:name="_Toc476057190"/>
      <w:r w:rsidRPr="006518C9">
        <w:t xml:space="preserve">Encoding </w:t>
      </w:r>
      <w:proofErr w:type="spellStart"/>
      <w:r w:rsidR="005E3B0D" w:rsidRPr="006518C9">
        <w:t>proteogenomics</w:t>
      </w:r>
      <w:proofErr w:type="spellEnd"/>
      <w:r w:rsidR="005E3B0D" w:rsidRPr="006518C9">
        <w:t xml:space="preserve"> </w:t>
      </w:r>
      <w:r w:rsidRPr="006518C9">
        <w:t>annotation data</w:t>
      </w:r>
      <w:bookmarkEnd w:id="66"/>
      <w:bookmarkEnd w:id="67"/>
    </w:p>
    <w:p w14:paraId="77637CE5" w14:textId="77777777" w:rsidR="00FB6357" w:rsidRPr="006518C9" w:rsidRDefault="00FB6357" w:rsidP="00466496">
      <w:pPr>
        <w:rPr>
          <w:lang w:val="en-US"/>
        </w:rPr>
      </w:pPr>
    </w:p>
    <w:p w14:paraId="3EBB5F31" w14:textId="77777777" w:rsidR="00E450A0" w:rsidRPr="006518C9" w:rsidRDefault="00E450A0" w:rsidP="001B3FEE">
      <w:pPr>
        <w:jc w:val="both"/>
        <w:rPr>
          <w:lang w:val="en-US"/>
        </w:rPr>
      </w:pPr>
      <w:r w:rsidRPr="006518C9">
        <w:rPr>
          <w:lang w:val="en-US"/>
        </w:rPr>
        <w:t xml:space="preserve">It is now common to use tandem MS data to improve current gene model annotations, in so-called </w:t>
      </w:r>
      <w:proofErr w:type="spellStart"/>
      <w:r w:rsidRPr="006518C9">
        <w:rPr>
          <w:lang w:val="en-US"/>
        </w:rPr>
        <w:t>proteogenomics</w:t>
      </w:r>
      <w:proofErr w:type="spellEnd"/>
      <w:r w:rsidRPr="006518C9">
        <w:rPr>
          <w:lang w:val="en-US"/>
        </w:rPr>
        <w:t xml:space="preserve">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w:t>
      </w:r>
      <w:proofErr w:type="spellStart"/>
      <w:r w:rsidR="00E618DD" w:rsidRPr="006518C9">
        <w:rPr>
          <w:lang w:val="en-US"/>
        </w:rPr>
        <w:t>visualisation</w:t>
      </w:r>
      <w:proofErr w:type="spellEnd"/>
      <w:r w:rsidR="00E618DD" w:rsidRPr="006518C9">
        <w:rPr>
          <w:lang w:val="en-US"/>
        </w:rPr>
        <w:t>,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w:t>
      </w:r>
      <w:proofErr w:type="spellStart"/>
      <w:r w:rsidR="002E781E" w:rsidRPr="006518C9">
        <w:rPr>
          <w:lang w:val="en-US"/>
        </w:rPr>
        <w:t>mzIdentML</w:t>
      </w:r>
      <w:proofErr w:type="spellEnd"/>
      <w:r w:rsidR="002E781E" w:rsidRPr="006518C9">
        <w:rPr>
          <w:lang w:val="en-US"/>
        </w:rPr>
        <w:t xml:space="preserve"> to formats designed for genome </w:t>
      </w:r>
      <w:proofErr w:type="spellStart"/>
      <w:r w:rsidR="002E781E" w:rsidRPr="006518C9">
        <w:rPr>
          <w:lang w:val="en-US"/>
        </w:rPr>
        <w:t>visualisation</w:t>
      </w:r>
      <w:proofErr w:type="spellEnd"/>
      <w:r w:rsidR="002E781E" w:rsidRPr="006518C9">
        <w:rPr>
          <w:lang w:val="en-US"/>
        </w:rPr>
        <w:t xml:space="preserve"> or annotation, in </w:t>
      </w:r>
      <w:proofErr w:type="spellStart"/>
      <w:r w:rsidR="002E781E" w:rsidRPr="006518C9">
        <w:rPr>
          <w:lang w:val="en-US"/>
        </w:rPr>
        <w:t>mzIdentML</w:t>
      </w:r>
      <w:proofErr w:type="spellEnd"/>
      <w:r w:rsidR="002E781E" w:rsidRPr="006518C9">
        <w:rPr>
          <w:lang w:val="en-US"/>
        </w:rPr>
        <w:t xml:space="preserve">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14:paraId="353FBA56" w14:textId="77777777" w:rsidR="00E450A0" w:rsidRPr="006518C9" w:rsidRDefault="00AD4E91" w:rsidP="00E450A0">
      <w:pPr>
        <w:keepNext/>
        <w:rPr>
          <w:lang w:val="en-US"/>
        </w:rPr>
      </w:pPr>
      <w:r>
        <w:rPr>
          <w:noProof/>
          <w:lang w:val="de-DE" w:eastAsia="de-DE"/>
        </w:rPr>
        <w:lastRenderedPageBreak/>
        <w:drawing>
          <wp:inline distT="0" distB="0" distL="0" distR="0" wp14:anchorId="17FF433E" wp14:editId="36C357D9">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68DC3F6B" w14:textId="10EF1E67" w:rsidR="00E450A0" w:rsidRPr="006518C9" w:rsidRDefault="00E450A0" w:rsidP="00E450A0">
      <w:pPr>
        <w:pStyle w:val="Caption"/>
        <w:rPr>
          <w:lang w:val="en-US"/>
        </w:rPr>
      </w:pPr>
      <w:bookmarkStart w:id="68"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423CCE">
        <w:rPr>
          <w:noProof/>
          <w:lang w:val="en-US"/>
        </w:rPr>
        <w:t>5</w:t>
      </w:r>
      <w:r w:rsidR="00251338" w:rsidRPr="006518C9">
        <w:rPr>
          <w:noProof/>
          <w:lang w:val="en-US"/>
        </w:rPr>
        <w:fldChar w:fldCharType="end"/>
      </w:r>
      <w:bookmarkEnd w:id="68"/>
      <w:r w:rsidR="00E5141B" w:rsidRPr="006518C9">
        <w:rPr>
          <w:noProof/>
          <w:lang w:val="en-US"/>
        </w:rPr>
        <w:t>.</w:t>
      </w:r>
      <w:r w:rsidRPr="006518C9">
        <w:rPr>
          <w:lang w:val="en-US"/>
        </w:rPr>
        <w:t xml:space="preserve"> </w:t>
      </w:r>
      <w:r w:rsidRPr="006518C9">
        <w:rPr>
          <w:b w:val="0"/>
          <w:lang w:val="en-US"/>
        </w:rPr>
        <w:t xml:space="preserve">The encoding for chromosomal coordinates in </w:t>
      </w:r>
      <w:proofErr w:type="spellStart"/>
      <w:r w:rsidRPr="006518C9">
        <w:rPr>
          <w:b w:val="0"/>
          <w:lang w:val="en-US"/>
        </w:rPr>
        <w:t>mzIdentML</w:t>
      </w:r>
      <w:proofErr w:type="spellEnd"/>
      <w:r w:rsidRPr="006518C9">
        <w:rPr>
          <w:b w:val="0"/>
          <w:lang w:val="en-US"/>
        </w:rPr>
        <w:t xml:space="preserve"> in support of </w:t>
      </w:r>
      <w:proofErr w:type="spellStart"/>
      <w:r w:rsidRPr="006518C9">
        <w:rPr>
          <w:b w:val="0"/>
          <w:lang w:val="en-US"/>
        </w:rPr>
        <w:t>proteogenomics</w:t>
      </w:r>
      <w:proofErr w:type="spellEnd"/>
      <w:r w:rsidRPr="006518C9">
        <w:rPr>
          <w:b w:val="0"/>
          <w:lang w:val="en-US"/>
        </w:rPr>
        <w:t xml:space="preserve"> approaches.</w:t>
      </w:r>
    </w:p>
    <w:p w14:paraId="6479E554" w14:textId="77777777" w:rsidR="00FB6357" w:rsidRPr="006518C9" w:rsidRDefault="00FB6357" w:rsidP="00466496">
      <w:pPr>
        <w:rPr>
          <w:lang w:val="en-US"/>
        </w:rPr>
      </w:pPr>
    </w:p>
    <w:p w14:paraId="335FB237" w14:textId="77777777" w:rsidR="00FB6357" w:rsidRDefault="00B46C67" w:rsidP="00B46C67">
      <w:pPr>
        <w:pStyle w:val="Heading3"/>
        <w:rPr>
          <w:ins w:id="69" w:author="Joshua Klein" w:date="2020-03-27T15:26:00Z"/>
        </w:rPr>
      </w:pPr>
      <w:ins w:id="70" w:author="Joshua Klein" w:date="2020-03-27T15:25:00Z">
        <w:r>
          <w:t xml:space="preserve">Encoding results of glycopeptide </w:t>
        </w:r>
      </w:ins>
      <w:ins w:id="71" w:author="Joshua Klein" w:date="2020-03-27T15:26:00Z">
        <w:r>
          <w:t>searches</w:t>
        </w:r>
      </w:ins>
    </w:p>
    <w:p w14:paraId="7944B4A1" w14:textId="77777777" w:rsidR="0053683A" w:rsidRDefault="00B46C67" w:rsidP="0053683A">
      <w:pPr>
        <w:pStyle w:val="nobreak"/>
        <w:rPr>
          <w:ins w:id="72" w:author="Joshua Klein" w:date="2020-03-27T15:53:00Z"/>
          <w:lang w:val="en-US" w:eastAsia="en-US"/>
        </w:rPr>
      </w:pPr>
      <w:ins w:id="73" w:author="Joshua Klein" w:date="2020-03-27T15:26:00Z">
        <w:r>
          <w:rPr>
            <w:lang w:val="en-US" w:eastAsia="en-US"/>
          </w:rPr>
          <w:t xml:space="preserve">In </w:t>
        </w:r>
      </w:ins>
      <w:ins w:id="74" w:author="Joshua Klein" w:date="2020-03-27T15:34:00Z">
        <w:r w:rsidR="002742E3">
          <w:rPr>
            <w:lang w:val="en-US" w:eastAsia="en-US"/>
          </w:rPr>
          <w:t>version 1.2.1, a mechanism</w:t>
        </w:r>
      </w:ins>
      <w:ins w:id="75" w:author="Joshua Klein" w:date="2020-03-27T15:35:00Z">
        <w:r w:rsidR="002742E3">
          <w:rPr>
            <w:lang w:val="en-US" w:eastAsia="en-US"/>
          </w:rPr>
          <w:t xml:space="preserve"> for encoding identification of glycopeptides was added. </w:t>
        </w:r>
      </w:ins>
      <w:ins w:id="76" w:author="Joshua Klein" w:date="2020-03-27T15:40:00Z">
        <w:r w:rsidR="002742E3">
          <w:rPr>
            <w:lang w:val="en-US" w:eastAsia="en-US"/>
          </w:rPr>
          <w:t>Because g</w:t>
        </w:r>
      </w:ins>
      <w:ins w:id="77" w:author="Joshua Klein" w:date="2020-03-27T15:43:00Z">
        <w:r w:rsidR="002742E3">
          <w:rPr>
            <w:lang w:val="en-US" w:eastAsia="en-US"/>
          </w:rPr>
          <w:t xml:space="preserve">lycopeptide identification involves </w:t>
        </w:r>
      </w:ins>
      <w:ins w:id="78" w:author="Joshua Klein" w:date="2020-03-27T15:46:00Z">
        <w:r w:rsidR="0053683A">
          <w:rPr>
            <w:lang w:val="en-US" w:eastAsia="en-US"/>
          </w:rPr>
          <w:t>identifying a peptide along with one or more glycans and where they are attached to the peptide</w:t>
        </w:r>
      </w:ins>
      <w:ins w:id="79" w:author="Joshua Klein" w:date="2020-03-27T15:47:00Z">
        <w:r w:rsidR="0053683A">
          <w:rPr>
            <w:lang w:val="en-US" w:eastAsia="en-US"/>
          </w:rPr>
          <w:t xml:space="preserve">, additional information must be encoded to accurately describe what was searched for and </w:t>
        </w:r>
        <w:commentRangeStart w:id="80"/>
        <w:r w:rsidR="0053683A">
          <w:rPr>
            <w:lang w:val="en-US" w:eastAsia="en-US"/>
          </w:rPr>
          <w:t>what was identified</w:t>
        </w:r>
      </w:ins>
      <w:commentRangeEnd w:id="80"/>
      <w:ins w:id="81" w:author="Joshua Klein" w:date="2020-03-27T15:48:00Z">
        <w:r w:rsidR="0053683A">
          <w:rPr>
            <w:rStyle w:val="CommentReference"/>
            <w:lang w:val="x-none" w:eastAsia="x-none"/>
          </w:rPr>
          <w:commentReference w:id="80"/>
        </w:r>
        <w:r w:rsidR="0053683A">
          <w:rPr>
            <w:lang w:val="en-US" w:eastAsia="en-US"/>
          </w:rPr>
          <w:t xml:space="preserve">. </w:t>
        </w:r>
      </w:ins>
      <w:ins w:id="82" w:author="Joshua Klein" w:date="2020-03-27T15:49:00Z">
        <w:r w:rsidR="0053683A">
          <w:rPr>
            <w:lang w:val="en-US" w:eastAsia="en-US"/>
          </w:rPr>
          <w:t>Additionally,</w:t>
        </w:r>
      </w:ins>
      <w:ins w:id="83" w:author="Joshua Klein" w:date="2020-03-27T15:50:00Z">
        <w:r w:rsidR="0053683A">
          <w:rPr>
            <w:lang w:val="en-US" w:eastAsia="en-US"/>
          </w:rPr>
          <w:t xml:space="preserve"> because experimental methods for glycopeptide identification are diverse, </w:t>
        </w:r>
      </w:ins>
      <w:ins w:id="84" w:author="Joshua Klein" w:date="2020-03-27T15:51:00Z">
        <w:r w:rsidR="0053683A">
          <w:rPr>
            <w:lang w:val="en-US" w:eastAsia="en-US"/>
          </w:rPr>
          <w:t xml:space="preserve">what kinds of </w:t>
        </w:r>
        <w:r w:rsidR="0053683A">
          <w:rPr>
            <w:lang w:val="en-US" w:eastAsia="en-US"/>
          </w:rPr>
          <w:lastRenderedPageBreak/>
          <w:t xml:space="preserve">expectations the identification software was told to make </w:t>
        </w:r>
      </w:ins>
      <w:ins w:id="85" w:author="Joshua Klein" w:date="2020-03-27T15:52:00Z">
        <w:r w:rsidR="0053683A">
          <w:rPr>
            <w:lang w:val="en-US" w:eastAsia="en-US"/>
          </w:rPr>
          <w:t>must also be recorded. To address these needs</w:t>
        </w:r>
      </w:ins>
      <w:ins w:id="86" w:author="Joshua Klein" w:date="2020-03-27T15:53:00Z">
        <w:r w:rsidR="0053683A">
          <w:rPr>
            <w:lang w:val="en-US" w:eastAsia="en-US"/>
          </w:rPr>
          <w:t xml:space="preserve">, </w:t>
        </w:r>
        <w:proofErr w:type="spellStart"/>
        <w:r w:rsidR="0053683A">
          <w:rPr>
            <w:lang w:val="en-US" w:eastAsia="en-US"/>
          </w:rPr>
          <w:t>mzIdentML</w:t>
        </w:r>
        <w:proofErr w:type="spellEnd"/>
        <w:r w:rsidR="0053683A">
          <w:rPr>
            <w:lang w:val="en-US" w:eastAsia="en-US"/>
          </w:rPr>
          <w:t xml:space="preserve"> 1.2.1 adds the following amendments.</w:t>
        </w:r>
      </w:ins>
    </w:p>
    <w:p w14:paraId="5BD27DB9" w14:textId="77777777" w:rsidR="0053683A" w:rsidRDefault="0053683A" w:rsidP="0053683A">
      <w:pPr>
        <w:rPr>
          <w:ins w:id="87" w:author="Joshua Klein" w:date="2020-03-27T15:53:00Z"/>
          <w:lang w:val="en-US" w:eastAsia="en-US"/>
        </w:rPr>
      </w:pPr>
    </w:p>
    <w:p w14:paraId="352DF827" w14:textId="77777777" w:rsidR="0053683A" w:rsidRPr="00960C94" w:rsidRDefault="0053683A" w:rsidP="0053683A">
      <w:pPr>
        <w:rPr>
          <w:ins w:id="88" w:author="Joshua Klein" w:date="2020-03-27T15:54:00Z"/>
          <w:b/>
          <w:bCs/>
          <w:i/>
          <w:iCs/>
          <w:lang w:val="en-US" w:eastAsia="en-US"/>
          <w:rPrChange w:id="89" w:author="Joshua Klein" w:date="2020-03-28T16:47:00Z">
            <w:rPr>
              <w:ins w:id="90" w:author="Joshua Klein" w:date="2020-03-27T15:54:00Z"/>
              <w:lang w:val="en-US" w:eastAsia="en-US"/>
            </w:rPr>
          </w:rPrChange>
        </w:rPr>
      </w:pPr>
      <w:ins w:id="91" w:author="Joshua Klein" w:date="2020-03-27T15:53:00Z">
        <w:r w:rsidRPr="00960C94">
          <w:rPr>
            <w:b/>
            <w:bCs/>
            <w:i/>
            <w:iCs/>
            <w:lang w:val="en-US" w:eastAsia="en-US"/>
            <w:rPrChange w:id="92" w:author="Joshua Klein" w:date="2020-03-28T16:47:00Z">
              <w:rPr>
                <w:lang w:val="en-US" w:eastAsia="en-US"/>
              </w:rPr>
            </w:rPrChange>
          </w:rPr>
          <w:t xml:space="preserve">Encoding a </w:t>
        </w:r>
        <w:commentRangeStart w:id="93"/>
        <w:r w:rsidRPr="00960C94">
          <w:rPr>
            <w:b/>
            <w:bCs/>
            <w:i/>
            <w:iCs/>
            <w:lang w:val="en-US" w:eastAsia="en-US"/>
            <w:rPrChange w:id="94" w:author="Joshua Klein" w:date="2020-03-28T16:47:00Z">
              <w:rPr>
                <w:lang w:val="en-US" w:eastAsia="en-US"/>
              </w:rPr>
            </w:rPrChange>
          </w:rPr>
          <w:t>glycosylation modification</w:t>
        </w:r>
      </w:ins>
      <w:commentRangeEnd w:id="93"/>
      <w:ins w:id="95" w:author="Joshua Klein" w:date="2020-03-29T14:12:00Z">
        <w:r w:rsidR="002F6360">
          <w:rPr>
            <w:rStyle w:val="CommentReference"/>
            <w:lang w:val="x-none" w:eastAsia="x-none"/>
          </w:rPr>
          <w:commentReference w:id="93"/>
        </w:r>
      </w:ins>
    </w:p>
    <w:p w14:paraId="7F7F55C6" w14:textId="2E8E64DE" w:rsidR="00960C94" w:rsidRDefault="00E063F1" w:rsidP="0053683A">
      <w:pPr>
        <w:rPr>
          <w:ins w:id="96" w:author="Joshua Klein" w:date="2021-03-07T21:25:00Z"/>
          <w:lang w:val="en-US" w:eastAsia="en-US"/>
        </w:rPr>
      </w:pPr>
      <w:ins w:id="97" w:author="Joshua Klein" w:date="2020-03-28T16:56:00Z">
        <w:r>
          <w:rPr>
            <w:lang w:val="en-US" w:eastAsia="en-US"/>
          </w:rPr>
          <w:t>A &lt;Modification&gt; representing a glycosylation event may be declared by</w:t>
        </w:r>
      </w:ins>
      <w:ins w:id="98" w:author="Joshua Klein" w:date="2020-03-28T16:57:00Z">
        <w:r>
          <w:rPr>
            <w:lang w:val="en-US" w:eastAsia="en-US"/>
          </w:rPr>
          <w:t xml:space="preserve"> </w:t>
        </w:r>
      </w:ins>
      <w:ins w:id="99" w:author="Joshua Klein" w:date="2020-03-28T16:58:00Z">
        <w:r>
          <w:rPr>
            <w:lang w:val="en-US" w:eastAsia="en-US"/>
          </w:rPr>
          <w:t>using the CV term “glycosylation modification” (</w:t>
        </w:r>
        <w:proofErr w:type="gramStart"/>
        <w:r>
          <w:rPr>
            <w:lang w:val="en-US" w:eastAsia="en-US"/>
          </w:rPr>
          <w:t>MS:XXXXX</w:t>
        </w:r>
        <w:proofErr w:type="gramEnd"/>
        <w:r>
          <w:rPr>
            <w:lang w:val="en-US" w:eastAsia="en-US"/>
          </w:rPr>
          <w:t>1)</w:t>
        </w:r>
      </w:ins>
      <w:ins w:id="100" w:author="Joshua Klein" w:date="2020-03-28T16:59:00Z">
        <w:r>
          <w:rPr>
            <w:lang w:val="en-US" w:eastAsia="en-US"/>
          </w:rPr>
          <w:t xml:space="preserve"> and</w:t>
        </w:r>
      </w:ins>
      <w:ins w:id="101" w:author="Joshua Klein" w:date="2020-03-28T17:00:00Z">
        <w:r>
          <w:rPr>
            <w:lang w:val="en-US" w:eastAsia="en-US"/>
          </w:rPr>
          <w:t xml:space="preserve"> by including either a CV term referencing an externally defined glycan</w:t>
        </w:r>
      </w:ins>
      <w:ins w:id="102" w:author="Joshua Klein" w:date="2020-03-30T21:33:00Z">
        <w:r w:rsidR="00316B5C">
          <w:rPr>
            <w:lang w:val="en-US" w:eastAsia="en-US"/>
          </w:rPr>
          <w:t xml:space="preserve">, such as those in the </w:t>
        </w:r>
        <w:proofErr w:type="spellStart"/>
        <w:r w:rsidR="00316B5C">
          <w:rPr>
            <w:lang w:val="en-US" w:eastAsia="en-US"/>
          </w:rPr>
          <w:t>GNOme</w:t>
        </w:r>
        <w:proofErr w:type="spellEnd"/>
        <w:r w:rsidR="00316B5C">
          <w:rPr>
            <w:lang w:val="en-US" w:eastAsia="en-US"/>
          </w:rPr>
          <w:t xml:space="preserve"> namespace</w:t>
        </w:r>
      </w:ins>
      <w:ins w:id="103" w:author="Joshua Klein" w:date="2020-03-28T21:04:00Z">
        <w:r w:rsidR="00824FA4">
          <w:rPr>
            <w:lang w:val="en-US" w:eastAsia="en-US"/>
          </w:rPr>
          <w:t>,</w:t>
        </w:r>
      </w:ins>
      <w:ins w:id="104" w:author="Joshua Klein" w:date="2020-03-28T17:00:00Z">
        <w:r>
          <w:rPr>
            <w:lang w:val="en-US" w:eastAsia="en-US"/>
          </w:rPr>
          <w:t xml:space="preserve"> or provide one or more </w:t>
        </w:r>
      </w:ins>
      <w:ins w:id="105" w:author="Joshua Klein" w:date="2020-03-28T17:01:00Z">
        <w:r>
          <w:rPr>
            <w:lang w:val="en-US" w:eastAsia="en-US"/>
          </w:rPr>
          <w:t>CV terms describing the glycan from known (MS:XXXXX2) or unknown</w:t>
        </w:r>
      </w:ins>
      <w:ins w:id="106" w:author="Joshua Klein" w:date="2021-03-07T14:03:00Z">
        <w:r w:rsidR="00FB29E2">
          <w:rPr>
            <w:lang w:val="en-US" w:eastAsia="en-US"/>
          </w:rPr>
          <w:t>/user-defined</w:t>
        </w:r>
      </w:ins>
      <w:ins w:id="107" w:author="Joshua Klein" w:date="2020-03-28T17:01:00Z">
        <w:r>
          <w:rPr>
            <w:lang w:val="en-US" w:eastAsia="en-US"/>
          </w:rPr>
          <w:t xml:space="preserve"> (MS:XXXXX3) saccharide</w:t>
        </w:r>
      </w:ins>
      <w:ins w:id="108" w:author="Joshua Klein" w:date="2020-05-05T22:10:00Z">
        <w:r w:rsidR="003C0C36">
          <w:rPr>
            <w:lang w:val="en-US" w:eastAsia="en-US"/>
          </w:rPr>
          <w:t xml:space="preserve"> and/or free substituent</w:t>
        </w:r>
      </w:ins>
      <w:ins w:id="109" w:author="Joshua Klein" w:date="2020-03-28T17:01:00Z">
        <w:r>
          <w:rPr>
            <w:lang w:val="en-US" w:eastAsia="en-US"/>
          </w:rPr>
          <w:t xml:space="preserve"> </w:t>
        </w:r>
      </w:ins>
      <w:commentRangeStart w:id="110"/>
      <w:ins w:id="111" w:author="Joshua Klein" w:date="2020-03-28T21:03:00Z">
        <w:r w:rsidR="00824FA4">
          <w:rPr>
            <w:lang w:val="en-US" w:eastAsia="en-US"/>
          </w:rPr>
          <w:t>counts</w:t>
        </w:r>
      </w:ins>
      <w:commentRangeEnd w:id="110"/>
      <w:ins w:id="112" w:author="Joshua Klein" w:date="2020-03-28T21:05:00Z">
        <w:r w:rsidR="00824FA4">
          <w:rPr>
            <w:rStyle w:val="CommentReference"/>
            <w:lang w:val="x-none" w:eastAsia="x-none"/>
          </w:rPr>
          <w:commentReference w:id="110"/>
        </w:r>
      </w:ins>
      <w:ins w:id="113" w:author="Joshua Klein" w:date="2020-03-28T21:03:00Z">
        <w:r w:rsidR="00824FA4">
          <w:rPr>
            <w:lang w:val="en-US" w:eastAsia="en-US"/>
          </w:rPr>
          <w:t>.</w:t>
        </w:r>
      </w:ins>
      <w:ins w:id="114" w:author="Joshua Klein" w:date="2020-03-28T21:08:00Z">
        <w:r w:rsidR="00824FA4">
          <w:rPr>
            <w:lang w:val="en-US" w:eastAsia="en-US"/>
          </w:rPr>
          <w:t xml:space="preserve"> </w:t>
        </w:r>
      </w:ins>
      <w:ins w:id="115" w:author="Joshua Klein" w:date="2020-03-28T21:09:00Z">
        <w:r w:rsidR="00824FA4">
          <w:rPr>
            <w:lang w:val="en-US" w:eastAsia="en-US"/>
          </w:rPr>
          <w:t xml:space="preserve">Additionally, the type of glycosylation </w:t>
        </w:r>
      </w:ins>
      <w:ins w:id="116" w:author="Joshua Klein" w:date="2021-03-07T14:51:00Z">
        <w:r w:rsidR="00042DBF">
          <w:rPr>
            <w:lang w:val="en-US" w:eastAsia="en-US"/>
          </w:rPr>
          <w:t>MAY</w:t>
        </w:r>
      </w:ins>
      <w:ins w:id="117" w:author="Joshua Klein" w:date="2020-03-28T21:09:00Z">
        <w:r w:rsidR="00824FA4">
          <w:rPr>
            <w:lang w:val="en-US" w:eastAsia="en-US"/>
          </w:rPr>
          <w:t xml:space="preserve"> be specified using a CV term derived fro</w:t>
        </w:r>
      </w:ins>
      <w:ins w:id="118" w:author="Joshua Klein" w:date="2020-03-28T21:10:00Z">
        <w:r w:rsidR="00824FA4">
          <w:rPr>
            <w:lang w:val="en-US" w:eastAsia="en-US"/>
          </w:rPr>
          <w:t>m “glycan class”</w:t>
        </w:r>
      </w:ins>
      <w:ins w:id="119" w:author="Joshua Klein" w:date="2020-03-29T18:22:00Z">
        <w:r w:rsidR="00DE6A67">
          <w:rPr>
            <w:lang w:val="en-US" w:eastAsia="en-US"/>
          </w:rPr>
          <w:t xml:space="preserve"> (</w:t>
        </w:r>
        <w:proofErr w:type="gramStart"/>
        <w:r w:rsidR="00DE6A67">
          <w:rPr>
            <w:lang w:val="en-US" w:eastAsia="en-US"/>
          </w:rPr>
          <w:t>MS:XXXXX</w:t>
        </w:r>
        <w:proofErr w:type="gramEnd"/>
        <w:r w:rsidR="00DE6A67">
          <w:rPr>
            <w:lang w:val="en-US" w:eastAsia="en-US"/>
          </w:rPr>
          <w:t>4)</w:t>
        </w:r>
      </w:ins>
      <w:ins w:id="120" w:author="Joshua Klein" w:date="2020-03-28T21:10:00Z">
        <w:r w:rsidR="00824FA4">
          <w:rPr>
            <w:lang w:val="en-US" w:eastAsia="en-US"/>
          </w:rPr>
          <w:t>, such as “N-glycan”</w:t>
        </w:r>
      </w:ins>
      <w:ins w:id="121" w:author="Joshua Klein" w:date="2020-03-29T18:22:00Z">
        <w:r w:rsidR="00DE6A67">
          <w:rPr>
            <w:lang w:val="en-US" w:eastAsia="en-US"/>
          </w:rPr>
          <w:t xml:space="preserve"> (MS:XXXXX5)</w:t>
        </w:r>
      </w:ins>
      <w:ins w:id="122" w:author="Joshua Klein" w:date="2020-03-28T21:10:00Z">
        <w:r w:rsidR="00824FA4">
          <w:rPr>
            <w:lang w:val="en-US" w:eastAsia="en-US"/>
          </w:rPr>
          <w:t xml:space="preserve"> or “O-glycan”</w:t>
        </w:r>
      </w:ins>
      <w:ins w:id="123" w:author="Joshua Klein" w:date="2020-03-29T18:22:00Z">
        <w:r w:rsidR="00DE6A67">
          <w:rPr>
            <w:lang w:val="en-US" w:eastAsia="en-US"/>
          </w:rPr>
          <w:t xml:space="preserve"> </w:t>
        </w:r>
      </w:ins>
      <w:ins w:id="124" w:author="Joshua Klein" w:date="2020-03-29T18:23:00Z">
        <w:r w:rsidR="00DE6A67">
          <w:rPr>
            <w:lang w:val="en-US" w:eastAsia="en-US"/>
          </w:rPr>
          <w:t>(MS:XXXXX6)</w:t>
        </w:r>
      </w:ins>
      <w:ins w:id="125" w:author="Joshua Klein" w:date="2020-03-28T21:10:00Z">
        <w:r w:rsidR="00824FA4">
          <w:rPr>
            <w:lang w:val="en-US" w:eastAsia="en-US"/>
          </w:rPr>
          <w:t xml:space="preserve"> base</w:t>
        </w:r>
      </w:ins>
      <w:ins w:id="126" w:author="Joshua Klein" w:date="2020-03-28T21:11:00Z">
        <w:r w:rsidR="00824FA4">
          <w:rPr>
            <w:lang w:val="en-US" w:eastAsia="en-US"/>
          </w:rPr>
          <w:t>d upon how the search engine treated the glycosylation</w:t>
        </w:r>
      </w:ins>
      <w:ins w:id="127" w:author="Joshua Klein" w:date="2020-05-05T22:10:00Z">
        <w:r w:rsidR="003C0C36">
          <w:rPr>
            <w:lang w:val="en-US" w:eastAsia="en-US"/>
          </w:rPr>
          <w:t xml:space="preserve"> event</w:t>
        </w:r>
      </w:ins>
      <w:ins w:id="128" w:author="Joshua Klein" w:date="2021-03-07T14:51:00Z">
        <w:r w:rsidR="00042DBF">
          <w:rPr>
            <w:lang w:val="en-US" w:eastAsia="en-US"/>
          </w:rPr>
          <w:t xml:space="preserve">, conveying </w:t>
        </w:r>
      </w:ins>
      <w:ins w:id="129" w:author="Joshua Klein" w:date="2021-03-07T14:52:00Z">
        <w:r w:rsidR="00042DBF">
          <w:rPr>
            <w:lang w:val="en-US" w:eastAsia="en-US"/>
          </w:rPr>
          <w:t xml:space="preserve">the </w:t>
        </w:r>
      </w:ins>
      <w:ins w:id="130" w:author="Joshua Klein" w:date="2021-03-07T14:51:00Z">
        <w:r w:rsidR="00042DBF">
          <w:rPr>
            <w:lang w:val="en-US" w:eastAsia="en-US"/>
          </w:rPr>
          <w:t>search engine’s assumptions without ma</w:t>
        </w:r>
      </w:ins>
      <w:ins w:id="131" w:author="Joshua Klein" w:date="2021-03-07T14:52:00Z">
        <w:r w:rsidR="00042DBF">
          <w:rPr>
            <w:lang w:val="en-US" w:eastAsia="en-US"/>
          </w:rPr>
          <w:t>king assertions about the actual biological process</w:t>
        </w:r>
      </w:ins>
      <w:ins w:id="132" w:author="Joshua Klein" w:date="2020-03-28T21:11:00Z">
        <w:r w:rsidR="00824FA4">
          <w:rPr>
            <w:lang w:val="en-US" w:eastAsia="en-US"/>
          </w:rPr>
          <w:t>. If the glycan</w:t>
        </w:r>
      </w:ins>
      <w:ins w:id="133" w:author="Joshua Klein" w:date="2020-05-05T22:16:00Z">
        <w:r w:rsidR="00D44C62">
          <w:rPr>
            <w:lang w:val="en-US" w:eastAsia="en-US"/>
          </w:rPr>
          <w:t xml:space="preserve"> specified</w:t>
        </w:r>
      </w:ins>
      <w:ins w:id="134" w:author="Joshua Klein" w:date="2020-03-28T21:11:00Z">
        <w:r w:rsidR="00824FA4">
          <w:rPr>
            <w:lang w:val="en-US" w:eastAsia="en-US"/>
          </w:rPr>
          <w:t xml:space="preserve"> </w:t>
        </w:r>
      </w:ins>
      <w:ins w:id="135" w:author="Joshua Klein" w:date="2020-05-05T22:17:00Z">
        <w:r w:rsidR="00D44C62">
          <w:rPr>
            <w:lang w:val="en-US" w:eastAsia="en-US"/>
          </w:rPr>
          <w:t>is</w:t>
        </w:r>
      </w:ins>
      <w:ins w:id="136" w:author="Joshua Klein" w:date="2020-03-28T21:11:00Z">
        <w:r w:rsidR="00824FA4">
          <w:rPr>
            <w:lang w:val="en-US" w:eastAsia="en-US"/>
          </w:rPr>
          <w:t xml:space="preserve"> a structure with a defined topology, the </w:t>
        </w:r>
      </w:ins>
      <w:ins w:id="137" w:author="Joshua Klein" w:date="2020-03-28T21:12:00Z">
        <w:r w:rsidR="00824FA4">
          <w:rPr>
            <w:lang w:val="en-US" w:eastAsia="en-US"/>
          </w:rPr>
          <w:t>CV term “glycan structure”</w:t>
        </w:r>
      </w:ins>
      <w:ins w:id="138" w:author="Joshua Klein" w:date="2020-03-29T18:23:00Z">
        <w:r w:rsidR="00DE6A67">
          <w:rPr>
            <w:lang w:val="en-US" w:eastAsia="en-US"/>
          </w:rPr>
          <w:t xml:space="preserve"> (</w:t>
        </w:r>
        <w:proofErr w:type="gramStart"/>
        <w:r w:rsidR="00DE6A67">
          <w:rPr>
            <w:lang w:val="en-US" w:eastAsia="en-US"/>
          </w:rPr>
          <w:t>MS:XXXX</w:t>
        </w:r>
        <w:proofErr w:type="gramEnd"/>
        <w:r w:rsidR="00DE6A67">
          <w:rPr>
            <w:lang w:val="en-US" w:eastAsia="en-US"/>
          </w:rPr>
          <w:t>13)</w:t>
        </w:r>
      </w:ins>
      <w:ins w:id="139" w:author="Joshua Klein" w:date="2020-03-28T21:12:00Z">
        <w:r w:rsidR="00824FA4">
          <w:rPr>
            <w:lang w:val="en-US" w:eastAsia="en-US"/>
          </w:rPr>
          <w:t xml:space="preserve"> should be used, otherwise the term “glycan composition”</w:t>
        </w:r>
      </w:ins>
      <w:ins w:id="140" w:author="Joshua Klein" w:date="2020-03-29T18:23:00Z">
        <w:r w:rsidR="00DE6A67">
          <w:rPr>
            <w:lang w:val="en-US" w:eastAsia="en-US"/>
          </w:rPr>
          <w:t xml:space="preserve"> (MS:XXXX14)</w:t>
        </w:r>
      </w:ins>
      <w:ins w:id="141" w:author="Joshua Klein" w:date="2020-03-28T21:12:00Z">
        <w:r w:rsidR="00824FA4">
          <w:rPr>
            <w:lang w:val="en-US" w:eastAsia="en-US"/>
          </w:rPr>
          <w:t xml:space="preserve"> should be used. If </w:t>
        </w:r>
      </w:ins>
      <w:ins w:id="142" w:author="Joshua Klein" w:date="2020-03-29T14:07:00Z">
        <w:r w:rsidR="002F6360">
          <w:rPr>
            <w:lang w:val="en-US" w:eastAsia="en-US"/>
          </w:rPr>
          <w:t>a single glyca</w:t>
        </w:r>
      </w:ins>
      <w:ins w:id="143" w:author="Joshua Klein" w:date="2020-03-29T14:08:00Z">
        <w:r w:rsidR="002F6360">
          <w:rPr>
            <w:lang w:val="en-US" w:eastAsia="en-US"/>
          </w:rPr>
          <w:t xml:space="preserve">n composition is used to represent more than one glycosylation site occupant, </w:t>
        </w:r>
      </w:ins>
      <w:ins w:id="144" w:author="Joshua Klein" w:date="2020-03-29T14:09:00Z">
        <w:r w:rsidR="002F6360">
          <w:rPr>
            <w:lang w:val="en-US" w:eastAsia="en-US"/>
          </w:rPr>
          <w:t>“glycan aggregate”</w:t>
        </w:r>
      </w:ins>
      <w:ins w:id="145" w:author="Joshua Klein" w:date="2020-03-29T18:23:00Z">
        <w:r w:rsidR="00DE6A67">
          <w:rPr>
            <w:lang w:val="en-US" w:eastAsia="en-US"/>
          </w:rPr>
          <w:t xml:space="preserve"> (</w:t>
        </w:r>
        <w:proofErr w:type="gramStart"/>
        <w:r w:rsidR="00DE6A67">
          <w:rPr>
            <w:lang w:val="en-US" w:eastAsia="en-US"/>
          </w:rPr>
          <w:t>MS:XXXX</w:t>
        </w:r>
        <w:proofErr w:type="gramEnd"/>
        <w:r w:rsidR="00DE6A67">
          <w:rPr>
            <w:lang w:val="en-US" w:eastAsia="en-US"/>
          </w:rPr>
          <w:t>15)</w:t>
        </w:r>
      </w:ins>
      <w:ins w:id="146" w:author="Joshua Klein" w:date="2020-03-29T14:09:00Z">
        <w:r w:rsidR="002F6360">
          <w:rPr>
            <w:lang w:val="en-US" w:eastAsia="en-US"/>
          </w:rPr>
          <w:t xml:space="preserve"> should be used instead.</w:t>
        </w:r>
      </w:ins>
      <w:ins w:id="147" w:author="Joshua Klein" w:date="2020-03-29T18:17:00Z">
        <w:r w:rsidR="00DE6A67">
          <w:rPr>
            <w:lang w:val="en-US" w:eastAsia="en-US"/>
          </w:rPr>
          <w:t xml:space="preserve"> The total mass difference applied to the peptide sequence by the glycan should be </w:t>
        </w:r>
      </w:ins>
      <w:ins w:id="148" w:author="Joshua Klein" w:date="2020-03-29T20:44:00Z">
        <w:r w:rsidR="00C06D09">
          <w:rPr>
            <w:lang w:val="en-US" w:eastAsia="en-US"/>
          </w:rPr>
          <w:t>provided as the &lt;</w:t>
        </w:r>
      </w:ins>
      <w:ins w:id="149" w:author="Joshua Klein" w:date="2020-03-29T20:45:00Z">
        <w:r w:rsidR="00C06D09">
          <w:rPr>
            <w:lang w:val="en-US" w:eastAsia="en-US"/>
          </w:rPr>
          <w:t xml:space="preserve">Modification&gt; element’s </w:t>
        </w:r>
        <w:proofErr w:type="spellStart"/>
        <w:r w:rsidR="00C06D09" w:rsidRPr="00C06D09">
          <w:rPr>
            <w:i/>
            <w:iCs/>
            <w:lang w:val="en-US" w:eastAsia="en-US"/>
            <w:rPrChange w:id="150" w:author="Joshua Klein" w:date="2020-03-29T20:45:00Z">
              <w:rPr>
                <w:lang w:val="en-US" w:eastAsia="en-US"/>
              </w:rPr>
            </w:rPrChange>
          </w:rPr>
          <w:t>monoisotopicMassDelta</w:t>
        </w:r>
        <w:proofErr w:type="spellEnd"/>
        <w:r w:rsidR="00C06D09">
          <w:rPr>
            <w:lang w:val="en-US" w:eastAsia="en-US"/>
          </w:rPr>
          <w:t xml:space="preserve"> attribute.</w:t>
        </w:r>
      </w:ins>
      <w:ins w:id="151" w:author="Joshua Klein" w:date="2020-07-06T17:16:00Z">
        <w:r w:rsidR="00D966AD">
          <w:rPr>
            <w:lang w:val="en-US" w:eastAsia="en-US"/>
          </w:rPr>
          <w:t xml:space="preserve"> In the case </w:t>
        </w:r>
      </w:ins>
      <w:ins w:id="152" w:author="Joshua Klein" w:date="2020-07-06T17:17:00Z">
        <w:r w:rsidR="00D966AD">
          <w:rPr>
            <w:lang w:val="en-US" w:eastAsia="en-US"/>
          </w:rPr>
          <w:t>of a “glycan aggregate”</w:t>
        </w:r>
      </w:ins>
      <w:ins w:id="153" w:author="Joshua Klein" w:date="2020-07-06T17:18:00Z">
        <w:r w:rsidR="00D966AD">
          <w:rPr>
            <w:lang w:val="en-US" w:eastAsia="en-US"/>
          </w:rPr>
          <w:t xml:space="preserve">, sites beyond the first </w:t>
        </w:r>
      </w:ins>
      <w:ins w:id="154" w:author="Joshua Klein" w:date="2020-07-06T17:19:00Z">
        <w:r w:rsidR="00D966AD">
          <w:rPr>
            <w:lang w:val="en-US" w:eastAsia="en-US"/>
          </w:rPr>
          <w:t>SHOULD</w:t>
        </w:r>
      </w:ins>
      <w:ins w:id="155" w:author="Joshua Klein" w:date="2020-07-06T17:18:00Z">
        <w:r w:rsidR="00D966AD">
          <w:rPr>
            <w:lang w:val="en-US" w:eastAsia="en-US"/>
          </w:rPr>
          <w:t xml:space="preserve"> be </w:t>
        </w:r>
      </w:ins>
      <w:ins w:id="156" w:author="Joshua Klein" w:date="2020-07-06T17:19:00Z">
        <w:r w:rsidR="00D966AD">
          <w:rPr>
            <w:lang w:val="en-US" w:eastAsia="en-US"/>
          </w:rPr>
          <w:t>marked with a zero mass glycosylation modification and include term “glycan aggregate” (</w:t>
        </w:r>
        <w:proofErr w:type="gramStart"/>
        <w:r w:rsidR="00D966AD">
          <w:rPr>
            <w:lang w:val="en-US" w:eastAsia="en-US"/>
          </w:rPr>
          <w:t>MS:XXXX</w:t>
        </w:r>
        <w:proofErr w:type="gramEnd"/>
        <w:r w:rsidR="00D966AD">
          <w:rPr>
            <w:lang w:val="en-US" w:eastAsia="en-US"/>
          </w:rPr>
          <w:t xml:space="preserve">15), </w:t>
        </w:r>
      </w:ins>
      <w:ins w:id="157" w:author="Joshua Klein" w:date="2020-07-06T17:20:00Z">
        <w:r w:rsidR="00D966AD">
          <w:rPr>
            <w:lang w:val="en-US" w:eastAsia="en-US"/>
          </w:rPr>
          <w:t xml:space="preserve">though </w:t>
        </w:r>
        <w:r w:rsidR="008709F9">
          <w:rPr>
            <w:lang w:val="en-US" w:eastAsia="en-US"/>
          </w:rPr>
          <w:t>further description is recommended if possible.</w:t>
        </w:r>
      </w:ins>
    </w:p>
    <w:p w14:paraId="27C076FC" w14:textId="77777777" w:rsidR="00905556" w:rsidRDefault="00905556" w:rsidP="0053683A">
      <w:pPr>
        <w:rPr>
          <w:ins w:id="158" w:author="Joshua Klein" w:date="2021-03-07T16:52:00Z"/>
          <w:lang w:val="en-US" w:eastAsia="en-US"/>
        </w:rPr>
      </w:pPr>
    </w:p>
    <w:p w14:paraId="3629387E" w14:textId="129F0DFC" w:rsidR="004F540A" w:rsidRDefault="00905556" w:rsidP="0053683A">
      <w:pPr>
        <w:rPr>
          <w:ins w:id="159" w:author="Joshua Klein" w:date="2021-03-07T16:52:00Z"/>
          <w:lang w:val="en-US" w:eastAsia="en-US"/>
        </w:rPr>
      </w:pPr>
      <w:ins w:id="160" w:author="Joshua Klein" w:date="2021-03-07T21:24:00Z">
        <w:r>
          <w:rPr>
            <w:noProof/>
          </w:rPr>
          <w:drawing>
            <wp:inline distT="0" distB="0" distL="0" distR="0" wp14:anchorId="7AE8345D" wp14:editId="7766B8FF">
              <wp:extent cx="6332220" cy="1925955"/>
              <wp:effectExtent l="19050" t="19050" r="1143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1925955"/>
                      </a:xfrm>
                      <a:prstGeom prst="rect">
                        <a:avLst/>
                      </a:prstGeom>
                      <a:ln>
                        <a:solidFill>
                          <a:schemeClr val="tx1"/>
                        </a:solidFill>
                        <a:prstDash val="sysDash"/>
                      </a:ln>
                    </pic:spPr>
                  </pic:pic>
                </a:graphicData>
              </a:graphic>
            </wp:inline>
          </w:drawing>
        </w:r>
      </w:ins>
    </w:p>
    <w:p w14:paraId="5EFC802C" w14:textId="77777777" w:rsidR="00905556" w:rsidRDefault="00905556" w:rsidP="00905556">
      <w:pPr>
        <w:rPr>
          <w:ins w:id="161" w:author="Joshua Klein" w:date="2021-03-07T21:25:00Z"/>
        </w:rPr>
      </w:pPr>
      <w:ins w:id="162" w:author="Joshua Klein" w:date="2021-03-07T21:25:00Z">
        <w:r w:rsidRPr="00F90A41">
          <w:rPr>
            <w:b/>
            <w:bCs/>
          </w:rPr>
          <w:t xml:space="preserve">Figure </w:t>
        </w:r>
        <w:r w:rsidRPr="00F90A41">
          <w:rPr>
            <w:b/>
            <w:bCs/>
          </w:rPr>
          <w:fldChar w:fldCharType="begin"/>
        </w:r>
        <w:r w:rsidRPr="00F90A41">
          <w:rPr>
            <w:b/>
            <w:bCs/>
          </w:rPr>
          <w:instrText xml:space="preserve"> SEQ Figure \* ARABIC </w:instrText>
        </w:r>
        <w:r w:rsidRPr="00F90A41">
          <w:rPr>
            <w:b/>
            <w:bCs/>
          </w:rPr>
          <w:fldChar w:fldCharType="separate"/>
        </w:r>
        <w:r w:rsidRPr="00F90A41">
          <w:rPr>
            <w:b/>
            <w:bCs/>
            <w:noProof/>
          </w:rPr>
          <w:t>6</w:t>
        </w:r>
        <w:r w:rsidRPr="00F90A41">
          <w:rPr>
            <w:b/>
            <w:bCs/>
          </w:rPr>
          <w:fldChar w:fldCharType="end"/>
        </w:r>
        <w:r w:rsidRPr="00F90A41">
          <w:rPr>
            <w:b/>
            <w:bCs/>
          </w:rPr>
          <w:t>.</w:t>
        </w:r>
        <w:r>
          <w:t xml:space="preserve"> </w:t>
        </w:r>
        <w:r w:rsidRPr="00F90A41">
          <w:t xml:space="preserve">A </w:t>
        </w:r>
        <w:r>
          <w:t>g</w:t>
        </w:r>
        <w:r w:rsidRPr="00F90A41">
          <w:t>lycan</w:t>
        </w:r>
        <w:r>
          <w:t xml:space="preserve"> composition</w:t>
        </w:r>
        <w:r w:rsidRPr="00F90A41">
          <w:t xml:space="preserve"> </w:t>
        </w:r>
        <w:r>
          <w:t>m</w:t>
        </w:r>
        <w:r w:rsidRPr="00F90A41">
          <w:t>odification</w:t>
        </w:r>
        <w:r>
          <w:t xml:space="preserve"> encoded with a </w:t>
        </w:r>
        <w:proofErr w:type="spellStart"/>
        <w:r>
          <w:t>GNOme</w:t>
        </w:r>
        <w:proofErr w:type="spellEnd"/>
        <w:r>
          <w:t xml:space="preserve"> reference and its monosaccharide count. </w:t>
        </w:r>
      </w:ins>
    </w:p>
    <w:p w14:paraId="35A6E719" w14:textId="77777777" w:rsidR="00905556" w:rsidRDefault="00905556" w:rsidP="004F540A">
      <w:pPr>
        <w:rPr>
          <w:ins w:id="163" w:author="Joshua Klein" w:date="2021-03-07T21:25:00Z"/>
          <w:lang w:val="en-US" w:eastAsia="en-US"/>
        </w:rPr>
      </w:pPr>
    </w:p>
    <w:p w14:paraId="19112B50" w14:textId="6F23D573" w:rsidR="00423CCE" w:rsidRPr="00905556" w:rsidRDefault="004F540A" w:rsidP="00905556">
      <w:pPr>
        <w:rPr>
          <w:ins w:id="164" w:author="Joshua Klein" w:date="2021-03-07T17:06:00Z"/>
          <w:lang w:val="en-US" w:eastAsia="en-US"/>
          <w:rPrChange w:id="165" w:author="Joshua Klein" w:date="2021-03-07T21:25:00Z">
            <w:rPr>
              <w:ins w:id="166" w:author="Joshua Klein" w:date="2021-03-07T17:06:00Z"/>
            </w:rPr>
          </w:rPrChange>
        </w:rPr>
        <w:pPrChange w:id="167" w:author="Joshua Klein" w:date="2021-03-07T21:25:00Z">
          <w:pPr/>
        </w:pPrChange>
      </w:pPr>
      <w:commentRangeStart w:id="168"/>
      <w:commentRangeStart w:id="169"/>
      <w:commentRangeStart w:id="170"/>
      <w:ins w:id="171" w:author="Joshua Klein" w:date="2021-03-07T16:52:00Z">
        <w:r>
          <w:rPr>
            <w:lang w:val="en-US" w:eastAsia="en-US"/>
          </w:rPr>
          <w:t>If the search engine used an explicit glycan database, that database should be listed in &lt;</w:t>
        </w:r>
        <w:proofErr w:type="spellStart"/>
        <w:r>
          <w:rPr>
            <w:lang w:val="en-US" w:eastAsia="en-US"/>
          </w:rPr>
          <w:t>ModificationParams</w:t>
        </w:r>
        <w:proofErr w:type="spellEnd"/>
        <w:r>
          <w:rPr>
            <w:lang w:val="en-US" w:eastAsia="en-US"/>
          </w:rPr>
          <w:t xml:space="preserve">&gt; </w:t>
        </w:r>
        <w:r>
          <w:rPr>
            <w:lang w:val="en-US" w:eastAsia="en-US"/>
          </w:rPr>
          <w:t>for the &lt;</w:t>
        </w:r>
        <w:proofErr w:type="spellStart"/>
        <w:r>
          <w:rPr>
            <w:lang w:val="en-US" w:eastAsia="en-US"/>
          </w:rPr>
          <w:t>SpectrumIdentificationProtocol</w:t>
        </w:r>
        <w:proofErr w:type="spellEnd"/>
        <w:r>
          <w:rPr>
            <w:lang w:val="en-US" w:eastAsia="en-US"/>
          </w:rPr>
          <w:t xml:space="preserve">&gt;, </w:t>
        </w:r>
        <w:r>
          <w:rPr>
            <w:lang w:val="en-US" w:eastAsia="en-US"/>
          </w:rPr>
          <w:t>along with other modifications rules, following the same rules</w:t>
        </w:r>
        <w:r>
          <w:rPr>
            <w:lang w:val="en-US" w:eastAsia="en-US"/>
          </w:rPr>
          <w:t xml:space="preserve"> as above.</w:t>
        </w:r>
      </w:ins>
      <w:commentRangeEnd w:id="168"/>
      <w:ins w:id="172" w:author="Joshua Klein" w:date="2021-03-07T16:58:00Z">
        <w:r>
          <w:rPr>
            <w:rStyle w:val="CommentReference"/>
            <w:lang w:val="x-none" w:eastAsia="x-none"/>
          </w:rPr>
          <w:commentReference w:id="168"/>
        </w:r>
      </w:ins>
      <w:commentRangeEnd w:id="170"/>
      <w:ins w:id="173" w:author="Joshua Klein" w:date="2021-03-07T21:31:00Z">
        <w:r w:rsidR="00E4534D">
          <w:rPr>
            <w:rStyle w:val="CommentReference"/>
            <w:lang w:val="x-none" w:eastAsia="x-none"/>
          </w:rPr>
          <w:commentReference w:id="170"/>
        </w:r>
      </w:ins>
      <w:ins w:id="174" w:author="Joshua Klein" w:date="2021-03-07T16:52:00Z">
        <w:r>
          <w:rPr>
            <w:lang w:val="en-US" w:eastAsia="en-US"/>
          </w:rPr>
          <w:t xml:space="preserve"> </w:t>
        </w:r>
      </w:ins>
      <w:commentRangeEnd w:id="169"/>
      <w:ins w:id="175" w:author="Joshua Klein" w:date="2021-03-07T17:01:00Z">
        <w:r w:rsidR="00423CCE">
          <w:rPr>
            <w:rStyle w:val="CommentReference"/>
            <w:lang w:val="x-none" w:eastAsia="x-none"/>
          </w:rPr>
          <w:commentReference w:id="169"/>
        </w:r>
      </w:ins>
    </w:p>
    <w:p w14:paraId="308472A8" w14:textId="77777777" w:rsidR="00423CCE" w:rsidRDefault="00423CCE" w:rsidP="00423CCE">
      <w:pPr>
        <w:rPr>
          <w:ins w:id="176" w:author="Joshua Klein" w:date="2020-03-30T21:31:00Z"/>
          <w:lang w:val="en-US" w:eastAsia="en-US"/>
        </w:rPr>
        <w:pPrChange w:id="177" w:author="Joshua Klein" w:date="2021-03-07T17:07:00Z">
          <w:pPr/>
        </w:pPrChange>
      </w:pPr>
    </w:p>
    <w:p w14:paraId="67240890" w14:textId="77777777" w:rsidR="00316B5C" w:rsidRPr="000F488D" w:rsidRDefault="00316B5C" w:rsidP="00316B5C">
      <w:pPr>
        <w:rPr>
          <w:ins w:id="178" w:author="Joshua Klein" w:date="2020-03-30T21:31:00Z"/>
          <w:b/>
          <w:bCs/>
          <w:i/>
          <w:iCs/>
          <w:lang w:val="en-US" w:eastAsia="en-US"/>
        </w:rPr>
      </w:pPr>
      <w:ins w:id="179" w:author="Joshua Klein" w:date="2020-03-30T21:31:00Z">
        <w:r w:rsidRPr="000F488D">
          <w:rPr>
            <w:b/>
            <w:bCs/>
            <w:i/>
            <w:iCs/>
            <w:lang w:val="en-US" w:eastAsia="en-US"/>
          </w:rPr>
          <w:t xml:space="preserve">Encoding glycopeptide search and FDR estimation protocols </w:t>
        </w:r>
      </w:ins>
    </w:p>
    <w:p w14:paraId="37A40A9D" w14:textId="37E5CF1C" w:rsidR="00FB53C9" w:rsidRDefault="00316B5C" w:rsidP="005C4DB1">
      <w:pPr>
        <w:rPr>
          <w:ins w:id="180" w:author="Joshua Klein" w:date="2021-03-07T16:49:00Z"/>
          <w:lang w:val="en-US" w:eastAsia="en-US"/>
        </w:rPr>
      </w:pPr>
      <w:ins w:id="181" w:author="Joshua Klein" w:date="2020-03-30T21:31:00Z">
        <w:r>
          <w:rPr>
            <w:lang w:val="en-US" w:eastAsia="en-US"/>
          </w:rPr>
          <w:t>A document containing glycopeptide identifications must include “glycopeptide search” (</w:t>
        </w:r>
        <w:r w:rsidRPr="00FD61B6">
          <w:rPr>
            <w:lang w:val="en-US" w:eastAsia="en-US"/>
          </w:rPr>
          <w:t>MS:XXX10</w:t>
        </w:r>
        <w:r>
          <w:rPr>
            <w:lang w:val="en-US" w:eastAsia="en-US"/>
          </w:rPr>
          <w:t xml:space="preserve">1), in the </w:t>
        </w:r>
        <w:r w:rsidRPr="00FD61B6">
          <w:rPr>
            <w:lang w:val="en-US" w:eastAsia="en-US"/>
          </w:rPr>
          <w:t>&lt;</w:t>
        </w:r>
        <w:proofErr w:type="spellStart"/>
        <w:r w:rsidRPr="00FD61B6">
          <w:rPr>
            <w:lang w:val="en-US" w:eastAsia="en-US"/>
          </w:rPr>
          <w:t>SpectrumIdentificationProtocol</w:t>
        </w:r>
        <w:proofErr w:type="spellEnd"/>
        <w:r w:rsidRPr="00FD61B6">
          <w:rPr>
            <w:lang w:val="en-US" w:eastAsia="en-US"/>
          </w:rPr>
          <w:t>&gt;</w:t>
        </w:r>
        <w:r>
          <w:rPr>
            <w:lang w:val="en-US" w:eastAsia="en-US"/>
          </w:rPr>
          <w:t xml:space="preserve"> as described in Table 1. Additionally, one or more terms derived from “</w:t>
        </w:r>
        <w:r w:rsidRPr="00DE6A67">
          <w:rPr>
            <w:lang w:val="en-US" w:eastAsia="en-US"/>
          </w:rPr>
          <w:t>glycopeptide false discovery rate control strategy</w:t>
        </w:r>
        <w:r>
          <w:rPr>
            <w:lang w:val="en-US" w:eastAsia="en-US"/>
          </w:rPr>
          <w:t>” (MS:XXX105) should be specified in &lt;</w:t>
        </w:r>
        <w:proofErr w:type="spellStart"/>
        <w:r>
          <w:rPr>
            <w:lang w:val="en-US" w:eastAsia="en-US"/>
          </w:rPr>
          <w:t>AdditionalSearchParams</w:t>
        </w:r>
        <w:proofErr w:type="spellEnd"/>
        <w:r>
          <w:rPr>
            <w:lang w:val="en-US" w:eastAsia="en-US"/>
          </w:rPr>
          <w:t>&gt; to denote how the false discovery rate of the identifications were controlled. Specification of multiple CV terms indicates that the false discovery rate was controlled along multiple dimensions.</w:t>
        </w:r>
      </w:ins>
      <w:ins w:id="182" w:author="Joshua Klein" w:date="2020-03-31T20:28:00Z">
        <w:r w:rsidR="005C4DB1">
          <w:rPr>
            <w:lang w:val="en-US" w:eastAsia="en-US"/>
          </w:rPr>
          <w:t xml:space="preserve"> </w:t>
        </w:r>
        <w:commentRangeStart w:id="183"/>
        <w:r w:rsidR="005C4DB1">
          <w:rPr>
            <w:lang w:val="en-US" w:eastAsia="en-US"/>
          </w:rPr>
          <w:t xml:space="preserve">If a function is used to combine the </w:t>
        </w:r>
      </w:ins>
      <w:ins w:id="184" w:author="Joshua Klein" w:date="2020-05-05T22:04:00Z">
        <w:r w:rsidR="00E84DCA">
          <w:rPr>
            <w:lang w:val="en-US" w:eastAsia="en-US"/>
          </w:rPr>
          <w:t>separate</w:t>
        </w:r>
      </w:ins>
      <w:ins w:id="185" w:author="Joshua Klein" w:date="2020-03-31T20:28:00Z">
        <w:r w:rsidR="005C4DB1">
          <w:rPr>
            <w:lang w:val="en-US" w:eastAsia="en-US"/>
          </w:rPr>
          <w:t xml:space="preserve"> false discovery rate</w:t>
        </w:r>
      </w:ins>
      <w:ins w:id="186" w:author="Joshua Klein" w:date="2020-05-05T22:04:00Z">
        <w:r w:rsidR="00E84DCA">
          <w:rPr>
            <w:lang w:val="en-US" w:eastAsia="en-US"/>
          </w:rPr>
          <w:t xml:space="preserve"> statistics from multiple sources of evidence</w:t>
        </w:r>
      </w:ins>
      <w:ins w:id="187" w:author="Joshua Klein" w:date="2020-03-31T20:28:00Z">
        <w:r w:rsidR="005C4DB1">
          <w:rPr>
            <w:lang w:val="en-US" w:eastAsia="en-US"/>
          </w:rPr>
          <w:t>, the CV term “</w:t>
        </w:r>
        <w:r w:rsidR="005C4DB1" w:rsidRPr="005C4DB1">
          <w:rPr>
            <w:lang w:val="en-US" w:eastAsia="en-US"/>
          </w:rPr>
          <w:t>joint glycopeptide false discovery rate control strategy</w:t>
        </w:r>
        <w:r w:rsidR="005C4DB1">
          <w:rPr>
            <w:lang w:val="en-US" w:eastAsia="en-US"/>
          </w:rPr>
          <w:t xml:space="preserve">” (MS:XXX11A) </w:t>
        </w:r>
      </w:ins>
      <w:ins w:id="188" w:author="Joshua Klein" w:date="2020-03-31T20:29:00Z">
        <w:r w:rsidR="005C4DB1">
          <w:rPr>
            <w:lang w:val="en-US" w:eastAsia="en-US"/>
          </w:rPr>
          <w:t>SHOULD</w:t>
        </w:r>
      </w:ins>
      <w:ins w:id="189" w:author="Joshua Klein" w:date="2020-03-31T20:28:00Z">
        <w:r w:rsidR="005C4DB1">
          <w:rPr>
            <w:lang w:val="en-US" w:eastAsia="en-US"/>
          </w:rPr>
          <w:t xml:space="preserve"> be used</w:t>
        </w:r>
      </w:ins>
      <w:ins w:id="190" w:author="Joshua Klein" w:date="2020-03-31T20:29:00Z">
        <w:r w:rsidR="005C4DB1">
          <w:rPr>
            <w:lang w:val="en-US" w:eastAsia="en-US"/>
          </w:rPr>
          <w:t xml:space="preserve"> in addition</w:t>
        </w:r>
      </w:ins>
      <w:ins w:id="191" w:author="Joshua Klein" w:date="2020-03-31T20:28:00Z">
        <w:r w:rsidR="005C4DB1">
          <w:rPr>
            <w:lang w:val="en-US" w:eastAsia="en-US"/>
          </w:rPr>
          <w:t xml:space="preserve">. </w:t>
        </w:r>
      </w:ins>
      <w:ins w:id="192" w:author="Joshua Klein" w:date="2021-03-07T12:08:00Z">
        <w:r w:rsidR="00C741B0">
          <w:rPr>
            <w:lang w:val="en-US" w:eastAsia="en-US"/>
          </w:rPr>
          <w:t xml:space="preserve">If results were filtered along multiple dimensions, </w:t>
        </w:r>
      </w:ins>
      <w:ins w:id="193" w:author="Joshua Klein" w:date="2021-03-07T12:10:00Z">
        <w:r w:rsidR="00C741B0">
          <w:rPr>
            <w:lang w:val="en-US" w:eastAsia="en-US"/>
          </w:rPr>
          <w:t xml:space="preserve">these criteria SHOULD be described in the &lt;Threshold&gt; element. </w:t>
        </w:r>
      </w:ins>
      <w:commentRangeEnd w:id="183"/>
      <w:ins w:id="194" w:author="Joshua Klein" w:date="2021-03-07T15:00:00Z">
        <w:r w:rsidR="0030171A">
          <w:rPr>
            <w:rStyle w:val="CommentReference"/>
            <w:lang w:val="x-none" w:eastAsia="x-none"/>
          </w:rPr>
          <w:commentReference w:id="183"/>
        </w:r>
      </w:ins>
    </w:p>
    <w:p w14:paraId="557688BB" w14:textId="77777777" w:rsidR="00316B5C" w:rsidRDefault="00316B5C" w:rsidP="0053683A">
      <w:pPr>
        <w:rPr>
          <w:ins w:id="195" w:author="Joshua Klein" w:date="2020-03-27T15:54:00Z"/>
          <w:lang w:val="en-US" w:eastAsia="en-US"/>
        </w:rPr>
      </w:pPr>
    </w:p>
    <w:p w14:paraId="6CAACBFB" w14:textId="64440C5C" w:rsidR="0053683A" w:rsidRPr="002F6360" w:rsidRDefault="0053683A" w:rsidP="0053683A">
      <w:pPr>
        <w:pBdr>
          <w:bottom w:val="single" w:sz="6" w:space="1" w:color="auto"/>
        </w:pBdr>
        <w:rPr>
          <w:ins w:id="196" w:author="Joshua Klein" w:date="2020-03-28T16:43:00Z"/>
          <w:b/>
          <w:bCs/>
          <w:i/>
          <w:iCs/>
          <w:lang w:val="en-US" w:eastAsia="en-US"/>
          <w:rPrChange w:id="197" w:author="Joshua Klein" w:date="2020-03-29T14:12:00Z">
            <w:rPr>
              <w:ins w:id="198" w:author="Joshua Klein" w:date="2020-03-28T16:43:00Z"/>
              <w:lang w:val="en-US" w:eastAsia="en-US"/>
            </w:rPr>
          </w:rPrChange>
        </w:rPr>
      </w:pPr>
      <w:ins w:id="199" w:author="Joshua Klein" w:date="2020-03-27T15:54:00Z">
        <w:r w:rsidRPr="002F6360">
          <w:rPr>
            <w:b/>
            <w:bCs/>
            <w:i/>
            <w:iCs/>
            <w:lang w:val="en-US" w:eastAsia="en-US"/>
            <w:rPrChange w:id="200" w:author="Joshua Klein" w:date="2020-03-29T14:12:00Z">
              <w:rPr>
                <w:lang w:val="en-US" w:eastAsia="en-US"/>
              </w:rPr>
            </w:rPrChange>
          </w:rPr>
          <w:t>Encoding a glycopeptide identification</w:t>
        </w:r>
      </w:ins>
    </w:p>
    <w:p w14:paraId="042EE621" w14:textId="1935F876" w:rsidR="00046970" w:rsidRPr="00046970" w:rsidRDefault="00046970" w:rsidP="0053683A">
      <w:pPr>
        <w:rPr>
          <w:ins w:id="201" w:author="Joshua Klein" w:date="2021-03-07T12:25:00Z"/>
          <w:i/>
          <w:iCs/>
          <w:lang w:val="en-US" w:eastAsia="en-US"/>
          <w:rPrChange w:id="202" w:author="Joshua Klein" w:date="2021-03-07T12:25:00Z">
            <w:rPr>
              <w:ins w:id="203" w:author="Joshua Klein" w:date="2021-03-07T12:25:00Z"/>
              <w:lang w:val="en-US" w:eastAsia="en-US"/>
            </w:rPr>
          </w:rPrChange>
        </w:rPr>
      </w:pPr>
      <w:ins w:id="204" w:author="Joshua Klein" w:date="2021-03-07T12:25:00Z">
        <w:r w:rsidRPr="00046970">
          <w:rPr>
            <w:i/>
            <w:iCs/>
            <w:lang w:val="en-US" w:eastAsia="en-US"/>
            <w:rPrChange w:id="205" w:author="Joshua Klein" w:date="2021-03-07T12:25:00Z">
              <w:rPr>
                <w:lang w:val="en-US" w:eastAsia="en-US"/>
              </w:rPr>
            </w:rPrChange>
          </w:rPr>
          <w:t>Approach #1</w:t>
        </w:r>
      </w:ins>
    </w:p>
    <w:p w14:paraId="0EF34EA4" w14:textId="08FCC9C8" w:rsidR="005E66DA" w:rsidRDefault="00C06D09" w:rsidP="0053683A">
      <w:pPr>
        <w:rPr>
          <w:ins w:id="206" w:author="Joshua Klein" w:date="2021-03-07T13:26:00Z"/>
          <w:lang w:val="en-US" w:eastAsia="en-US"/>
        </w:rPr>
      </w:pPr>
      <w:commentRangeStart w:id="207"/>
      <w:commentRangeStart w:id="208"/>
      <w:ins w:id="209" w:author="Joshua Klein" w:date="2020-03-29T20:39:00Z">
        <w:r>
          <w:rPr>
            <w:lang w:val="en-US" w:eastAsia="en-US"/>
          </w:rPr>
          <w:t xml:space="preserve">In addition to normally expected elements, a </w:t>
        </w:r>
      </w:ins>
      <w:ins w:id="210" w:author="Joshua Klein" w:date="2020-03-29T20:40:00Z">
        <w:r>
          <w:rPr>
            <w:lang w:val="en-US" w:eastAsia="en-US"/>
          </w:rPr>
          <w:t>&lt;</w:t>
        </w:r>
        <w:proofErr w:type="spellStart"/>
        <w:r>
          <w:rPr>
            <w:lang w:val="en-US" w:eastAsia="en-US"/>
          </w:rPr>
          <w:t>SpectrumIdentificationItem</w:t>
        </w:r>
        <w:proofErr w:type="spellEnd"/>
        <w:r>
          <w:rPr>
            <w:lang w:val="en-US" w:eastAsia="en-US"/>
          </w:rPr>
          <w:t xml:space="preserve">&gt; referencing a glycopeptide </w:t>
        </w:r>
      </w:ins>
      <w:ins w:id="211" w:author="Joshua Klein" w:date="2020-03-29T20:41:00Z">
        <w:r>
          <w:rPr>
            <w:lang w:val="en-US" w:eastAsia="en-US"/>
          </w:rPr>
          <w:t>is RECOMMENDED</w:t>
        </w:r>
      </w:ins>
      <w:ins w:id="212" w:author="Joshua Klein" w:date="2020-03-29T20:40:00Z">
        <w:r>
          <w:rPr>
            <w:lang w:val="en-US" w:eastAsia="en-US"/>
          </w:rPr>
          <w:t xml:space="preserve"> </w:t>
        </w:r>
      </w:ins>
      <w:ins w:id="213" w:author="Joshua Klein" w:date="2020-03-29T20:41:00Z">
        <w:r>
          <w:rPr>
            <w:lang w:val="en-US" w:eastAsia="en-US"/>
          </w:rPr>
          <w:t xml:space="preserve">to </w:t>
        </w:r>
      </w:ins>
      <w:ins w:id="214" w:author="Joshua Klein" w:date="2020-03-29T20:40:00Z">
        <w:r>
          <w:rPr>
            <w:lang w:val="en-US" w:eastAsia="en-US"/>
          </w:rPr>
          <w:t>provide a descrip</w:t>
        </w:r>
      </w:ins>
      <w:ins w:id="215" w:author="Joshua Klein" w:date="2020-03-29T20:41:00Z">
        <w:r>
          <w:rPr>
            <w:lang w:val="en-US" w:eastAsia="en-US"/>
          </w:rPr>
          <w:t xml:space="preserve">tion of the expectations the search engine made about the dissociation occurring by specifying one or more terms derived from </w:t>
        </w:r>
      </w:ins>
      <w:ins w:id="216" w:author="Joshua Klein" w:date="2020-03-29T20:42:00Z">
        <w:r>
          <w:rPr>
            <w:lang w:val="en-US" w:eastAsia="en-US"/>
          </w:rPr>
          <w:t>“</w:t>
        </w:r>
      </w:ins>
      <w:ins w:id="217" w:author="Joshua Klein" w:date="2020-03-29T20:41:00Z">
        <w:r>
          <w:rPr>
            <w:lang w:val="en-US" w:eastAsia="en-US"/>
          </w:rPr>
          <w:t>glycan diss</w:t>
        </w:r>
      </w:ins>
      <w:ins w:id="218" w:author="Joshua Klein" w:date="2020-03-29T20:42:00Z">
        <w:r>
          <w:rPr>
            <w:lang w:val="en-US" w:eastAsia="en-US"/>
          </w:rPr>
          <w:t>ociation mode” (</w:t>
        </w:r>
        <w:r w:rsidRPr="00C06D09">
          <w:rPr>
            <w:lang w:val="en-US" w:eastAsia="en-US"/>
          </w:rPr>
          <w:t>MS:XXX110</w:t>
        </w:r>
        <w:r>
          <w:rPr>
            <w:lang w:val="en-US" w:eastAsia="en-US"/>
          </w:rPr>
          <w:t>)</w:t>
        </w:r>
      </w:ins>
      <w:ins w:id="219" w:author="Joshua Klein" w:date="2021-03-07T12:41:00Z">
        <w:r w:rsidR="0002494A">
          <w:rPr>
            <w:lang w:val="en-US" w:eastAsia="en-US"/>
          </w:rPr>
          <w:t>. These methods shou</w:t>
        </w:r>
      </w:ins>
      <w:ins w:id="220" w:author="Joshua Klein" w:date="2021-03-07T12:42:00Z">
        <w:r w:rsidR="0002494A">
          <w:rPr>
            <w:lang w:val="en-US" w:eastAsia="en-US"/>
          </w:rPr>
          <w:t>ld describe the types of fragment ions searched for, distinct from the activation method but are inspired by commonly used dissociation techniques</w:t>
        </w:r>
      </w:ins>
      <w:ins w:id="221" w:author="Joshua Klein" w:date="2021-03-07T12:43:00Z">
        <w:r w:rsidR="0002494A">
          <w:rPr>
            <w:lang w:val="en-US" w:eastAsia="en-US"/>
          </w:rPr>
          <w:t xml:space="preserve">, e.g. </w:t>
        </w:r>
      </w:ins>
      <w:ins w:id="222" w:author="Joshua Klein" w:date="2020-03-29T20:42:00Z">
        <w:r>
          <w:rPr>
            <w:lang w:val="en-US" w:eastAsia="en-US"/>
          </w:rPr>
          <w:t xml:space="preserve"> “glycan dissociating, peptide preserving” (MS:XXX111)</w:t>
        </w:r>
      </w:ins>
      <w:ins w:id="223" w:author="Joshua Klein" w:date="2021-03-07T12:40:00Z">
        <w:r w:rsidR="00192564">
          <w:rPr>
            <w:lang w:val="en-US" w:eastAsia="en-US"/>
          </w:rPr>
          <w:t xml:space="preserve"> which may describe</w:t>
        </w:r>
      </w:ins>
      <w:ins w:id="224" w:author="Joshua Klein" w:date="2020-03-29T20:42:00Z">
        <w:r>
          <w:rPr>
            <w:lang w:val="en-US" w:eastAsia="en-US"/>
          </w:rPr>
          <w:t xml:space="preserve"> CID spectra,</w:t>
        </w:r>
      </w:ins>
      <w:ins w:id="225" w:author="Joshua Klein" w:date="2020-03-29T20:43:00Z">
        <w:r>
          <w:rPr>
            <w:lang w:val="en-US" w:eastAsia="en-US"/>
          </w:rPr>
          <w:t xml:space="preserve"> “</w:t>
        </w:r>
        <w:r w:rsidRPr="00C06D09">
          <w:rPr>
            <w:lang w:val="en-US" w:eastAsia="en-US"/>
          </w:rPr>
          <w:t>glycan preserving, peptide dissociating</w:t>
        </w:r>
        <w:r>
          <w:rPr>
            <w:lang w:val="en-US" w:eastAsia="en-US"/>
          </w:rPr>
          <w:t>”</w:t>
        </w:r>
      </w:ins>
      <w:ins w:id="226" w:author="Joshua Klein" w:date="2020-03-29T20:42:00Z">
        <w:r>
          <w:rPr>
            <w:lang w:val="en-US" w:eastAsia="en-US"/>
          </w:rPr>
          <w:t xml:space="preserve"> (MS:XXX112) for ETD spectra, </w:t>
        </w:r>
      </w:ins>
      <w:ins w:id="227" w:author="Joshua Klein" w:date="2020-03-29T20:43:00Z">
        <w:r>
          <w:rPr>
            <w:lang w:val="en-US" w:eastAsia="en-US"/>
          </w:rPr>
          <w:t>“</w:t>
        </w:r>
        <w:r w:rsidRPr="00C06D09">
          <w:rPr>
            <w:lang w:val="en-US" w:eastAsia="en-US"/>
          </w:rPr>
          <w:t>glycan eliminated, peptide dissociating</w:t>
        </w:r>
        <w:r>
          <w:rPr>
            <w:lang w:val="en-US" w:eastAsia="en-US"/>
          </w:rPr>
          <w:t>” (MS:XXX114) for HCD spectra, or “</w:t>
        </w:r>
        <w:r w:rsidRPr="00C06D09">
          <w:rPr>
            <w:lang w:val="en-US" w:eastAsia="en-US"/>
          </w:rPr>
          <w:t xml:space="preserve">glycan dissociating, peptide </w:t>
        </w:r>
        <w:r w:rsidRPr="00C06D09">
          <w:rPr>
            <w:lang w:val="en-US" w:eastAsia="en-US"/>
          </w:rPr>
          <w:lastRenderedPageBreak/>
          <w:t>dissociating</w:t>
        </w:r>
        <w:r>
          <w:rPr>
            <w:lang w:val="en-US" w:eastAsia="en-US"/>
          </w:rPr>
          <w:t>” (MS:XXX113</w:t>
        </w:r>
      </w:ins>
      <w:ins w:id="228" w:author="Joshua Klein" w:date="2020-03-29T20:44:00Z">
        <w:r>
          <w:rPr>
            <w:lang w:val="en-US" w:eastAsia="en-US"/>
          </w:rPr>
          <w:t xml:space="preserve">) for </w:t>
        </w:r>
        <w:proofErr w:type="spellStart"/>
        <w:r>
          <w:rPr>
            <w:lang w:val="en-US" w:eastAsia="en-US"/>
          </w:rPr>
          <w:t>EThcD</w:t>
        </w:r>
        <w:proofErr w:type="spellEnd"/>
        <w:r>
          <w:rPr>
            <w:lang w:val="en-US" w:eastAsia="en-US"/>
          </w:rPr>
          <w:t xml:space="preserve"> spectra.</w:t>
        </w:r>
      </w:ins>
      <w:ins w:id="229" w:author="Asus" w:date="2020-05-05T21:41:00Z">
        <w:r w:rsidR="00F037BA">
          <w:rPr>
            <w:lang w:val="en-US" w:eastAsia="en-US"/>
          </w:rPr>
          <w:t xml:space="preserve"> </w:t>
        </w:r>
      </w:ins>
      <w:ins w:id="230" w:author="Joshua Klein" w:date="2020-05-05T21:46:00Z">
        <w:r w:rsidR="00F037BA">
          <w:rPr>
            <w:lang w:val="en-US" w:eastAsia="en-US"/>
          </w:rPr>
          <w:t>Alternatively, if a single set of modes is assumed for all spectra, these CV terms MAY be given in the &lt;</w:t>
        </w:r>
        <w:proofErr w:type="spellStart"/>
        <w:r w:rsidR="00F037BA">
          <w:rPr>
            <w:lang w:val="en-US" w:eastAsia="en-US"/>
          </w:rPr>
          <w:t>AdditionalSearchParams</w:t>
        </w:r>
        <w:proofErr w:type="spellEnd"/>
        <w:r w:rsidR="00F037BA">
          <w:rPr>
            <w:lang w:val="en-US" w:eastAsia="en-US"/>
          </w:rPr>
          <w:t>&gt;</w:t>
        </w:r>
      </w:ins>
      <w:ins w:id="231" w:author="Joshua Klein" w:date="2020-05-05T21:58:00Z">
        <w:r w:rsidR="004A0373">
          <w:rPr>
            <w:lang w:val="en-US" w:eastAsia="en-US"/>
          </w:rPr>
          <w:t xml:space="preserve"> and deviations from that assumption </w:t>
        </w:r>
      </w:ins>
      <w:ins w:id="232" w:author="Joshua Klein" w:date="2020-05-05T21:59:00Z">
        <w:r w:rsidR="004A0373">
          <w:rPr>
            <w:lang w:val="en-US" w:eastAsia="en-US"/>
          </w:rPr>
          <w:t>may be specified explicitly on each &lt;</w:t>
        </w:r>
        <w:proofErr w:type="spellStart"/>
        <w:r w:rsidR="004A0373">
          <w:rPr>
            <w:lang w:val="en-US" w:eastAsia="en-US"/>
          </w:rPr>
          <w:t>SpectrumIdentificationItem</w:t>
        </w:r>
        <w:proofErr w:type="spellEnd"/>
        <w:r w:rsidR="004A0373">
          <w:rPr>
            <w:lang w:val="en-US" w:eastAsia="en-US"/>
          </w:rPr>
          <w:t>&gt;</w:t>
        </w:r>
      </w:ins>
      <w:ins w:id="233" w:author="Joshua Klein" w:date="2020-05-05T21:46:00Z">
        <w:r w:rsidR="00F037BA">
          <w:rPr>
            <w:lang w:val="en-US" w:eastAsia="en-US"/>
          </w:rPr>
          <w:t>.</w:t>
        </w:r>
      </w:ins>
      <w:commentRangeEnd w:id="207"/>
      <w:ins w:id="234" w:author="Joshua Klein" w:date="2020-05-05T21:56:00Z">
        <w:r w:rsidR="004A0373">
          <w:rPr>
            <w:rStyle w:val="CommentReference"/>
            <w:lang w:val="x-none" w:eastAsia="x-none"/>
          </w:rPr>
          <w:commentReference w:id="207"/>
        </w:r>
      </w:ins>
      <w:commentRangeEnd w:id="208"/>
      <w:ins w:id="235" w:author="Joshua Klein" w:date="2021-03-07T12:33:00Z">
        <w:r w:rsidR="00192564">
          <w:rPr>
            <w:rStyle w:val="CommentReference"/>
            <w:lang w:val="x-none" w:eastAsia="x-none"/>
          </w:rPr>
          <w:commentReference w:id="208"/>
        </w:r>
      </w:ins>
      <w:ins w:id="236" w:author="Joshua Klein" w:date="2020-05-05T21:55:00Z">
        <w:r w:rsidR="004A0373">
          <w:rPr>
            <w:lang w:val="en-US" w:eastAsia="en-US"/>
          </w:rPr>
          <w:t xml:space="preserve"> </w:t>
        </w:r>
      </w:ins>
    </w:p>
    <w:p w14:paraId="13DE531C" w14:textId="77777777" w:rsidR="005E66DA" w:rsidRDefault="005E66DA" w:rsidP="0053683A">
      <w:pPr>
        <w:rPr>
          <w:ins w:id="237" w:author="Joshua Klein" w:date="2021-03-07T12:25:00Z"/>
          <w:lang w:val="en-US" w:eastAsia="en-US"/>
        </w:rPr>
      </w:pPr>
    </w:p>
    <w:p w14:paraId="5DD9E07D" w14:textId="5A4B576B" w:rsidR="00046970" w:rsidRPr="00046970" w:rsidRDefault="00046970" w:rsidP="0053683A">
      <w:pPr>
        <w:rPr>
          <w:ins w:id="238" w:author="Joshua Klein" w:date="2021-03-07T12:25:00Z"/>
          <w:i/>
          <w:iCs/>
          <w:lang w:val="en-US" w:eastAsia="en-US"/>
          <w:rPrChange w:id="239" w:author="Joshua Klein" w:date="2021-03-07T12:25:00Z">
            <w:rPr>
              <w:ins w:id="240" w:author="Joshua Klein" w:date="2021-03-07T12:25:00Z"/>
              <w:lang w:val="en-US" w:eastAsia="en-US"/>
            </w:rPr>
          </w:rPrChange>
        </w:rPr>
      </w:pPr>
      <w:ins w:id="241" w:author="Joshua Klein" w:date="2021-03-07T12:25:00Z">
        <w:r w:rsidRPr="00046970">
          <w:rPr>
            <w:i/>
            <w:iCs/>
            <w:lang w:val="en-US" w:eastAsia="en-US"/>
            <w:rPrChange w:id="242" w:author="Joshua Klein" w:date="2021-03-07T12:25:00Z">
              <w:rPr>
                <w:lang w:val="en-US" w:eastAsia="en-US"/>
              </w:rPr>
            </w:rPrChange>
          </w:rPr>
          <w:t>Approach #2</w:t>
        </w:r>
      </w:ins>
    </w:p>
    <w:p w14:paraId="252CBC5D" w14:textId="4D236D65" w:rsidR="00046970" w:rsidRDefault="00046970" w:rsidP="0053683A">
      <w:pPr>
        <w:pBdr>
          <w:bottom w:val="single" w:sz="6" w:space="1" w:color="auto"/>
        </w:pBdr>
        <w:rPr>
          <w:ins w:id="243" w:author="Joshua Klein" w:date="2021-03-07T12:25:00Z"/>
          <w:lang w:val="en-US" w:eastAsia="en-US"/>
        </w:rPr>
      </w:pPr>
      <w:ins w:id="244" w:author="Joshua Klein" w:date="2021-03-07T12:25:00Z">
        <w:r>
          <w:rPr>
            <w:lang w:val="en-US" w:eastAsia="en-US"/>
          </w:rPr>
          <w:t>I</w:t>
        </w:r>
      </w:ins>
      <w:ins w:id="245" w:author="Joshua Klein" w:date="2021-03-07T12:26:00Z">
        <w:r>
          <w:rPr>
            <w:lang w:val="en-US" w:eastAsia="en-US"/>
          </w:rPr>
          <w:t>f a search engine considered glycosylated product io</w:t>
        </w:r>
      </w:ins>
      <w:ins w:id="246" w:author="Joshua Klein" w:date="2021-03-07T12:27:00Z">
        <w:r>
          <w:rPr>
            <w:lang w:val="en-US" w:eastAsia="en-US"/>
          </w:rPr>
          <w:t>ns during scoring, it is RECOMMENDED that it register this in the &lt;</w:t>
        </w:r>
        <w:proofErr w:type="spellStart"/>
        <w:r>
          <w:rPr>
            <w:lang w:val="en-US" w:eastAsia="en-US"/>
          </w:rPr>
          <w:t>AdditionalSearchParams</w:t>
        </w:r>
        <w:proofErr w:type="spellEnd"/>
        <w:r>
          <w:rPr>
            <w:lang w:val="en-US" w:eastAsia="en-US"/>
          </w:rPr>
          <w:t xml:space="preserve">&gt; </w:t>
        </w:r>
      </w:ins>
      <w:ins w:id="247" w:author="Joshua Klein" w:date="2021-03-07T12:31:00Z">
        <w:r>
          <w:rPr>
            <w:lang w:val="en-US" w:eastAsia="en-US"/>
          </w:rPr>
          <w:t xml:space="preserve">with the appropriate </w:t>
        </w:r>
        <w:r w:rsidR="00192564">
          <w:rPr>
            <w:lang w:val="en-US" w:eastAsia="en-US"/>
          </w:rPr>
          <w:t xml:space="preserve">terms derived from </w:t>
        </w:r>
      </w:ins>
      <w:ins w:id="248" w:author="Joshua Klein" w:date="2021-03-07T12:32:00Z">
        <w:r w:rsidR="00192564">
          <w:rPr>
            <w:lang w:val="en-US" w:eastAsia="en-US"/>
          </w:rPr>
          <w:t>“glycosylated ion series” (</w:t>
        </w:r>
        <w:proofErr w:type="gramStart"/>
        <w:r w:rsidR="00192564" w:rsidRPr="00192564">
          <w:rPr>
            <w:lang w:val="en-US" w:eastAsia="en-US"/>
          </w:rPr>
          <w:t>MS:XXXX</w:t>
        </w:r>
        <w:proofErr w:type="gramEnd"/>
        <w:r w:rsidR="00192564" w:rsidRPr="00192564">
          <w:rPr>
            <w:lang w:val="en-US" w:eastAsia="en-US"/>
          </w:rPr>
          <w:t>16</w:t>
        </w:r>
        <w:r w:rsidR="00192564">
          <w:rPr>
            <w:lang w:val="en-US" w:eastAsia="en-US"/>
          </w:rPr>
          <w:t xml:space="preserve">). </w:t>
        </w:r>
      </w:ins>
      <w:ins w:id="249" w:author="Joshua Klein" w:date="2021-03-07T12:39:00Z">
        <w:r w:rsidR="00192564">
          <w:rPr>
            <w:lang w:val="en-US" w:eastAsia="en-US"/>
          </w:rPr>
          <w:t>Additional context may be drawn from the spectrum data files’ activation method if provided.</w:t>
        </w:r>
      </w:ins>
      <w:ins w:id="250" w:author="Joshua Klein" w:date="2021-03-07T12:43:00Z">
        <w:r w:rsidR="0002494A">
          <w:rPr>
            <w:lang w:val="en-US" w:eastAsia="en-US"/>
          </w:rPr>
          <w:t xml:space="preserve"> If an ion series was not considered to carry a </w:t>
        </w:r>
      </w:ins>
      <w:ins w:id="251" w:author="Joshua Klein" w:date="2021-03-07T12:44:00Z">
        <w:r w:rsidR="0002494A">
          <w:rPr>
            <w:lang w:val="en-US" w:eastAsia="en-US"/>
          </w:rPr>
          <w:t xml:space="preserve">more than the reducing end monosaccharide, it may be assumed that </w:t>
        </w:r>
      </w:ins>
      <w:ins w:id="252" w:author="Joshua Klein" w:date="2021-03-07T12:45:00Z">
        <w:r w:rsidR="0002494A">
          <w:rPr>
            <w:lang w:val="en-US" w:eastAsia="en-US"/>
          </w:rPr>
          <w:t>this is included in the non-glycosylated ion series-related terms.</w:t>
        </w:r>
      </w:ins>
    </w:p>
    <w:p w14:paraId="33D93968" w14:textId="77777777" w:rsidR="00192564" w:rsidRDefault="00192564" w:rsidP="0053683A">
      <w:pPr>
        <w:rPr>
          <w:ins w:id="253" w:author="Joshua Klein" w:date="2020-03-29T20:45:00Z"/>
          <w:lang w:val="en-US" w:eastAsia="en-US"/>
        </w:rPr>
      </w:pPr>
    </w:p>
    <w:p w14:paraId="26E56DFB" w14:textId="57D498AB" w:rsidR="00905556" w:rsidRDefault="00C06D09" w:rsidP="0053683A">
      <w:pPr>
        <w:rPr>
          <w:ins w:id="254" w:author="Joshua Klein" w:date="2021-03-07T21:26:00Z"/>
          <w:lang w:val="en-US" w:eastAsia="en-US"/>
        </w:rPr>
      </w:pPr>
      <w:commentRangeStart w:id="255"/>
      <w:commentRangeStart w:id="256"/>
      <w:ins w:id="257" w:author="Joshua Klein" w:date="2020-03-29T20:45:00Z">
        <w:r>
          <w:rPr>
            <w:lang w:val="en-US" w:eastAsia="en-US"/>
          </w:rPr>
          <w:t xml:space="preserve">If the search engine </w:t>
        </w:r>
      </w:ins>
      <w:ins w:id="258" w:author="Joshua Klein" w:date="2020-03-29T20:46:00Z">
        <w:r>
          <w:rPr>
            <w:lang w:val="en-US" w:eastAsia="en-US"/>
          </w:rPr>
          <w:t xml:space="preserve">assigned separate scores to </w:t>
        </w:r>
      </w:ins>
      <w:ins w:id="259" w:author="Joshua Klein" w:date="2020-05-05T22:05:00Z">
        <w:r w:rsidR="000605A2">
          <w:rPr>
            <w:lang w:val="en-US" w:eastAsia="en-US"/>
          </w:rPr>
          <w:t>separate sources of</w:t>
        </w:r>
      </w:ins>
      <w:ins w:id="260" w:author="Joshua Klein" w:date="2020-03-29T20:46:00Z">
        <w:r>
          <w:rPr>
            <w:lang w:val="en-US" w:eastAsia="en-US"/>
          </w:rPr>
          <w:t xml:space="preserve"> </w:t>
        </w:r>
      </w:ins>
      <w:ins w:id="261" w:author="Joshua Klein" w:date="2020-05-05T22:06:00Z">
        <w:r w:rsidR="000605A2">
          <w:rPr>
            <w:lang w:val="en-US" w:eastAsia="en-US"/>
          </w:rPr>
          <w:t xml:space="preserve">structural </w:t>
        </w:r>
      </w:ins>
      <w:ins w:id="262" w:author="Joshua Klein" w:date="2020-03-29T20:46:00Z">
        <w:r>
          <w:rPr>
            <w:lang w:val="en-US" w:eastAsia="en-US"/>
          </w:rPr>
          <w:t xml:space="preserve">evidence, </w:t>
        </w:r>
      </w:ins>
      <w:ins w:id="263" w:author="Joshua Klein" w:date="2020-03-29T20:47:00Z">
        <w:r>
          <w:rPr>
            <w:lang w:val="en-US" w:eastAsia="en-US"/>
          </w:rPr>
          <w:t>reporting each score is RECOMMENDED</w:t>
        </w:r>
      </w:ins>
      <w:ins w:id="264" w:author="Joshua Klein" w:date="2021-03-07T14:18:00Z">
        <w:r w:rsidR="00366617">
          <w:rPr>
            <w:lang w:val="en-US" w:eastAsia="en-US"/>
          </w:rPr>
          <w:t>,</w:t>
        </w:r>
      </w:ins>
      <w:ins w:id="265" w:author="Joshua Klein" w:date="2021-03-07T14:20:00Z">
        <w:r w:rsidR="00366617" w:rsidRPr="00366617">
          <w:rPr>
            <w:lang w:val="en-US" w:eastAsia="en-US"/>
          </w:rPr>
          <w:t xml:space="preserve"> </w:t>
        </w:r>
        <w:r w:rsidR="00366617">
          <w:rPr>
            <w:lang w:val="en-US" w:eastAsia="en-US"/>
          </w:rPr>
          <w:t>with scoring statistics reported with terms derived from “</w:t>
        </w:r>
      </w:ins>
      <w:ins w:id="266" w:author="Joshua Klein" w:date="2021-03-07T14:21:00Z">
        <w:r w:rsidR="00366617" w:rsidRPr="00366617">
          <w:rPr>
            <w:lang w:val="en-US" w:eastAsia="en-US"/>
          </w:rPr>
          <w:t>glycopeptide confidence measure</w:t>
        </w:r>
      </w:ins>
      <w:ins w:id="267" w:author="Joshua Klein" w:date="2021-03-07T14:20:00Z">
        <w:r w:rsidR="00366617">
          <w:rPr>
            <w:lang w:val="en-US" w:eastAsia="en-US"/>
          </w:rPr>
          <w:t>” (</w:t>
        </w:r>
        <w:r w:rsidR="00366617" w:rsidRPr="00366617">
          <w:rPr>
            <w:lang w:val="en-US" w:eastAsia="en-US"/>
          </w:rPr>
          <w:t>MS:XXX1</w:t>
        </w:r>
      </w:ins>
      <w:ins w:id="268" w:author="Joshua Klein" w:date="2021-03-07T14:21:00Z">
        <w:r w:rsidR="00366617">
          <w:rPr>
            <w:lang w:val="en-US" w:eastAsia="en-US"/>
          </w:rPr>
          <w:t>01</w:t>
        </w:r>
      </w:ins>
      <w:ins w:id="269" w:author="Joshua Klein" w:date="2021-03-07T14:20:00Z">
        <w:r w:rsidR="00366617">
          <w:rPr>
            <w:lang w:val="en-US" w:eastAsia="en-US"/>
          </w:rPr>
          <w:t>)</w:t>
        </w:r>
      </w:ins>
      <w:ins w:id="270" w:author="Joshua Klein" w:date="2020-03-29T20:47:00Z">
        <w:r>
          <w:rPr>
            <w:lang w:val="en-US" w:eastAsia="en-US"/>
          </w:rPr>
          <w:t xml:space="preserve">. If </w:t>
        </w:r>
      </w:ins>
      <w:ins w:id="271" w:author="Joshua Klein" w:date="2020-03-30T21:31:00Z">
        <w:r w:rsidR="00316B5C">
          <w:rPr>
            <w:lang w:val="en-US" w:eastAsia="en-US"/>
          </w:rPr>
          <w:t>multiple false discovery rate control strategies were used, reporting each false discovery rate, local FDR</w:t>
        </w:r>
      </w:ins>
      <w:ins w:id="272" w:author="Joshua Klein" w:date="2020-03-30T21:32:00Z">
        <w:r w:rsidR="00316B5C">
          <w:rPr>
            <w:lang w:val="en-US" w:eastAsia="en-US"/>
          </w:rPr>
          <w:t>, or q-value is RECOMMENDED</w:t>
        </w:r>
      </w:ins>
      <w:ins w:id="273" w:author="Joshua Klein" w:date="2021-03-07T14:20:00Z">
        <w:r w:rsidR="00366617" w:rsidRPr="00366617">
          <w:rPr>
            <w:lang w:val="en-US" w:eastAsia="en-US"/>
          </w:rPr>
          <w:t xml:space="preserve"> </w:t>
        </w:r>
        <w:r w:rsidR="00366617">
          <w:rPr>
            <w:lang w:val="en-US" w:eastAsia="en-US"/>
          </w:rPr>
          <w:t>with statistics reported with terms derived from “</w:t>
        </w:r>
        <w:r w:rsidR="00366617" w:rsidRPr="00366617">
          <w:rPr>
            <w:lang w:val="en-US" w:eastAsia="en-US"/>
          </w:rPr>
          <w:t>glycopeptide statistic</w:t>
        </w:r>
        <w:r w:rsidR="00366617">
          <w:rPr>
            <w:lang w:val="en-US" w:eastAsia="en-US"/>
          </w:rPr>
          <w:t>” (</w:t>
        </w:r>
        <w:r w:rsidR="00366617" w:rsidRPr="00366617">
          <w:rPr>
            <w:lang w:val="en-US" w:eastAsia="en-US"/>
          </w:rPr>
          <w:t>MS:XXX117</w:t>
        </w:r>
        <w:r w:rsidR="00366617">
          <w:rPr>
            <w:lang w:val="en-US" w:eastAsia="en-US"/>
          </w:rPr>
          <w:t xml:space="preserve">), </w:t>
        </w:r>
      </w:ins>
      <w:ins w:id="274" w:author="Joshua Klein" w:date="2021-03-07T14:48:00Z">
        <w:r w:rsidR="00042DBF">
          <w:rPr>
            <w:lang w:val="en-US" w:eastAsia="en-US"/>
          </w:rPr>
          <w:t xml:space="preserve">or using one of </w:t>
        </w:r>
      </w:ins>
      <w:ins w:id="275" w:author="Joshua Klein" w:date="2021-03-07T14:20:00Z">
        <w:r w:rsidR="00366617">
          <w:rPr>
            <w:lang w:val="en-US" w:eastAsia="en-US"/>
          </w:rPr>
          <w:t>“</w:t>
        </w:r>
        <w:r w:rsidR="00366617" w:rsidRPr="00366617">
          <w:rPr>
            <w:lang w:val="en-US" w:eastAsia="en-US"/>
          </w:rPr>
          <w:t>peptide-specific statistic</w:t>
        </w:r>
        <w:r w:rsidR="00366617">
          <w:rPr>
            <w:lang w:val="en-US" w:eastAsia="en-US"/>
          </w:rPr>
          <w:t>” (MS:XXX116) or “</w:t>
        </w:r>
        <w:r w:rsidR="00366617" w:rsidRPr="00366617">
          <w:rPr>
            <w:lang w:val="en-US" w:eastAsia="en-US"/>
          </w:rPr>
          <w:t>glycan-specific statistic</w:t>
        </w:r>
        <w:r w:rsidR="00366617">
          <w:rPr>
            <w:lang w:val="en-US" w:eastAsia="en-US"/>
          </w:rPr>
          <w:t>” (MS:XXX115)</w:t>
        </w:r>
      </w:ins>
      <w:ins w:id="276" w:author="Joshua Klein" w:date="2021-03-07T14:48:00Z">
        <w:r w:rsidR="00042DBF">
          <w:rPr>
            <w:lang w:val="en-US" w:eastAsia="en-US"/>
          </w:rPr>
          <w:t xml:space="preserve"> if appropriate</w:t>
        </w:r>
      </w:ins>
      <w:ins w:id="277" w:author="Joshua Klein" w:date="2020-03-30T21:32:00Z">
        <w:r w:rsidR="00316B5C">
          <w:rPr>
            <w:lang w:val="en-US" w:eastAsia="en-US"/>
          </w:rPr>
          <w:t>.</w:t>
        </w:r>
      </w:ins>
      <w:ins w:id="278" w:author="Joshua Klein" w:date="2020-03-30T21:38:00Z">
        <w:r w:rsidR="002B1094">
          <w:rPr>
            <w:lang w:val="en-US" w:eastAsia="en-US"/>
          </w:rPr>
          <w:t xml:space="preserve"> </w:t>
        </w:r>
      </w:ins>
      <w:ins w:id="279" w:author="Joshua Klein" w:date="2020-04-01T21:28:00Z">
        <w:r w:rsidR="00982A09">
          <w:rPr>
            <w:lang w:val="en-US" w:eastAsia="en-US"/>
          </w:rPr>
          <w:t>If a joint statistic</w:t>
        </w:r>
      </w:ins>
      <w:ins w:id="280" w:author="Joshua Klein" w:date="2020-05-05T21:55:00Z">
        <w:r w:rsidR="004A0373">
          <w:rPr>
            <w:lang w:val="en-US" w:eastAsia="en-US"/>
          </w:rPr>
          <w:t xml:space="preserve"> summarizing statistics from multiple sources of evidence</w:t>
        </w:r>
      </w:ins>
      <w:ins w:id="281" w:author="Joshua Klein" w:date="2020-04-01T21:28:00Z">
        <w:r w:rsidR="00982A09">
          <w:rPr>
            <w:lang w:val="en-US" w:eastAsia="en-US"/>
          </w:rPr>
          <w:t xml:space="preserve"> was used,</w:t>
        </w:r>
      </w:ins>
      <w:ins w:id="282" w:author="Joshua Klein" w:date="2020-04-01T21:32:00Z">
        <w:r w:rsidR="00982A09">
          <w:rPr>
            <w:lang w:val="en-US" w:eastAsia="en-US"/>
          </w:rPr>
          <w:t xml:space="preserve"> a term derived from</w:t>
        </w:r>
      </w:ins>
      <w:ins w:id="283" w:author="Joshua Klein" w:date="2020-04-01T21:28:00Z">
        <w:r w:rsidR="00982A09">
          <w:rPr>
            <w:lang w:val="en-US" w:eastAsia="en-US"/>
          </w:rPr>
          <w:t xml:space="preserve"> </w:t>
        </w:r>
      </w:ins>
      <w:ins w:id="284" w:author="Joshua Klein" w:date="2020-04-01T21:32:00Z">
        <w:r w:rsidR="00982A09">
          <w:rPr>
            <w:lang w:val="en-US" w:eastAsia="en-US"/>
          </w:rPr>
          <w:t>“</w:t>
        </w:r>
        <w:r w:rsidR="00982A09" w:rsidRPr="00982A09">
          <w:rPr>
            <w:lang w:val="en-US" w:eastAsia="en-US"/>
          </w:rPr>
          <w:t>joint glycopeptide statistic</w:t>
        </w:r>
        <w:r w:rsidR="00982A09">
          <w:rPr>
            <w:lang w:val="en-US" w:eastAsia="en-US"/>
          </w:rPr>
          <w:t>” (</w:t>
        </w:r>
        <w:r w:rsidR="00982A09" w:rsidRPr="00982A09">
          <w:rPr>
            <w:lang w:val="en-US" w:eastAsia="en-US"/>
          </w:rPr>
          <w:t>MS:XXX118</w:t>
        </w:r>
        <w:r w:rsidR="00982A09">
          <w:rPr>
            <w:lang w:val="en-US" w:eastAsia="en-US"/>
          </w:rPr>
          <w:t>) SHOULD be</w:t>
        </w:r>
      </w:ins>
      <w:ins w:id="285" w:author="Joshua Klein" w:date="2021-03-07T13:24:00Z">
        <w:r w:rsidR="001F1BC0">
          <w:rPr>
            <w:lang w:val="en-US" w:eastAsia="en-US"/>
          </w:rPr>
          <w:t xml:space="preserve"> used to</w:t>
        </w:r>
      </w:ins>
      <w:ins w:id="286" w:author="Joshua Klein" w:date="2020-04-01T21:33:00Z">
        <w:r w:rsidR="00982A09">
          <w:rPr>
            <w:lang w:val="en-US" w:eastAsia="en-US"/>
          </w:rPr>
          <w:t xml:space="preserve"> report</w:t>
        </w:r>
      </w:ins>
      <w:ins w:id="287" w:author="Joshua Klein" w:date="2021-03-07T13:24:00Z">
        <w:r w:rsidR="001F1BC0">
          <w:rPr>
            <w:lang w:val="en-US" w:eastAsia="en-US"/>
          </w:rPr>
          <w:t xml:space="preserve"> </w:t>
        </w:r>
      </w:ins>
      <w:ins w:id="288" w:author="Joshua Klein" w:date="2021-03-07T13:25:00Z">
        <w:r w:rsidR="001F1BC0">
          <w:rPr>
            <w:lang w:val="en-US" w:eastAsia="en-US"/>
          </w:rPr>
          <w:t>it</w:t>
        </w:r>
      </w:ins>
      <w:ins w:id="289" w:author="Joshua Klein" w:date="2020-04-01T21:33:00Z">
        <w:r w:rsidR="00982A09">
          <w:rPr>
            <w:lang w:val="en-US" w:eastAsia="en-US"/>
          </w:rPr>
          <w:t>.</w:t>
        </w:r>
      </w:ins>
      <w:ins w:id="290" w:author="Joshua Klein" w:date="2021-03-07T13:02:00Z">
        <w:r w:rsidR="00CE15E8">
          <w:rPr>
            <w:lang w:val="en-US" w:eastAsia="en-US"/>
          </w:rPr>
          <w:t xml:space="preserve"> </w:t>
        </w:r>
        <w:commentRangeEnd w:id="255"/>
        <w:r w:rsidR="00CE15E8">
          <w:rPr>
            <w:rStyle w:val="CommentReference"/>
            <w:lang w:val="x-none" w:eastAsia="x-none"/>
          </w:rPr>
          <w:commentReference w:id="255"/>
        </w:r>
      </w:ins>
      <w:commentRangeEnd w:id="256"/>
      <w:ins w:id="291" w:author="Joshua Klein" w:date="2021-03-07T14:16:00Z">
        <w:r w:rsidR="00366617">
          <w:rPr>
            <w:rStyle w:val="CommentReference"/>
            <w:lang w:val="x-none" w:eastAsia="x-none"/>
          </w:rPr>
          <w:commentReference w:id="256"/>
        </w:r>
      </w:ins>
    </w:p>
    <w:p w14:paraId="37BEA223" w14:textId="77777777" w:rsidR="00905556" w:rsidRDefault="00905556" w:rsidP="0053683A">
      <w:pPr>
        <w:rPr>
          <w:ins w:id="292" w:author="Joshua Klein" w:date="2020-03-30T21:40:00Z"/>
          <w:lang w:val="en-US" w:eastAsia="en-US"/>
        </w:rPr>
      </w:pPr>
    </w:p>
    <w:p w14:paraId="3B3C6802" w14:textId="5846F2C4" w:rsidR="00960C94" w:rsidRDefault="002B1094" w:rsidP="00FC6EA1">
      <w:pPr>
        <w:rPr>
          <w:ins w:id="293" w:author="Joshua Klein" w:date="2020-03-28T16:46:00Z"/>
          <w:lang w:val="en-US" w:eastAsia="en-US"/>
        </w:rPr>
      </w:pPr>
      <w:ins w:id="294" w:author="Joshua Klein" w:date="2020-03-30T21:40:00Z">
        <w:r>
          <w:rPr>
            <w:lang w:val="en-US" w:eastAsia="en-US"/>
          </w:rPr>
          <w:t xml:space="preserve">As in the cases of </w:t>
        </w:r>
      </w:ins>
      <w:proofErr w:type="spellStart"/>
      <w:ins w:id="295" w:author="Joshua Klein" w:date="2020-03-30T21:46:00Z">
        <w:r w:rsidR="002F1846">
          <w:rPr>
            <w:lang w:val="en-US" w:eastAsia="en-US"/>
          </w:rPr>
          <w:t>combingin</w:t>
        </w:r>
        <w:proofErr w:type="spellEnd"/>
        <w:r w:rsidR="002F1846">
          <w:rPr>
            <w:lang w:val="en-US" w:eastAsia="en-US"/>
          </w:rPr>
          <w:t xml:space="preserve"> </w:t>
        </w:r>
      </w:ins>
      <w:ins w:id="296" w:author="Joshua Klein" w:date="2020-03-30T21:40:00Z">
        <w:r>
          <w:rPr>
            <w:lang w:val="en-US" w:eastAsia="en-US"/>
          </w:rPr>
          <w:t>multiple fragmentation methods</w:t>
        </w:r>
      </w:ins>
      <w:ins w:id="297" w:author="Joshua Klein" w:date="2020-03-30T21:46:00Z">
        <w:r w:rsidR="002F1846">
          <w:rPr>
            <w:lang w:val="en-US" w:eastAsia="en-US"/>
          </w:rPr>
          <w:t xml:space="preserve"> across separate spectra </w:t>
        </w:r>
      </w:ins>
      <w:ins w:id="298" w:author="Joshua Klein" w:date="2020-03-30T21:40:00Z">
        <w:r>
          <w:rPr>
            <w:lang w:val="en-US" w:eastAsia="en-US"/>
          </w:rPr>
          <w:t xml:space="preserve">for cross-linked peptides in </w:t>
        </w:r>
      </w:ins>
      <w:ins w:id="299" w:author="Joshua Klein" w:date="2020-03-30T21:41:00Z">
        <w:r>
          <w:rPr>
            <w:lang w:val="en-US" w:eastAsia="en-US"/>
          </w:rPr>
          <w:t xml:space="preserve">section </w:t>
        </w:r>
        <w:r>
          <w:rPr>
            <w:lang w:val="en-US" w:eastAsia="en-US"/>
          </w:rPr>
          <w:fldChar w:fldCharType="begin"/>
        </w:r>
        <w:r>
          <w:rPr>
            <w:lang w:val="en-US" w:eastAsia="en-US"/>
          </w:rPr>
          <w:instrText xml:space="preserve"> REF _Ref409017331 \r \h </w:instrText>
        </w:r>
      </w:ins>
      <w:r>
        <w:rPr>
          <w:lang w:val="en-US" w:eastAsia="en-US"/>
        </w:rPr>
      </w:r>
      <w:r>
        <w:rPr>
          <w:lang w:val="en-US" w:eastAsia="en-US"/>
        </w:rPr>
        <w:fldChar w:fldCharType="separate"/>
      </w:r>
      <w:ins w:id="300" w:author="Joshua Klein" w:date="2020-03-30T21:41:00Z">
        <w:r>
          <w:rPr>
            <w:lang w:val="en-US" w:eastAsia="en-US"/>
          </w:rPr>
          <w:t>5.2.9</w:t>
        </w:r>
        <w:r>
          <w:rPr>
            <w:lang w:val="en-US" w:eastAsia="en-US"/>
          </w:rPr>
          <w:fldChar w:fldCharType="end"/>
        </w:r>
      </w:ins>
      <w:ins w:id="301" w:author="Joshua Klein" w:date="2020-03-30T21:42:00Z">
        <w:r>
          <w:rPr>
            <w:lang w:val="en-US" w:eastAsia="en-US"/>
          </w:rPr>
          <w:t xml:space="preserve">, </w:t>
        </w:r>
      </w:ins>
      <w:ins w:id="302" w:author="Joshua Klein" w:date="2020-03-30T21:48:00Z">
        <w:r w:rsidR="002F1846">
          <w:rPr>
            <w:lang w:val="en-US" w:eastAsia="en-US"/>
          </w:rPr>
          <w:t xml:space="preserve">if the spectrum combination is a form of post-processing, a </w:t>
        </w:r>
      </w:ins>
      <w:ins w:id="303" w:author="Joshua Klein" w:date="2020-04-01T08:13:00Z">
        <w:r w:rsidR="000A60E0">
          <w:rPr>
            <w:lang w:val="en-US" w:eastAsia="en-US"/>
          </w:rPr>
          <w:t>peptide</w:t>
        </w:r>
      </w:ins>
      <w:ins w:id="304" w:author="Joshua Klein" w:date="2020-03-30T21:48:00Z">
        <w:r w:rsidR="002F1846">
          <w:rPr>
            <w:lang w:val="en-US" w:eastAsia="en-US"/>
          </w:rPr>
          <w:t xml:space="preserve">-level score </w:t>
        </w:r>
      </w:ins>
      <w:ins w:id="305" w:author="Joshua Klein" w:date="2020-03-30T21:49:00Z">
        <w:r w:rsidR="002F1846">
          <w:rPr>
            <w:lang w:val="en-US" w:eastAsia="en-US"/>
          </w:rPr>
          <w:t>SHOULD</w:t>
        </w:r>
      </w:ins>
      <w:ins w:id="306" w:author="Joshua Klein" w:date="2020-03-30T21:48:00Z">
        <w:r w:rsidR="002F1846">
          <w:rPr>
            <w:lang w:val="en-US" w:eastAsia="en-US"/>
          </w:rPr>
          <w:t xml:space="preserve"> be </w:t>
        </w:r>
      </w:ins>
      <w:ins w:id="307" w:author="Joshua Klein" w:date="2020-03-30T21:49:00Z">
        <w:r w:rsidR="002F1846">
          <w:rPr>
            <w:lang w:val="en-US" w:eastAsia="en-US"/>
          </w:rPr>
          <w:t xml:space="preserve">used. Otherwise, </w:t>
        </w:r>
        <w:r w:rsidR="002F1846" w:rsidRPr="002F1846">
          <w:rPr>
            <w:lang w:val="en-US" w:eastAsia="en-US"/>
          </w:rPr>
          <w:t>the &lt;</w:t>
        </w:r>
        <w:proofErr w:type="spellStart"/>
        <w:r w:rsidR="002F1846" w:rsidRPr="002F1846">
          <w:rPr>
            <w:lang w:val="en-US" w:eastAsia="en-US"/>
          </w:rPr>
          <w:t>SpectraData</w:t>
        </w:r>
        <w:proofErr w:type="spellEnd"/>
        <w:r w:rsidR="002F1846" w:rsidRPr="002F1846">
          <w:rPr>
            <w:lang w:val="en-US" w:eastAsia="en-US"/>
          </w:rPr>
          <w:t>&gt; element SHOULD specify that it is using a “combined spectra” type of input file format (Table 2). The referenced spectrum (via</w:t>
        </w:r>
      </w:ins>
      <w:ins w:id="308" w:author="Joshua Klein" w:date="2020-03-31T20:27:00Z">
        <w:r w:rsidR="005C4DB1">
          <w:rPr>
            <w:lang w:val="en-US" w:eastAsia="en-US"/>
          </w:rPr>
          <w:t xml:space="preserve"> </w:t>
        </w:r>
      </w:ins>
      <w:ins w:id="309" w:author="Joshua Klein" w:date="2020-03-30T21:49:00Z">
        <w:r w:rsidR="002F1846" w:rsidRPr="002F1846">
          <w:rPr>
            <w:lang w:val="en-US" w:eastAsia="en-US"/>
          </w:rPr>
          <w:t xml:space="preserve">the </w:t>
        </w:r>
        <w:proofErr w:type="spellStart"/>
        <w:r w:rsidR="002F1846" w:rsidRPr="002F1846">
          <w:rPr>
            <w:lang w:val="en-US" w:eastAsia="en-US"/>
          </w:rPr>
          <w:t>spectrumID</w:t>
        </w:r>
      </w:ins>
      <w:proofErr w:type="spellEnd"/>
      <w:ins w:id="310" w:author="Joshua Klein" w:date="2020-03-31T20:27:00Z">
        <w:r w:rsidR="005C4DB1">
          <w:rPr>
            <w:lang w:val="en-US" w:eastAsia="en-US"/>
          </w:rPr>
          <w:t xml:space="preserve"> </w:t>
        </w:r>
      </w:ins>
      <w:ins w:id="311" w:author="Joshua Klein" w:date="2020-03-30T21:49:00Z">
        <w:r w:rsidR="002F1846" w:rsidRPr="002F1846">
          <w:rPr>
            <w:lang w:val="en-US" w:eastAsia="en-US"/>
          </w:rPr>
          <w:t xml:space="preserve">attribute) SHOULD contain a comma-separated list of identifiers e.g. </w:t>
        </w:r>
        <w:proofErr w:type="spellStart"/>
        <w:r w:rsidR="002F1846" w:rsidRPr="002F1846">
          <w:rPr>
            <w:lang w:val="en-US" w:eastAsia="en-US"/>
          </w:rPr>
          <w:t>spectrumID</w:t>
        </w:r>
        <w:proofErr w:type="spellEnd"/>
        <w:proofErr w:type="gramStart"/>
        <w:r w:rsidR="002F1846" w:rsidRPr="002F1846">
          <w:rPr>
            <w:lang w:val="en-US" w:eastAsia="en-US"/>
          </w:rPr>
          <w:t>=“</w:t>
        </w:r>
        <w:proofErr w:type="gramEnd"/>
        <w:r w:rsidR="002F1846" w:rsidRPr="002F1846">
          <w:rPr>
            <w:lang w:val="en-US" w:eastAsia="en-US"/>
          </w:rPr>
          <w:t>index=1001, index=1007”.</w:t>
        </w:r>
      </w:ins>
      <w:ins w:id="312" w:author="Joshua Klein" w:date="2020-04-14T08:05:00Z">
        <w:r w:rsidR="00B918C8">
          <w:rPr>
            <w:lang w:val="en-US"/>
          </w:rPr>
          <w:t xml:space="preserve"> </w:t>
        </w:r>
      </w:ins>
    </w:p>
    <w:p w14:paraId="172A522F" w14:textId="77777777" w:rsidR="00960C94" w:rsidRDefault="00960C94" w:rsidP="0053683A">
      <w:pPr>
        <w:rPr>
          <w:ins w:id="313" w:author="Joshua Klein" w:date="2020-03-27T18:04:00Z"/>
          <w:lang w:val="en-US" w:eastAsia="en-US"/>
        </w:rPr>
      </w:pPr>
    </w:p>
    <w:p w14:paraId="2524814E" w14:textId="77777777" w:rsidR="00FD559F" w:rsidRPr="0053683A" w:rsidRDefault="00FD559F" w:rsidP="0053683A">
      <w:pPr>
        <w:rPr>
          <w:lang w:val="en-US" w:eastAsia="en-US"/>
          <w:rPrChange w:id="314" w:author="Joshua Klein" w:date="2020-03-27T15:53:00Z">
            <w:rPr/>
          </w:rPrChange>
        </w:rPr>
      </w:pPr>
    </w:p>
    <w:p w14:paraId="0569850F" w14:textId="77777777" w:rsidR="00D77D22" w:rsidRPr="006518C9" w:rsidRDefault="00D77D22" w:rsidP="00466496">
      <w:pPr>
        <w:rPr>
          <w:lang w:val="en-US"/>
        </w:rPr>
      </w:pPr>
    </w:p>
    <w:p w14:paraId="3C223D42" w14:textId="77777777" w:rsidR="009D60F9" w:rsidRPr="006518C9" w:rsidRDefault="009D60F9" w:rsidP="00466496">
      <w:pPr>
        <w:pStyle w:val="Heading2"/>
      </w:pPr>
      <w:bookmarkStart w:id="315" w:name="_Ref216762256"/>
      <w:bookmarkStart w:id="316" w:name="_Ref216762262"/>
      <w:bookmarkStart w:id="317" w:name="_Toc476057191"/>
      <w:bookmarkStart w:id="318" w:name="_Ref116791004"/>
      <w:bookmarkStart w:id="319" w:name="_Ref116791133"/>
      <w:bookmarkStart w:id="320" w:name="_Toc118017565"/>
      <w:bookmarkStart w:id="321" w:name="_Toc170636044"/>
      <w:r w:rsidRPr="006518C9">
        <w:t>Other supporting materials</w:t>
      </w:r>
      <w:bookmarkEnd w:id="315"/>
      <w:bookmarkEnd w:id="316"/>
      <w:bookmarkEnd w:id="317"/>
    </w:p>
    <w:p w14:paraId="0894D849" w14:textId="77777777" w:rsidR="004E2A3B" w:rsidRPr="006518C9" w:rsidRDefault="004E2A3B" w:rsidP="00466496">
      <w:pPr>
        <w:spacing w:after="120"/>
        <w:rPr>
          <w:lang w:val="en-US"/>
        </w:rPr>
      </w:pPr>
    </w:p>
    <w:p w14:paraId="513A0AB0"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3"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3AB8D52F" w14:textId="77777777" w:rsidR="00CB7B7E" w:rsidRPr="006518C9" w:rsidRDefault="00CB7B7E" w:rsidP="00466496">
      <w:pPr>
        <w:spacing w:after="120"/>
        <w:rPr>
          <w:lang w:val="en-US"/>
        </w:rPr>
      </w:pPr>
    </w:p>
    <w:p w14:paraId="5FD73E58" w14:textId="77777777" w:rsidR="008B6BE0" w:rsidRPr="006518C9" w:rsidRDefault="008B6BE0" w:rsidP="00466496">
      <w:pPr>
        <w:pStyle w:val="Heading1"/>
      </w:pPr>
      <w:bookmarkStart w:id="322" w:name="_Ref116791170"/>
      <w:bookmarkStart w:id="323" w:name="_Ref116792072"/>
      <w:bookmarkStart w:id="324" w:name="_Toc118017568"/>
      <w:bookmarkStart w:id="325" w:name="_Toc170636045"/>
      <w:bookmarkStart w:id="326" w:name="_Toc476057192"/>
      <w:bookmarkEnd w:id="318"/>
      <w:bookmarkEnd w:id="319"/>
      <w:bookmarkEnd w:id="320"/>
      <w:bookmarkEnd w:id="321"/>
      <w:r w:rsidRPr="006518C9">
        <w:t>Model in XML Schema</w:t>
      </w:r>
      <w:bookmarkEnd w:id="322"/>
      <w:bookmarkEnd w:id="323"/>
      <w:bookmarkEnd w:id="324"/>
      <w:bookmarkEnd w:id="325"/>
      <w:bookmarkEnd w:id="326"/>
    </w:p>
    <w:p w14:paraId="5F7FA0BD"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3E466CA5" w14:textId="77777777" w:rsidR="004A42EB" w:rsidRPr="006518C9" w:rsidRDefault="004A42EB" w:rsidP="00466496">
      <w:pPr>
        <w:pStyle w:val="nobreak"/>
        <w:rPr>
          <w:lang w:val="en-US"/>
        </w:rPr>
      </w:pPr>
    </w:p>
    <w:p w14:paraId="2EC2C4B1" w14:textId="77777777" w:rsidR="004A42EB" w:rsidRPr="006518C9" w:rsidRDefault="004A42EB" w:rsidP="00466496">
      <w:pPr>
        <w:rPr>
          <w:lang w:val="en-US"/>
        </w:rPr>
      </w:pPr>
    </w:p>
    <w:p w14:paraId="01009079" w14:textId="77777777" w:rsidR="004A42EB" w:rsidRPr="006518C9" w:rsidRDefault="00AD4E91" w:rsidP="00466496">
      <w:pPr>
        <w:keepNext/>
        <w:rPr>
          <w:lang w:val="en-US"/>
        </w:rPr>
      </w:pPr>
      <w:r>
        <w:rPr>
          <w:noProof/>
          <w:lang w:val="de-DE" w:eastAsia="de-DE"/>
        </w:rPr>
        <w:lastRenderedPageBreak/>
        <w:drawing>
          <wp:inline distT="0" distB="0" distL="0" distR="0" wp14:anchorId="7F0DEDC1" wp14:editId="546701B8">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0DB32117" w14:textId="6B68EB47" w:rsidR="004A42EB" w:rsidRPr="006518C9" w:rsidRDefault="004A42EB" w:rsidP="00466496">
      <w:pPr>
        <w:pStyle w:val="Caption"/>
        <w:rPr>
          <w:lang w:val="en-US"/>
        </w:rPr>
      </w:pPr>
      <w:bookmarkStart w:id="327"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ins w:id="328" w:author="Joshua Klein" w:date="2021-03-07T17:06:00Z">
        <w:r w:rsidR="00423CCE">
          <w:rPr>
            <w:noProof/>
            <w:lang w:val="en-US"/>
          </w:rPr>
          <w:t>7</w:t>
        </w:r>
      </w:ins>
      <w:del w:id="329" w:author="Joshua Klein" w:date="2021-03-07T17:06:00Z">
        <w:r w:rsidR="00005423" w:rsidDel="00423CCE">
          <w:rPr>
            <w:noProof/>
            <w:lang w:val="en-US"/>
          </w:rPr>
          <w:delText>6</w:delText>
        </w:r>
      </w:del>
      <w:r w:rsidR="00251338" w:rsidRPr="006518C9">
        <w:rPr>
          <w:noProof/>
          <w:lang w:val="en-US"/>
        </w:rPr>
        <w:fldChar w:fldCharType="end"/>
      </w:r>
      <w:bookmarkEnd w:id="327"/>
      <w:r w:rsidR="00C71501" w:rsidRPr="006518C9">
        <w:rPr>
          <w:lang w:val="en-US"/>
        </w:rPr>
        <w:t>.</w:t>
      </w:r>
      <w:r w:rsidRPr="006518C9">
        <w:rPr>
          <w:lang w:val="en-US"/>
        </w:rPr>
        <w:t xml:space="preserve"> </w:t>
      </w:r>
      <w:r w:rsidRPr="006518C9">
        <w:rPr>
          <w:b w:val="0"/>
          <w:lang w:val="en-US"/>
        </w:rPr>
        <w:t xml:space="preserve">A diagrammatic overview of the </w:t>
      </w:r>
      <w:proofErr w:type="spellStart"/>
      <w:r w:rsidRPr="006518C9">
        <w:rPr>
          <w:b w:val="0"/>
          <w:lang w:val="en-US"/>
        </w:rPr>
        <w:t>mzIdentML</w:t>
      </w:r>
      <w:proofErr w:type="spellEnd"/>
      <w:r w:rsidRPr="006518C9">
        <w:rPr>
          <w:b w:val="0"/>
          <w:lang w:val="en-US"/>
        </w:rPr>
        <w:t xml:space="preserve"> schema.</w:t>
      </w:r>
    </w:p>
    <w:p w14:paraId="2C092C80" w14:textId="77777777" w:rsidR="00BC53E5" w:rsidRPr="006518C9" w:rsidRDefault="00BC53E5" w:rsidP="00BC53E5">
      <w:pPr>
        <w:rPr>
          <w:lang w:val="en-US"/>
        </w:rPr>
      </w:pPr>
    </w:p>
    <w:p w14:paraId="76FCF1DE" w14:textId="77777777" w:rsidR="00921A47" w:rsidRPr="006518C9" w:rsidRDefault="00921A47" w:rsidP="00921A47">
      <w:pPr>
        <w:pStyle w:val="Heading2"/>
      </w:pPr>
      <w:bookmarkStart w:id="330" w:name="_Toc476057193"/>
      <w:r w:rsidRPr="006518C9">
        <w:t>Element &lt;</w:t>
      </w:r>
      <w:bookmarkStart w:id="331" w:name="MzIdentML"/>
      <w:proofErr w:type="spellStart"/>
      <w:r w:rsidRPr="006518C9">
        <w:t>MzIdentML</w:t>
      </w:r>
      <w:bookmarkEnd w:id="331"/>
      <w:proofErr w:type="spellEnd"/>
      <w:r w:rsidRPr="006518C9">
        <w:t>&gt;</w:t>
      </w:r>
      <w:bookmarkEnd w:id="3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0F3D7F42" w14:textId="77777777" w:rsidTr="00921A47">
        <w:trPr>
          <w:tblCellSpacing w:w="15" w:type="dxa"/>
        </w:trPr>
        <w:tc>
          <w:tcPr>
            <w:tcW w:w="0" w:type="auto"/>
            <w:vAlign w:val="center"/>
            <w:hideMark/>
          </w:tcPr>
          <w:p w14:paraId="60D7BF2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CD3A2C" w14:textId="77777777" w:rsidR="00921A47" w:rsidRPr="006518C9" w:rsidRDefault="00921A47">
            <w:pPr>
              <w:rPr>
                <w:sz w:val="24"/>
                <w:szCs w:val="24"/>
                <w:lang w:val="en-US"/>
              </w:rPr>
            </w:pPr>
            <w:r w:rsidRPr="006518C9">
              <w:rPr>
                <w:lang w:val="en-US"/>
              </w:rPr>
              <w:t xml:space="preserve">The upper-most hierarchy level of </w:t>
            </w:r>
            <w:proofErr w:type="spellStart"/>
            <w:r w:rsidRPr="006518C9">
              <w:rPr>
                <w:lang w:val="en-US"/>
              </w:rPr>
              <w:t>mzIdentML</w:t>
            </w:r>
            <w:proofErr w:type="spellEnd"/>
            <w:r w:rsidRPr="006518C9">
              <w:rPr>
                <w:lang w:val="en-US"/>
              </w:rPr>
              <w:t xml:space="preserve"> with sub-containers for example describing software, protocols and search results (spectrum identifications or protein detection results). </w:t>
            </w:r>
          </w:p>
        </w:tc>
      </w:tr>
      <w:tr w:rsidR="00921A47" w:rsidRPr="006518C9" w14:paraId="73178A5A" w14:textId="77777777" w:rsidTr="00921A47">
        <w:trPr>
          <w:tblCellSpacing w:w="15" w:type="dxa"/>
        </w:trPr>
        <w:tc>
          <w:tcPr>
            <w:tcW w:w="0" w:type="auto"/>
            <w:vAlign w:val="center"/>
            <w:hideMark/>
          </w:tcPr>
          <w:p w14:paraId="4547AF3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199936" w14:textId="77777777" w:rsidR="00921A47" w:rsidRPr="006518C9" w:rsidRDefault="00921A47">
            <w:pPr>
              <w:rPr>
                <w:sz w:val="24"/>
                <w:szCs w:val="24"/>
                <w:lang w:val="en-US"/>
              </w:rPr>
            </w:pPr>
            <w:proofErr w:type="spellStart"/>
            <w:r w:rsidRPr="006518C9">
              <w:rPr>
                <w:lang w:val="en-US"/>
              </w:rPr>
              <w:t>MzIdentMLType</w:t>
            </w:r>
            <w:proofErr w:type="spellEnd"/>
            <w:r w:rsidRPr="006518C9">
              <w:rPr>
                <w:lang w:val="en-US"/>
              </w:rPr>
              <w:t xml:space="preserve"> </w:t>
            </w:r>
          </w:p>
        </w:tc>
      </w:tr>
      <w:tr w:rsidR="00921A47" w:rsidRPr="006518C9" w14:paraId="31909C48" w14:textId="77777777" w:rsidTr="00921A47">
        <w:trPr>
          <w:tblCellSpacing w:w="15" w:type="dxa"/>
        </w:trPr>
        <w:tc>
          <w:tcPr>
            <w:tcW w:w="0" w:type="auto"/>
            <w:vAlign w:val="center"/>
            <w:hideMark/>
          </w:tcPr>
          <w:p w14:paraId="6923817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2AA2D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A023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34E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ABA3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592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9F5E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5FB5" w14:textId="77777777" w:rsidR="00921A47" w:rsidRPr="006518C9" w:rsidRDefault="00921A47">
                  <w:pPr>
                    <w:rPr>
                      <w:sz w:val="24"/>
                      <w:szCs w:val="24"/>
                      <w:lang w:val="en-US"/>
                    </w:rPr>
                  </w:pPr>
                  <w:proofErr w:type="spellStart"/>
                  <w:r w:rsidRPr="006518C9">
                    <w:rPr>
                      <w:lang w:val="en-US"/>
                    </w:rPr>
                    <w:t>creationDate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4A8A00"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99D2DB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A2B8"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11E4CD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22FB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E062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06FE61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7A05"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15A0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F10E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CF1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2D05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24B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F8ABC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54E7C"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0DCA4" w14:textId="77777777" w:rsidR="00921A47" w:rsidRPr="006518C9" w:rsidRDefault="00921A47">
                  <w:pPr>
                    <w:rPr>
                      <w:sz w:val="24"/>
                      <w:szCs w:val="24"/>
                      <w:lang w:val="en-US"/>
                    </w:rPr>
                  </w:pPr>
                  <w:proofErr w:type="spellStart"/>
                  <w:r w:rsidRPr="006518C9">
                    <w:rPr>
                      <w:lang w:val="en-US"/>
                    </w:rPr>
                    <w:t>versionRegex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8D41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8D972" w14:textId="77777777" w:rsidR="00921A47" w:rsidRPr="006518C9" w:rsidRDefault="00921A47">
                  <w:pPr>
                    <w:rPr>
                      <w:sz w:val="24"/>
                      <w:szCs w:val="24"/>
                      <w:lang w:val="en-US"/>
                    </w:rPr>
                  </w:pPr>
                  <w:r w:rsidRPr="006518C9">
                    <w:rPr>
                      <w:lang w:val="en-US"/>
                    </w:rPr>
                    <w:t xml:space="preserve">The version of the schema this instance document refers to, in the format </w:t>
                  </w:r>
                  <w:proofErr w:type="spellStart"/>
                  <w:r w:rsidRPr="006518C9">
                    <w:rPr>
                      <w:lang w:val="en-US"/>
                    </w:rPr>
                    <w:t>x.y.z.</w:t>
                  </w:r>
                  <w:proofErr w:type="spellEnd"/>
                  <w:r w:rsidRPr="006518C9">
                    <w:rPr>
                      <w:lang w:val="en-US"/>
                    </w:rPr>
                    <w:t xml:space="preserve"> Changes to z should not affect prevent instance documents from validating. </w:t>
                  </w:r>
                </w:p>
              </w:tc>
            </w:tr>
          </w:tbl>
          <w:p w14:paraId="686CD0BC" w14:textId="77777777" w:rsidR="00921A47" w:rsidRPr="006518C9" w:rsidRDefault="00921A47">
            <w:pPr>
              <w:rPr>
                <w:sz w:val="24"/>
                <w:szCs w:val="24"/>
                <w:lang w:val="en-US"/>
              </w:rPr>
            </w:pPr>
          </w:p>
        </w:tc>
      </w:tr>
      <w:tr w:rsidR="00921A47" w:rsidRPr="006518C9" w14:paraId="046217D5" w14:textId="77777777" w:rsidTr="00921A47">
        <w:trPr>
          <w:tblCellSpacing w:w="15" w:type="dxa"/>
        </w:trPr>
        <w:tc>
          <w:tcPr>
            <w:tcW w:w="0" w:type="auto"/>
            <w:vAlign w:val="center"/>
            <w:hideMark/>
          </w:tcPr>
          <w:p w14:paraId="13C843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4DC2AE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D3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632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F2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0415B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3C7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6BA79" w14:textId="77777777" w:rsidR="00921A47" w:rsidRPr="006518C9" w:rsidRDefault="00C741B0">
                  <w:pPr>
                    <w:rPr>
                      <w:sz w:val="24"/>
                      <w:szCs w:val="24"/>
                      <w:lang w:val="en-US"/>
                    </w:rPr>
                  </w:pPr>
                  <w:hyperlink w:anchor="cvList" w:history="1">
                    <w:proofErr w:type="spellStart"/>
                    <w:r w:rsidR="00921A47" w:rsidRPr="006518C9">
                      <w:rPr>
                        <w:rStyle w:val="Hyperlink"/>
                        <w:lang w:val="en-US"/>
                      </w:rPr>
                      <w:t>cvList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4C8F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BF90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7CE0"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2F4619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98BF2" w14:textId="77777777" w:rsidR="00921A47" w:rsidRPr="006518C9" w:rsidRDefault="00C741B0">
                  <w:pPr>
                    <w:rPr>
                      <w:sz w:val="24"/>
                      <w:szCs w:val="24"/>
                      <w:lang w:val="en-US"/>
                    </w:rPr>
                  </w:pPr>
                  <w:hyperlink w:anchor="AnalysisSoftwareList" w:history="1">
                    <w:proofErr w:type="spellStart"/>
                    <w:r w:rsidR="00921A47" w:rsidRPr="006518C9">
                      <w:rPr>
                        <w:rStyle w:val="Hyperlink"/>
                        <w:lang w:val="en-US"/>
                      </w:rPr>
                      <w:t>AnalysisSoftwareList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9A9F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65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059E9"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43FEB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DB13" w14:textId="77777777" w:rsidR="00921A47" w:rsidRPr="006518C9" w:rsidRDefault="00C741B0">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32CB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2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35C8"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54352F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40621" w14:textId="77777777" w:rsidR="00921A47" w:rsidRPr="006518C9" w:rsidRDefault="00C741B0">
                  <w:pPr>
                    <w:rPr>
                      <w:sz w:val="24"/>
                      <w:szCs w:val="24"/>
                      <w:lang w:val="en-US"/>
                    </w:rPr>
                  </w:pPr>
                  <w:hyperlink w:anchor="AuditCollection" w:history="1">
                    <w:proofErr w:type="spellStart"/>
                    <w:r w:rsidR="00921A47" w:rsidRPr="006518C9">
                      <w:rPr>
                        <w:rStyle w:val="Hyperlink"/>
                        <w:lang w:val="en-US"/>
                      </w:rPr>
                      <w:t>AuditCollection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DBE9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DE86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96499"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06555B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4CCDD" w14:textId="77777777" w:rsidR="00921A47" w:rsidRPr="006518C9" w:rsidRDefault="00C741B0">
                  <w:pPr>
                    <w:rPr>
                      <w:sz w:val="24"/>
                      <w:szCs w:val="24"/>
                      <w:lang w:val="en-US"/>
                    </w:rPr>
                  </w:pPr>
                  <w:hyperlink w:anchor="AnalysisSampleCollection" w:history="1">
                    <w:proofErr w:type="spellStart"/>
                    <w:r w:rsidR="00921A47" w:rsidRPr="006518C9">
                      <w:rPr>
                        <w:rStyle w:val="Hyperlink"/>
                        <w:lang w:val="en-US"/>
                      </w:rPr>
                      <w:t>AnalysisSampleCollection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3E9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0BA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2F2"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w:t>
                  </w:r>
                  <w:r w:rsidRPr="006518C9">
                    <w:rPr>
                      <w:lang w:val="en-US"/>
                    </w:rPr>
                    <w:lastRenderedPageBreak/>
                    <w:t xml:space="preserve">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460306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4498B" w14:textId="77777777" w:rsidR="00921A47" w:rsidRPr="006518C9" w:rsidRDefault="00C741B0">
                  <w:pPr>
                    <w:rPr>
                      <w:sz w:val="24"/>
                      <w:szCs w:val="24"/>
                      <w:lang w:val="en-US"/>
                    </w:rPr>
                  </w:pPr>
                  <w:hyperlink w:anchor="SequenceCollection" w:history="1">
                    <w:proofErr w:type="spellStart"/>
                    <w:r w:rsidR="00921A47" w:rsidRPr="006518C9">
                      <w:rPr>
                        <w:rStyle w:val="Hyperlink"/>
                        <w:lang w:val="en-US"/>
                      </w:rPr>
                      <w:t>SequenceCollection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A61FA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83D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C9027"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5BA0D2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8FDC" w14:textId="77777777" w:rsidR="00921A47" w:rsidRPr="006518C9" w:rsidRDefault="00C741B0">
                  <w:pPr>
                    <w:rPr>
                      <w:sz w:val="24"/>
                      <w:szCs w:val="24"/>
                      <w:lang w:val="en-US"/>
                    </w:rPr>
                  </w:pPr>
                  <w:hyperlink w:anchor="AnalysisCollection" w:history="1">
                    <w:proofErr w:type="spellStart"/>
                    <w:r w:rsidR="00921A47" w:rsidRPr="006518C9">
                      <w:rPr>
                        <w:rStyle w:val="Hyperlink"/>
                        <w:lang w:val="en-US"/>
                      </w:rPr>
                      <w:t>AnalysisCollection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51E73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0831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26A2"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proteins from peptides).</w:t>
                  </w:r>
                </w:p>
              </w:tc>
            </w:tr>
            <w:tr w:rsidR="00921A47" w:rsidRPr="006518C9" w14:paraId="6F5863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61EBB" w14:textId="77777777" w:rsidR="00921A47" w:rsidRPr="006518C9" w:rsidRDefault="00C741B0">
                  <w:pPr>
                    <w:rPr>
                      <w:sz w:val="24"/>
                      <w:szCs w:val="24"/>
                      <w:lang w:val="en-US"/>
                    </w:rPr>
                  </w:pPr>
                  <w:hyperlink w:anchor="AnalysisProtocolCollection" w:history="1">
                    <w:proofErr w:type="spellStart"/>
                    <w:r w:rsidR="00921A47" w:rsidRPr="006518C9">
                      <w:rPr>
                        <w:rStyle w:val="Hyperlink"/>
                        <w:lang w:val="en-US"/>
                      </w:rPr>
                      <w:t>AnalysisProtocolCollection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5B2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10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33A17"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39B121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02D4D" w14:textId="77777777" w:rsidR="00921A47" w:rsidRPr="006518C9" w:rsidRDefault="00C741B0">
                  <w:pPr>
                    <w:rPr>
                      <w:sz w:val="24"/>
                      <w:szCs w:val="24"/>
                      <w:lang w:val="en-US"/>
                    </w:rPr>
                  </w:pPr>
                  <w:hyperlink w:anchor="DataCollection" w:history="1">
                    <w:proofErr w:type="spellStart"/>
                    <w:r w:rsidR="00921A47" w:rsidRPr="006518C9">
                      <w:rPr>
                        <w:rStyle w:val="Hyperlink"/>
                        <w:lang w:val="en-US"/>
                      </w:rPr>
                      <w:t>DataCollection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36B8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0CF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D9DF"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303855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06552" w14:textId="77777777" w:rsidR="00921A47" w:rsidRPr="006518C9" w:rsidRDefault="00C741B0">
                  <w:pPr>
                    <w:rPr>
                      <w:sz w:val="24"/>
                      <w:szCs w:val="24"/>
                      <w:lang w:val="en-US"/>
                    </w:rPr>
                  </w:pPr>
                  <w:hyperlink w:anchor="BibliographicReference" w:history="1">
                    <w:proofErr w:type="spellStart"/>
                    <w:r w:rsidR="00921A47" w:rsidRPr="006518C9">
                      <w:rPr>
                        <w:rStyle w:val="Hyperlink"/>
                        <w:lang w:val="en-US"/>
                      </w:rPr>
                      <w:t>BibliographicReference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BEA6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D70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2BA78" w14:textId="77777777" w:rsidR="00921A47" w:rsidRPr="006518C9" w:rsidRDefault="00921A47">
                  <w:pPr>
                    <w:rPr>
                      <w:sz w:val="24"/>
                      <w:szCs w:val="24"/>
                      <w:lang w:val="en-US"/>
                    </w:rPr>
                  </w:pPr>
                  <w:r w:rsidRPr="006518C9">
                    <w:rPr>
                      <w:lang w:val="en-US"/>
                    </w:rPr>
                    <w:t>Any bibliographic references associated with the file</w:t>
                  </w:r>
                </w:p>
              </w:tc>
            </w:tr>
          </w:tbl>
          <w:p w14:paraId="7C3E7D83" w14:textId="77777777" w:rsidR="00921A47" w:rsidRPr="006518C9" w:rsidRDefault="00921A47">
            <w:pPr>
              <w:rPr>
                <w:sz w:val="24"/>
                <w:szCs w:val="24"/>
                <w:lang w:val="en-US"/>
              </w:rPr>
            </w:pPr>
          </w:p>
        </w:tc>
      </w:tr>
      <w:tr w:rsidR="00921A47" w:rsidRPr="006518C9" w14:paraId="19FBF6BD" w14:textId="77777777" w:rsidTr="00921A47">
        <w:trPr>
          <w:tblCellSpacing w:w="15" w:type="dxa"/>
        </w:trPr>
        <w:tc>
          <w:tcPr>
            <w:tcW w:w="0" w:type="auto"/>
            <w:vAlign w:val="center"/>
            <w:hideMark/>
          </w:tcPr>
          <w:p w14:paraId="423908F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11ABE1C" w14:textId="77777777" w:rsidR="00921A47" w:rsidRPr="006518C9" w:rsidRDefault="00AD4E91">
            <w:pPr>
              <w:rPr>
                <w:sz w:val="24"/>
                <w:szCs w:val="24"/>
                <w:lang w:val="en-US"/>
              </w:rPr>
            </w:pPr>
            <w:r>
              <w:rPr>
                <w:noProof/>
                <w:lang w:val="de-DE" w:eastAsia="de-DE"/>
              </w:rPr>
              <w:drawing>
                <wp:inline distT="0" distB="0" distL="0" distR="0" wp14:anchorId="0EB9CC62" wp14:editId="08E28B98">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7A87BD3E" w14:textId="77777777" w:rsidTr="00921A47">
        <w:trPr>
          <w:tblCellSpacing w:w="15" w:type="dxa"/>
        </w:trPr>
        <w:tc>
          <w:tcPr>
            <w:tcW w:w="0" w:type="auto"/>
            <w:vAlign w:val="center"/>
            <w:hideMark/>
          </w:tcPr>
          <w:p w14:paraId="72357D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295808" w14:textId="77777777" w:rsidR="00921A47" w:rsidRPr="006518C9" w:rsidRDefault="00921A47">
            <w:pPr>
              <w:pStyle w:val="HTMLPreformatted"/>
            </w:pPr>
            <w:r w:rsidRPr="006518C9">
              <w:t>&lt;</w:t>
            </w:r>
            <w:proofErr w:type="spellStart"/>
            <w:r w:rsidRPr="006518C9">
              <w:t>MzIdentML</w:t>
            </w:r>
            <w:proofErr w:type="spellEnd"/>
            <w:r w:rsidRPr="006518C9">
              <w:t xml:space="preserve"> </w:t>
            </w:r>
            <w:proofErr w:type="spellStart"/>
            <w:proofErr w:type="gramStart"/>
            <w:r w:rsidRPr="006518C9">
              <w:t>xmlns:xsi</w:t>
            </w:r>
            <w:proofErr w:type="spellEnd"/>
            <w:proofErr w:type="gramEnd"/>
            <w:r w:rsidRPr="006518C9">
              <w:t xml:space="preserve">="http://www.w3.org/2001/XMLSchema-instance" </w:t>
            </w:r>
            <w:proofErr w:type="spellStart"/>
            <w:r w:rsidRPr="006518C9">
              <w:t>xmlns:xsd</w:t>
            </w:r>
            <w:proofErr w:type="spellEnd"/>
            <w:r w:rsidRPr="006518C9">
              <w:t xml:space="preserve">="http://www.w3.org/2001/XMLSchema" id="" </w:t>
            </w:r>
            <w:proofErr w:type="spellStart"/>
            <w:r w:rsidRPr="006518C9">
              <w:t>xsi:schemaLocation</w:t>
            </w:r>
            <w:proofErr w:type="spellEnd"/>
            <w:r w:rsidRPr="006518C9">
              <w:t>="http://psidev.info/psi/pi/</w:t>
            </w:r>
            <w:proofErr w:type="spellStart"/>
            <w:r w:rsidRPr="006518C9">
              <w:t>mzIdentML</w:t>
            </w:r>
            <w:proofErr w:type="spellEnd"/>
            <w:r w:rsidRPr="006518C9">
              <w:t xml:space="preserve">/1.2 mzIdentML1.2.0.xsd" </w:t>
            </w:r>
            <w:proofErr w:type="spellStart"/>
            <w:r w:rsidRPr="006518C9">
              <w:t>creationDate</w:t>
            </w:r>
            <w:proofErr w:type="spellEnd"/>
            <w:r w:rsidRPr="006518C9">
              <w:t xml:space="preserve">="2014-06-03T14:52:58.665376Z" version="1.2.0" </w:t>
            </w:r>
            <w:proofErr w:type="spellStart"/>
            <w:r w:rsidRPr="006518C9">
              <w:t>xmlns</w:t>
            </w:r>
            <w:proofErr w:type="spellEnd"/>
            <w:r w:rsidRPr="006518C9">
              <w:t>="http://psidev.info/psi/pi/</w:t>
            </w:r>
            <w:proofErr w:type="spellStart"/>
            <w:r w:rsidRPr="006518C9">
              <w:t>mzIdentML</w:t>
            </w:r>
            <w:proofErr w:type="spellEnd"/>
            <w:r w:rsidRPr="006518C9">
              <w:t>/1.2"&gt;</w:t>
            </w:r>
          </w:p>
          <w:p w14:paraId="1222E3EE"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5F8EDDB4" w14:textId="77777777" w:rsidR="00921A47" w:rsidRPr="006518C9" w:rsidRDefault="00921A47">
            <w:pPr>
              <w:pStyle w:val="HTMLPreformatted"/>
            </w:pPr>
            <w:r w:rsidRPr="006518C9">
              <w:t xml:space="preserve">    &lt;cv </w:t>
            </w:r>
            <w:proofErr w:type="spellStart"/>
            <w:r w:rsidRPr="006518C9">
              <w:t>fullName</w:t>
            </w:r>
            <w:proofErr w:type="spellEnd"/>
            <w:r w:rsidRPr="006518C9">
              <w:t>="Proteomics Standards Initiative Mass Spectrometry Vocabularies" version="2.32.0" uri="</w:t>
            </w:r>
            <w:r w:rsidR="004B085B" w:rsidRPr="006518C9">
              <w:t>https://raw.githubusercontent.com/HUPO-PSI/psi-ms-CV/master/psi-ms.obo</w:t>
            </w:r>
            <w:r w:rsidRPr="006518C9">
              <w:t>" id="PSI-MS" /&gt;</w:t>
            </w:r>
          </w:p>
          <w:p w14:paraId="06DC1DBB" w14:textId="77777777" w:rsidR="00921A47" w:rsidRPr="006518C9" w:rsidRDefault="00921A47">
            <w:pPr>
              <w:pStyle w:val="HTMLPreformatted"/>
            </w:pPr>
            <w:r w:rsidRPr="006518C9">
              <w:t xml:space="preserve">    &lt;cv </w:t>
            </w:r>
            <w:proofErr w:type="spellStart"/>
            <w:r w:rsidRPr="006518C9">
              <w:t>fullName</w:t>
            </w:r>
            <w:proofErr w:type="spellEnd"/>
            <w:r w:rsidRPr="006518C9">
              <w:t xml:space="preserve">="UNIMOD" </w:t>
            </w:r>
            <w:proofErr w:type="spellStart"/>
            <w:r w:rsidRPr="006518C9">
              <w:t>uri</w:t>
            </w:r>
            <w:proofErr w:type="spellEnd"/>
            <w:r w:rsidRPr="006518C9">
              <w:t>="http://www.unimod.org/obo/unimod.obo" id="UNIMOD" /&gt;</w:t>
            </w:r>
          </w:p>
          <w:p w14:paraId="456D5285" w14:textId="77777777" w:rsidR="00921A47" w:rsidRPr="006518C9" w:rsidRDefault="00921A47">
            <w:pPr>
              <w:pStyle w:val="HTMLPreformatted"/>
            </w:pPr>
            <w:r w:rsidRPr="006518C9">
              <w:t xml:space="preserve">    &lt;cv </w:t>
            </w:r>
            <w:proofErr w:type="spellStart"/>
            <w:r w:rsidRPr="006518C9">
              <w:t>fullName</w:t>
            </w:r>
            <w:proofErr w:type="spellEnd"/>
            <w:r w:rsidRPr="006518C9">
              <w:t>="UNIT-ONTOLOGY" uri="http://obo.cvs.sourceforge.net/*checkout*/obo/obo/ontology/phenotype/unit.obo" id="UO" /&gt;</w:t>
            </w:r>
          </w:p>
          <w:p w14:paraId="0E038C04"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391F24CF" w14:textId="77777777" w:rsidR="00921A47" w:rsidRPr="006518C9" w:rsidRDefault="00921A47">
            <w:pPr>
              <w:pStyle w:val="HTMLPreformatted"/>
            </w:pPr>
            <w:r w:rsidRPr="006518C9">
              <w:t xml:space="preserve">  &lt;</w:t>
            </w:r>
            <w:proofErr w:type="spellStart"/>
            <w:r w:rsidRPr="006518C9">
              <w:t>AnalysisSoftwareList</w:t>
            </w:r>
            <w:proofErr w:type="spellEnd"/>
            <w:r w:rsidRPr="006518C9">
              <w:t>&gt;</w:t>
            </w:r>
          </w:p>
          <w:p w14:paraId="7AD3EB3E" w14:textId="77777777" w:rsidR="00921A47" w:rsidRPr="006518C9" w:rsidRDefault="00921A47">
            <w:pPr>
              <w:pStyle w:val="HTMLPreformatted"/>
            </w:pPr>
            <w:r w:rsidRPr="006518C9">
              <w:t xml:space="preserve">  ...</w:t>
            </w:r>
          </w:p>
          <w:p w14:paraId="2EF4A5C2" w14:textId="77777777" w:rsidR="00921A47" w:rsidRPr="006518C9" w:rsidRDefault="00921A47">
            <w:pPr>
              <w:pStyle w:val="HTMLPreformatted"/>
            </w:pPr>
            <w:r w:rsidRPr="006518C9">
              <w:t>&lt;/</w:t>
            </w:r>
            <w:proofErr w:type="spellStart"/>
            <w:r w:rsidRPr="006518C9">
              <w:t>MzIdentML</w:t>
            </w:r>
            <w:proofErr w:type="spellEnd"/>
            <w:r w:rsidRPr="006518C9">
              <w:t>&gt;</w:t>
            </w:r>
          </w:p>
        </w:tc>
      </w:tr>
    </w:tbl>
    <w:p w14:paraId="4473F573" w14:textId="77777777" w:rsidR="00921A47" w:rsidRPr="006518C9" w:rsidRDefault="00921A47" w:rsidP="00921A47">
      <w:pPr>
        <w:rPr>
          <w:lang w:val="en-US"/>
        </w:rPr>
      </w:pPr>
    </w:p>
    <w:p w14:paraId="2F9C156B" w14:textId="77777777" w:rsidR="00921A47" w:rsidRPr="006518C9" w:rsidRDefault="00921A47" w:rsidP="00921A47">
      <w:pPr>
        <w:pStyle w:val="Heading2"/>
      </w:pPr>
      <w:bookmarkStart w:id="332" w:name="_Toc476057194"/>
      <w:r w:rsidRPr="006518C9">
        <w:t>Element &lt;</w:t>
      </w:r>
      <w:bookmarkStart w:id="333" w:name="AdditionalSearchParams"/>
      <w:proofErr w:type="spellStart"/>
      <w:r w:rsidRPr="006518C9">
        <w:t>AdditionalSearchParams</w:t>
      </w:r>
      <w:bookmarkEnd w:id="333"/>
      <w:proofErr w:type="spellEnd"/>
      <w:r w:rsidRPr="006518C9">
        <w:t>&gt;</w:t>
      </w:r>
      <w:bookmarkEnd w:id="3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0D5A1972" w14:textId="77777777" w:rsidTr="00921A47">
        <w:trPr>
          <w:tblCellSpacing w:w="15" w:type="dxa"/>
        </w:trPr>
        <w:tc>
          <w:tcPr>
            <w:tcW w:w="0" w:type="auto"/>
            <w:vAlign w:val="center"/>
            <w:hideMark/>
          </w:tcPr>
          <w:p w14:paraId="11EE7F2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9056AF"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1B3B9B35" w14:textId="77777777" w:rsidTr="00921A47">
        <w:trPr>
          <w:tblCellSpacing w:w="15" w:type="dxa"/>
        </w:trPr>
        <w:tc>
          <w:tcPr>
            <w:tcW w:w="0" w:type="auto"/>
            <w:vAlign w:val="center"/>
            <w:hideMark/>
          </w:tcPr>
          <w:p w14:paraId="548EE1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878BEC7"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7A506837" w14:textId="77777777" w:rsidTr="00921A47">
        <w:trPr>
          <w:tblCellSpacing w:w="15" w:type="dxa"/>
        </w:trPr>
        <w:tc>
          <w:tcPr>
            <w:tcW w:w="0" w:type="auto"/>
            <w:vAlign w:val="center"/>
            <w:hideMark/>
          </w:tcPr>
          <w:p w14:paraId="58BDFB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B69F108" w14:textId="77777777" w:rsidR="00921A47" w:rsidRPr="006518C9" w:rsidRDefault="00921A47">
            <w:pPr>
              <w:rPr>
                <w:sz w:val="24"/>
                <w:szCs w:val="24"/>
                <w:lang w:val="en-US"/>
              </w:rPr>
            </w:pPr>
            <w:r w:rsidRPr="006518C9">
              <w:rPr>
                <w:lang w:val="en-US"/>
              </w:rPr>
              <w:t>none</w:t>
            </w:r>
          </w:p>
        </w:tc>
      </w:tr>
      <w:tr w:rsidR="00921A47" w:rsidRPr="006518C9" w14:paraId="1F296591" w14:textId="77777777" w:rsidTr="00921A47">
        <w:trPr>
          <w:tblCellSpacing w:w="15" w:type="dxa"/>
        </w:trPr>
        <w:tc>
          <w:tcPr>
            <w:tcW w:w="0" w:type="auto"/>
            <w:vAlign w:val="center"/>
            <w:hideMark/>
          </w:tcPr>
          <w:p w14:paraId="79BAFB8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6C313D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0DD3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23E3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DF7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3C87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2914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C572E"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7948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825A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8D2B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BB47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CA718"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730BC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8874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A4D11" w14:textId="77777777" w:rsidR="00921A47" w:rsidRPr="006518C9" w:rsidRDefault="00921A47">
                  <w:pPr>
                    <w:rPr>
                      <w:sz w:val="24"/>
                      <w:szCs w:val="24"/>
                      <w:lang w:val="en-US"/>
                    </w:rPr>
                  </w:pPr>
                  <w:r w:rsidRPr="006518C9">
                    <w:rPr>
                      <w:lang w:val="en-US"/>
                    </w:rPr>
                    <w:t>A single user-defined parameter.</w:t>
                  </w:r>
                </w:p>
              </w:tc>
            </w:tr>
          </w:tbl>
          <w:p w14:paraId="53AC96FE" w14:textId="77777777" w:rsidR="00921A47" w:rsidRPr="006518C9" w:rsidRDefault="00921A47">
            <w:pPr>
              <w:rPr>
                <w:sz w:val="24"/>
                <w:szCs w:val="24"/>
                <w:lang w:val="en-US"/>
              </w:rPr>
            </w:pPr>
          </w:p>
        </w:tc>
      </w:tr>
      <w:tr w:rsidR="00921A47" w:rsidRPr="006518C9" w14:paraId="1DD48D5D" w14:textId="77777777" w:rsidTr="00921A47">
        <w:trPr>
          <w:tblCellSpacing w:w="15" w:type="dxa"/>
        </w:trPr>
        <w:tc>
          <w:tcPr>
            <w:tcW w:w="0" w:type="auto"/>
            <w:vAlign w:val="center"/>
            <w:hideMark/>
          </w:tcPr>
          <w:p w14:paraId="122A369B"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87DA45C"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0717454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w:t>
            </w:r>
          </w:p>
          <w:p w14:paraId="22C95E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w:t>
            </w:r>
          </w:p>
          <w:p w14:paraId="224D80C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1252119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w:t>
            </w:r>
          </w:p>
          <w:p w14:paraId="717A53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7CEDE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p w14:paraId="4CC1C08F" w14:textId="77777777" w:rsidR="00921A47" w:rsidRPr="006518C9" w:rsidRDefault="00921A47">
            <w:pPr>
              <w:pStyle w:val="HTMLPreformatted"/>
            </w:pPr>
            <w:r w:rsidRPr="006518C9">
              <w:t xml:space="preserve">  ...</w:t>
            </w:r>
          </w:p>
          <w:p w14:paraId="400513C7" w14:textId="77777777" w:rsidR="00921A47" w:rsidRPr="006518C9" w:rsidRDefault="00921A47">
            <w:pPr>
              <w:pStyle w:val="HTMLPreformatted"/>
            </w:pPr>
            <w:r w:rsidRPr="006518C9">
              <w:t>&lt;/</w:t>
            </w:r>
            <w:proofErr w:type="spellStart"/>
            <w:r w:rsidRPr="006518C9">
              <w:t>AdditionalSearchParams</w:t>
            </w:r>
            <w:proofErr w:type="spellEnd"/>
            <w:r w:rsidRPr="006518C9">
              <w:t>&gt;</w:t>
            </w:r>
          </w:p>
        </w:tc>
      </w:tr>
      <w:tr w:rsidR="00921A47" w:rsidRPr="006518C9" w14:paraId="3418B317" w14:textId="77777777" w:rsidTr="00921A47">
        <w:trPr>
          <w:tblCellSpacing w:w="15" w:type="dxa"/>
        </w:trPr>
        <w:tc>
          <w:tcPr>
            <w:tcW w:w="0" w:type="auto"/>
            <w:vAlign w:val="center"/>
            <w:hideMark/>
          </w:tcPr>
          <w:p w14:paraId="7E3FFAF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78C52FC" w14:textId="77777777" w:rsidR="00921A47" w:rsidRPr="006518C9" w:rsidRDefault="00921A47">
            <w:pPr>
              <w:pStyle w:val="HTMLPreformatted"/>
            </w:pPr>
            <w:r w:rsidRPr="006518C9">
              <w:t>Path /MzIdentML/AnalysisProtocolCollection/SpectrumIdentificationProtocol/AdditionalSearchParams</w:t>
            </w:r>
          </w:p>
          <w:p w14:paraId="5D588BA6" w14:textId="77777777" w:rsidR="00921A47" w:rsidRPr="006518C9" w:rsidRDefault="00921A47">
            <w:pPr>
              <w:pStyle w:val="HTMLPreformatted"/>
            </w:pPr>
            <w:r w:rsidRPr="006518C9">
              <w:t xml:space="preserve">MAY supply a *child* term of </w:t>
            </w:r>
            <w:hyperlink r:id="rId36"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8F2541F" w14:textId="77777777" w:rsidR="00921A47" w:rsidRPr="006518C9" w:rsidRDefault="00921A47">
            <w:pPr>
              <w:pStyle w:val="HTMLPreformatted"/>
            </w:pPr>
            <w:r w:rsidRPr="006518C9">
              <w:t xml:space="preserve">  e.g.: </w:t>
            </w:r>
            <w:hyperlink r:id="rId37" w:tgtFrame="new" w:history="1">
              <w:r w:rsidRPr="006518C9">
                <w:rPr>
                  <w:rStyle w:val="Hyperlink"/>
                </w:rPr>
                <w:t>MS:1001005</w:t>
              </w:r>
            </w:hyperlink>
            <w:r w:rsidRPr="006518C9">
              <w:t xml:space="preserve"> (</w:t>
            </w:r>
            <w:proofErr w:type="spellStart"/>
            <w:proofErr w:type="gramStart"/>
            <w:r w:rsidRPr="006518C9">
              <w:rPr>
                <w:rStyle w:val="popup"/>
              </w:rPr>
              <w:t>SEQUEST:CleavesAt</w:t>
            </w:r>
            <w:proofErr w:type="spellEnd"/>
            <w:proofErr w:type="gramEnd"/>
            <w:r w:rsidR="008F498D" w:rsidRPr="006518C9">
              <w:t>)</w:t>
            </w:r>
          </w:p>
          <w:p w14:paraId="7391E38E" w14:textId="77777777" w:rsidR="00921A47" w:rsidRPr="006518C9" w:rsidRDefault="00921A47">
            <w:pPr>
              <w:pStyle w:val="HTMLPreformatted"/>
            </w:pPr>
            <w:r w:rsidRPr="006518C9">
              <w:t xml:space="preserve">  e.g.: </w:t>
            </w:r>
            <w:hyperlink r:id="rId38" w:tgtFrame="new" w:history="1">
              <w:r w:rsidRPr="006518C9">
                <w:rPr>
                  <w:rStyle w:val="Hyperlink"/>
                </w:rPr>
                <w:t>MS:1001007</w:t>
              </w:r>
            </w:hyperlink>
            <w:r w:rsidRPr="006518C9">
              <w:t xml:space="preserve"> (</w:t>
            </w:r>
            <w:proofErr w:type="spellStart"/>
            <w:proofErr w:type="gramStart"/>
            <w:r w:rsidRPr="006518C9">
              <w:rPr>
                <w:rStyle w:val="popup"/>
              </w:rPr>
              <w:t>SEQUEST:OutputLines</w:t>
            </w:r>
            <w:proofErr w:type="spellEnd"/>
            <w:proofErr w:type="gramEnd"/>
            <w:r w:rsidRPr="006518C9">
              <w:t xml:space="preserve">) </w:t>
            </w:r>
          </w:p>
          <w:p w14:paraId="3ED3A490" w14:textId="77777777" w:rsidR="00921A47" w:rsidRPr="006518C9" w:rsidRDefault="00921A47">
            <w:pPr>
              <w:pStyle w:val="HTMLPreformatted"/>
            </w:pPr>
            <w:r w:rsidRPr="006518C9">
              <w:t xml:space="preserve">  e.g.: </w:t>
            </w:r>
            <w:hyperlink r:id="rId39" w:tgtFrame="new" w:history="1">
              <w:r w:rsidRPr="006518C9">
                <w:rPr>
                  <w:rStyle w:val="Hyperlink"/>
                </w:rPr>
                <w:t>MS:1001009</w:t>
              </w:r>
            </w:hyperlink>
            <w:r w:rsidRPr="006518C9">
              <w:t xml:space="preserve"> (</w:t>
            </w:r>
            <w:proofErr w:type="spellStart"/>
            <w:proofErr w:type="gramStart"/>
            <w:r w:rsidRPr="006518C9">
              <w:rPr>
                <w:rStyle w:val="popup"/>
              </w:rPr>
              <w:t>SEQUEST:DescriptionLines</w:t>
            </w:r>
            <w:proofErr w:type="spellEnd"/>
            <w:proofErr w:type="gramEnd"/>
            <w:r w:rsidRPr="006518C9">
              <w:t xml:space="preserve">) </w:t>
            </w:r>
          </w:p>
          <w:p w14:paraId="585D0A64" w14:textId="77777777" w:rsidR="00921A47" w:rsidRPr="006518C9" w:rsidRDefault="00921A47">
            <w:pPr>
              <w:pStyle w:val="HTMLPreformatted"/>
            </w:pPr>
            <w:r w:rsidRPr="006518C9">
              <w:t xml:space="preserve">  e.g.: </w:t>
            </w:r>
            <w:hyperlink r:id="rId40" w:tgtFrame="new" w:history="1">
              <w:r w:rsidRPr="006518C9">
                <w:rPr>
                  <w:rStyle w:val="Hyperlink"/>
                </w:rPr>
                <w:t>MS:1001026</w:t>
              </w:r>
            </w:hyperlink>
            <w:r w:rsidRPr="006518C9">
              <w:t xml:space="preserve"> (</w:t>
            </w:r>
            <w:proofErr w:type="spellStart"/>
            <w:proofErr w:type="gramStart"/>
            <w:r w:rsidRPr="006518C9">
              <w:rPr>
                <w:rStyle w:val="popup"/>
              </w:rPr>
              <w:t>SEQUEST:NormalizeXCorrValues</w:t>
            </w:r>
            <w:proofErr w:type="spellEnd"/>
            <w:proofErr w:type="gramEnd"/>
            <w:r w:rsidR="008F498D" w:rsidRPr="006518C9">
              <w:t>)</w:t>
            </w:r>
          </w:p>
          <w:p w14:paraId="0464959E" w14:textId="77777777" w:rsidR="00921A47" w:rsidRPr="006518C9" w:rsidRDefault="00921A47">
            <w:pPr>
              <w:pStyle w:val="HTMLPreformatted"/>
            </w:pPr>
            <w:r w:rsidRPr="006518C9">
              <w:t xml:space="preserve">  e.g.: </w:t>
            </w:r>
            <w:hyperlink r:id="rId41" w:tgtFrame="new" w:history="1">
              <w:r w:rsidRPr="006518C9">
                <w:rPr>
                  <w:rStyle w:val="Hyperlink"/>
                </w:rPr>
                <w:t>MS:1001028</w:t>
              </w:r>
            </w:hyperlink>
            <w:r w:rsidRPr="006518C9">
              <w:t xml:space="preserve"> (</w:t>
            </w:r>
            <w:proofErr w:type="spellStart"/>
            <w:proofErr w:type="gramStart"/>
            <w:r w:rsidRPr="006518C9">
              <w:rPr>
                <w:rStyle w:val="popup"/>
              </w:rPr>
              <w:t>SEQUEST:SequenceHeaderFilter</w:t>
            </w:r>
            <w:proofErr w:type="spellEnd"/>
            <w:proofErr w:type="gramEnd"/>
            <w:r w:rsidRPr="006518C9">
              <w:t xml:space="preserve">) </w:t>
            </w:r>
          </w:p>
          <w:p w14:paraId="21CC8878" w14:textId="77777777" w:rsidR="00921A47" w:rsidRPr="006518C9" w:rsidRDefault="00921A47">
            <w:pPr>
              <w:pStyle w:val="HTMLPreformatted"/>
            </w:pPr>
            <w:r w:rsidRPr="006518C9">
              <w:t xml:space="preserve">  e.g.: </w:t>
            </w:r>
            <w:hyperlink r:id="rId42" w:tgtFrame="new" w:history="1">
              <w:r w:rsidRPr="006518C9">
                <w:rPr>
                  <w:rStyle w:val="Hyperlink"/>
                </w:rPr>
                <w:t>MS:1001032</w:t>
              </w:r>
            </w:hyperlink>
            <w:r w:rsidRPr="006518C9">
              <w:t xml:space="preserve"> (</w:t>
            </w:r>
            <w:proofErr w:type="spellStart"/>
            <w:proofErr w:type="gramStart"/>
            <w:r w:rsidRPr="006518C9">
              <w:rPr>
                <w:rStyle w:val="popup"/>
              </w:rPr>
              <w:t>SEQUEST:SequencePartialFilter</w:t>
            </w:r>
            <w:proofErr w:type="spellEnd"/>
            <w:proofErr w:type="gramEnd"/>
            <w:r w:rsidR="008F498D" w:rsidRPr="006518C9">
              <w:t>)</w:t>
            </w:r>
          </w:p>
          <w:p w14:paraId="3E9C34AB" w14:textId="77777777" w:rsidR="00921A47" w:rsidRPr="006518C9" w:rsidRDefault="00921A47">
            <w:pPr>
              <w:pStyle w:val="HTMLPreformatted"/>
            </w:pPr>
            <w:r w:rsidRPr="006518C9">
              <w:t xml:space="preserve">  e.g.: </w:t>
            </w:r>
            <w:hyperlink r:id="rId43" w:tgtFrame="new" w:history="1">
              <w:r w:rsidRPr="006518C9">
                <w:rPr>
                  <w:rStyle w:val="Hyperlink"/>
                </w:rPr>
                <w:t>MS:1001037</w:t>
              </w:r>
            </w:hyperlink>
            <w:r w:rsidRPr="006518C9">
              <w:t xml:space="preserve"> (</w:t>
            </w:r>
            <w:proofErr w:type="spellStart"/>
            <w:proofErr w:type="gramStart"/>
            <w:r w:rsidRPr="006518C9">
              <w:rPr>
                <w:rStyle w:val="popup"/>
              </w:rPr>
              <w:t>SEQUEST:ShowFragmentIons</w:t>
            </w:r>
            <w:proofErr w:type="spellEnd"/>
            <w:proofErr w:type="gramEnd"/>
            <w:r w:rsidRPr="006518C9">
              <w:t xml:space="preserve">) </w:t>
            </w:r>
          </w:p>
          <w:p w14:paraId="099D4C21" w14:textId="77777777" w:rsidR="00921A47" w:rsidRPr="006518C9" w:rsidRDefault="00921A47">
            <w:pPr>
              <w:pStyle w:val="HTMLPreformatted"/>
            </w:pPr>
            <w:r w:rsidRPr="006518C9">
              <w:t xml:space="preserve">  e.g.: </w:t>
            </w:r>
            <w:hyperlink r:id="rId44" w:tgtFrame="new" w:history="1">
              <w:r w:rsidRPr="006518C9">
                <w:rPr>
                  <w:rStyle w:val="Hyperlink"/>
                </w:rPr>
                <w:t>MS:1001038</w:t>
              </w:r>
            </w:hyperlink>
            <w:r w:rsidRPr="006518C9">
              <w:t xml:space="preserve"> (</w:t>
            </w:r>
            <w:proofErr w:type="spellStart"/>
            <w:proofErr w:type="gramStart"/>
            <w:r w:rsidRPr="006518C9">
              <w:rPr>
                <w:rStyle w:val="popup"/>
              </w:rPr>
              <w:t>SEQUEST:Consensus</w:t>
            </w:r>
            <w:proofErr w:type="spellEnd"/>
            <w:proofErr w:type="gramEnd"/>
            <w:r w:rsidRPr="006518C9">
              <w:t xml:space="preserve">) </w:t>
            </w:r>
          </w:p>
          <w:p w14:paraId="727E56D1" w14:textId="77777777" w:rsidR="00921A47" w:rsidRPr="006518C9" w:rsidRDefault="00921A47">
            <w:pPr>
              <w:pStyle w:val="HTMLPreformatted"/>
            </w:pPr>
            <w:r w:rsidRPr="006518C9">
              <w:t xml:space="preserve">  e.g.: </w:t>
            </w:r>
            <w:hyperlink r:id="rId45" w:tgtFrame="new" w:history="1">
              <w:r w:rsidRPr="006518C9">
                <w:rPr>
                  <w:rStyle w:val="Hyperlink"/>
                </w:rPr>
                <w:t>MS:1001042</w:t>
              </w:r>
            </w:hyperlink>
            <w:r w:rsidRPr="006518C9">
              <w:t xml:space="preserve"> (</w:t>
            </w:r>
            <w:proofErr w:type="spellStart"/>
            <w:proofErr w:type="gramStart"/>
            <w:r w:rsidRPr="006518C9">
              <w:rPr>
                <w:rStyle w:val="popup"/>
              </w:rPr>
              <w:t>SEQUEST:LimitTo</w:t>
            </w:r>
            <w:proofErr w:type="spellEnd"/>
            <w:proofErr w:type="gramEnd"/>
            <w:r w:rsidRPr="006518C9">
              <w:t xml:space="preserve">) </w:t>
            </w:r>
          </w:p>
          <w:p w14:paraId="73D57F0B" w14:textId="77777777" w:rsidR="00921A47" w:rsidRPr="006518C9" w:rsidRDefault="00921A47">
            <w:pPr>
              <w:pStyle w:val="HTMLPreformatted"/>
            </w:pPr>
            <w:r w:rsidRPr="006518C9">
              <w:t xml:space="preserve">  e.g.: </w:t>
            </w:r>
            <w:hyperlink r:id="rId46" w:tgtFrame="new" w:history="1">
              <w:r w:rsidRPr="006518C9">
                <w:rPr>
                  <w:rStyle w:val="Hyperlink"/>
                </w:rPr>
                <w:t>MS:1001046</w:t>
              </w:r>
            </w:hyperlink>
            <w:r w:rsidRPr="006518C9">
              <w:t xml:space="preserve"> (</w:t>
            </w:r>
            <w:proofErr w:type="spellStart"/>
            <w:proofErr w:type="gramStart"/>
            <w:r w:rsidRPr="006518C9">
              <w:rPr>
                <w:rStyle w:val="popup"/>
              </w:rPr>
              <w:t>SEQUEST:sort</w:t>
            </w:r>
            <w:proofErr w:type="spellEnd"/>
            <w:proofErr w:type="gramEnd"/>
            <w:r w:rsidRPr="006518C9">
              <w:rPr>
                <w:rStyle w:val="popup"/>
              </w:rPr>
              <w:t xml:space="preserve"> by </w:t>
            </w:r>
            <w:proofErr w:type="spellStart"/>
            <w:r w:rsidRPr="006518C9">
              <w:rPr>
                <w:rStyle w:val="popup"/>
              </w:rPr>
              <w:t>dCn</w:t>
            </w:r>
            <w:proofErr w:type="spellEnd"/>
            <w:r w:rsidRPr="006518C9">
              <w:t xml:space="preserve">) </w:t>
            </w:r>
          </w:p>
          <w:p w14:paraId="6077B138" w14:textId="77777777" w:rsidR="00921A47" w:rsidRPr="006518C9" w:rsidRDefault="00921A47">
            <w:pPr>
              <w:pStyle w:val="HTMLPreformatted"/>
            </w:pPr>
            <w:r w:rsidRPr="006518C9">
              <w:t xml:space="preserve">  </w:t>
            </w:r>
            <w:hyperlink r:id="rId47" w:tgtFrame="new" w:history="1">
              <w:r w:rsidRPr="006518C9">
                <w:rPr>
                  <w:rStyle w:val="Hyperlink"/>
                </w:rPr>
                <w:t>et al.</w:t>
              </w:r>
            </w:hyperlink>
          </w:p>
          <w:p w14:paraId="6AD6A4A8" w14:textId="77777777" w:rsidR="00921A47" w:rsidRPr="006518C9" w:rsidRDefault="00921A47">
            <w:pPr>
              <w:pStyle w:val="HTMLPreformatted"/>
            </w:pPr>
            <w:r w:rsidRPr="006518C9">
              <w:t xml:space="preserve">MAY supply a *child* term of </w:t>
            </w:r>
            <w:hyperlink r:id="rId48"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4777AFC6" w14:textId="77777777" w:rsidR="00921A47" w:rsidRPr="006518C9" w:rsidRDefault="00921A47">
            <w:pPr>
              <w:pStyle w:val="HTMLPreformatted"/>
            </w:pPr>
            <w:r w:rsidRPr="006518C9">
              <w:t xml:space="preserve">MAY supply a *child* term of </w:t>
            </w:r>
            <w:hyperlink r:id="rId49"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559F2AC0" w14:textId="77777777" w:rsidR="00921A47" w:rsidRPr="006518C9" w:rsidRDefault="00921A47">
            <w:pPr>
              <w:pStyle w:val="HTMLPreformatted"/>
            </w:pPr>
            <w:r w:rsidRPr="006518C9">
              <w:t xml:space="preserve">  e.g.: </w:t>
            </w:r>
            <w:hyperlink r:id="rId50"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5637F033" w14:textId="77777777" w:rsidR="00921A47" w:rsidRPr="006518C9" w:rsidRDefault="00921A47">
            <w:pPr>
              <w:pStyle w:val="HTMLPreformatted"/>
            </w:pPr>
            <w:r w:rsidRPr="006518C9">
              <w:t xml:space="preserve">  e.g.: </w:t>
            </w:r>
            <w:hyperlink r:id="rId51"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3B06B64F" w14:textId="77777777" w:rsidR="00921A47" w:rsidRPr="006518C9" w:rsidRDefault="00921A47">
            <w:pPr>
              <w:pStyle w:val="HTMLPreformatted"/>
            </w:pPr>
            <w:r w:rsidRPr="006518C9">
              <w:t xml:space="preserve">  e.g.: </w:t>
            </w:r>
            <w:hyperlink r:id="rId52"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0B8CD01E" w14:textId="77777777" w:rsidR="00921A47" w:rsidRPr="006518C9" w:rsidRDefault="00921A47">
            <w:pPr>
              <w:pStyle w:val="HTMLPreformatted"/>
            </w:pPr>
            <w:r w:rsidRPr="006518C9">
              <w:t xml:space="preserve">  e.g.: </w:t>
            </w:r>
            <w:hyperlink r:id="rId53"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1025FBA0" w14:textId="77777777" w:rsidTr="00921A47">
        <w:trPr>
          <w:tblCellSpacing w:w="15" w:type="dxa"/>
        </w:trPr>
        <w:tc>
          <w:tcPr>
            <w:tcW w:w="0" w:type="auto"/>
            <w:vAlign w:val="center"/>
            <w:hideMark/>
          </w:tcPr>
          <w:p w14:paraId="329B48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49A88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mono"&gt;&lt;/</w:t>
            </w:r>
            <w:proofErr w:type="spellStart"/>
            <w:r w:rsidRPr="006518C9">
              <w:t>cvParam</w:t>
            </w:r>
            <w:proofErr w:type="spellEnd"/>
            <w:r w:rsidRPr="006518C9">
              <w:t>&gt;</w:t>
            </w:r>
          </w:p>
          <w:p w14:paraId="46D41E1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mono"&gt;&lt;/</w:t>
            </w:r>
            <w:proofErr w:type="spellStart"/>
            <w:r w:rsidRPr="006518C9">
              <w:t>cvParam</w:t>
            </w:r>
            <w:proofErr w:type="spellEnd"/>
            <w:r w:rsidRPr="006518C9">
              <w:t>&gt;</w:t>
            </w:r>
          </w:p>
          <w:p w14:paraId="5293FF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scoring"&gt;&lt;/</w:t>
            </w:r>
            <w:proofErr w:type="spellStart"/>
            <w:r w:rsidRPr="006518C9">
              <w:t>cvParam</w:t>
            </w:r>
            <w:proofErr w:type="spellEnd"/>
            <w:r w:rsidRPr="006518C9">
              <w:t>&gt;</w:t>
            </w:r>
          </w:p>
          <w:p w14:paraId="12C916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accession="MS:1002496" name="group PSMs by sequence"&gt;&lt;/</w:t>
            </w:r>
            <w:proofErr w:type="spellStart"/>
            <w:r w:rsidRPr="006518C9">
              <w:t>cvParam</w:t>
            </w:r>
            <w:proofErr w:type="spellEnd"/>
            <w:r w:rsidRPr="006518C9">
              <w:t>&gt;</w:t>
            </w:r>
          </w:p>
          <w:p w14:paraId="4782E4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accession="MS:1001118" </w:t>
            </w:r>
            <w:proofErr w:type="spellStart"/>
            <w:r w:rsidRPr="006518C9">
              <w:t>cvRef</w:t>
            </w:r>
            <w:proofErr w:type="spellEnd"/>
            <w:r w:rsidRPr="006518C9">
              <w:t>="PSI-MS" name="param: b ion"/&gt;</w:t>
            </w:r>
          </w:p>
          <w:p w14:paraId="0375F2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accession="MS:1001149" </w:t>
            </w:r>
            <w:proofErr w:type="spellStart"/>
            <w:r w:rsidRPr="006518C9">
              <w:t>cvRef</w:t>
            </w:r>
            <w:proofErr w:type="spellEnd"/>
            <w:r w:rsidRPr="006518C9">
              <w:t>="PSI-MS" name="param: b ion-NH3 DEPRECATED"/&gt;</w:t>
            </w:r>
          </w:p>
          <w:p w14:paraId="5EF6E4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accession="MS:1001150" </w:t>
            </w:r>
            <w:proofErr w:type="spellStart"/>
            <w:r w:rsidRPr="006518C9">
              <w:t>cvRef</w:t>
            </w:r>
            <w:proofErr w:type="spellEnd"/>
            <w:r w:rsidRPr="006518C9">
              <w:t>="PSI-MS" name="param: b ion-H2O DEPRECATED"/&gt;</w:t>
            </w:r>
          </w:p>
          <w:p w14:paraId="40974C9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accession="MS:1001262" </w:t>
            </w:r>
            <w:proofErr w:type="spellStart"/>
            <w:r w:rsidRPr="006518C9">
              <w:t>cvRef</w:t>
            </w:r>
            <w:proofErr w:type="spellEnd"/>
            <w:r w:rsidRPr="006518C9">
              <w:t>="PSI-MS" name="param: y ion"/&gt;</w:t>
            </w:r>
          </w:p>
          <w:p w14:paraId="076136F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accession="MS:1001151" </w:t>
            </w:r>
            <w:proofErr w:type="spellStart"/>
            <w:r w:rsidRPr="006518C9">
              <w:t>cvRef</w:t>
            </w:r>
            <w:proofErr w:type="spellEnd"/>
            <w:r w:rsidRPr="006518C9">
              <w:t>="PSI-MS" name="param: y ion-NH3 DEPRECATED"/&gt;</w:t>
            </w:r>
          </w:p>
          <w:p w14:paraId="37863E8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accession="MS:1001152" </w:t>
            </w:r>
            <w:proofErr w:type="spellStart"/>
            <w:r w:rsidRPr="006518C9">
              <w:t>cvRef</w:t>
            </w:r>
            <w:proofErr w:type="spellEnd"/>
            <w:r w:rsidRPr="006518C9">
              <w:t>="PSI-MS" name="param: y ion-H2O DEPRECATED"/&gt;</w:t>
            </w:r>
          </w:p>
          <w:p w14:paraId="3418AB1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1693F9E" w14:textId="77777777" w:rsidR="00921A47" w:rsidRPr="006518C9" w:rsidRDefault="00921A47">
            <w:pPr>
              <w:pStyle w:val="HTMLPreformatted"/>
            </w:pPr>
            <w:r w:rsidRPr="006518C9">
              <w:t>&lt;</w:t>
            </w:r>
            <w:proofErr w:type="spellStart"/>
            <w:r w:rsidRPr="006518C9">
              <w:t>cvParam</w:t>
            </w:r>
            <w:proofErr w:type="spellEnd"/>
            <w:r w:rsidRPr="006518C9">
              <w:t xml:space="preserve"> name="no special processing" </w:t>
            </w:r>
            <w:proofErr w:type="spellStart"/>
            <w:r w:rsidRPr="006518C9">
              <w:t>cvRef</w:t>
            </w:r>
            <w:proofErr w:type="spellEnd"/>
            <w:r w:rsidRPr="006518C9">
              <w:t>="PSI-MS" accession="MS:1002495" /&gt;</w:t>
            </w:r>
          </w:p>
          <w:p w14:paraId="2DBA603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620949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19489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tc>
      </w:tr>
      <w:tr w:rsidR="00921A47" w:rsidRPr="006518C9" w14:paraId="5FF71715" w14:textId="77777777" w:rsidTr="00921A47">
        <w:trPr>
          <w:tblCellSpacing w:w="15" w:type="dxa"/>
        </w:trPr>
        <w:tc>
          <w:tcPr>
            <w:tcW w:w="0" w:type="auto"/>
            <w:vAlign w:val="center"/>
            <w:hideMark/>
          </w:tcPr>
          <w:p w14:paraId="1C32DA0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5E41603" w14:textId="77777777" w:rsidR="00921A47" w:rsidRPr="006518C9" w:rsidRDefault="00921A47">
            <w:pPr>
              <w:pStyle w:val="HTMLPreformatted"/>
            </w:pPr>
            <w:r w:rsidRPr="006518C9">
              <w:t>&lt;</w:t>
            </w:r>
            <w:proofErr w:type="spellStart"/>
            <w:r w:rsidRPr="006518C9">
              <w:t>userParam</w:t>
            </w:r>
            <w:proofErr w:type="spellEnd"/>
            <w:r w:rsidRPr="006518C9">
              <w:t xml:space="preserve"> value="true" name="</w:t>
            </w:r>
            <w:proofErr w:type="spellStart"/>
            <w:r w:rsidRPr="006518C9">
              <w:t>TargetDecoyApproach</w:t>
            </w:r>
            <w:proofErr w:type="spellEnd"/>
            <w:r w:rsidRPr="006518C9">
              <w:t>"/&gt;</w:t>
            </w:r>
          </w:p>
          <w:p w14:paraId="7A2D6381"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MinIsotopeError</w:t>
            </w:r>
            <w:proofErr w:type="spellEnd"/>
            <w:r w:rsidRPr="006518C9">
              <w:t>"/&gt;</w:t>
            </w:r>
          </w:p>
          <w:p w14:paraId="3A4F33B7"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MaxIsotopeError</w:t>
            </w:r>
            <w:proofErr w:type="spellEnd"/>
            <w:r w:rsidRPr="006518C9">
              <w:t>"/&gt;</w:t>
            </w:r>
          </w:p>
          <w:p w14:paraId="0B7FC408"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FragmentMethod</w:t>
            </w:r>
            <w:proofErr w:type="spellEnd"/>
            <w:r w:rsidRPr="006518C9">
              <w:t>"/&gt;</w:t>
            </w:r>
          </w:p>
          <w:p w14:paraId="3F90247F"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QExactive</w:t>
            </w:r>
            <w:proofErr w:type="spellEnd"/>
            <w:r w:rsidRPr="006518C9">
              <w:t>" name="Instrument"/&gt;</w:t>
            </w:r>
          </w:p>
          <w:p w14:paraId="17D501D1"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iTRAQ</w:t>
            </w:r>
            <w:proofErr w:type="spellEnd"/>
            <w:r w:rsidRPr="006518C9">
              <w:t>" name="Protocol"/&gt;</w:t>
            </w:r>
          </w:p>
          <w:p w14:paraId="61B3750F"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NumTolerableTermini</w:t>
            </w:r>
            <w:proofErr w:type="spellEnd"/>
            <w:r w:rsidRPr="006518C9">
              <w:t>"/&gt;</w:t>
            </w:r>
          </w:p>
          <w:p w14:paraId="3C9E9AE3"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NumMatchesPerSpec</w:t>
            </w:r>
            <w:proofErr w:type="spellEnd"/>
            <w:r w:rsidRPr="006518C9">
              <w:t>"/&gt;</w:t>
            </w:r>
          </w:p>
          <w:p w14:paraId="2BA8D986"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MaxNumModifications</w:t>
            </w:r>
            <w:proofErr w:type="spellEnd"/>
            <w:r w:rsidRPr="006518C9">
              <w:t>"/&gt;</w:t>
            </w:r>
          </w:p>
          <w:p w14:paraId="07ADA21B" w14:textId="77777777" w:rsidR="00921A47" w:rsidRPr="006518C9" w:rsidRDefault="00921A47">
            <w:pPr>
              <w:pStyle w:val="HTMLPreformatted"/>
            </w:pPr>
            <w:r w:rsidRPr="006518C9">
              <w:t>&lt;</w:t>
            </w:r>
            <w:proofErr w:type="spellStart"/>
            <w:r w:rsidRPr="006518C9">
              <w:t>userParam</w:t>
            </w:r>
            <w:proofErr w:type="spellEnd"/>
            <w:r w:rsidRPr="006518C9">
              <w:t xml:space="preserve"> value="6" name="</w:t>
            </w:r>
            <w:proofErr w:type="spellStart"/>
            <w:r w:rsidRPr="006518C9">
              <w:t>MinPepLength</w:t>
            </w:r>
            <w:proofErr w:type="spellEnd"/>
            <w:r w:rsidRPr="006518C9">
              <w:t>"/&gt;</w:t>
            </w:r>
          </w:p>
          <w:p w14:paraId="2B3090AB" w14:textId="77777777" w:rsidR="00921A47" w:rsidRPr="006518C9" w:rsidRDefault="00921A47">
            <w:pPr>
              <w:pStyle w:val="HTMLPreformatted"/>
            </w:pPr>
            <w:r w:rsidRPr="006518C9">
              <w:t>&lt;</w:t>
            </w:r>
            <w:proofErr w:type="spellStart"/>
            <w:r w:rsidRPr="006518C9">
              <w:t>userParam</w:t>
            </w:r>
            <w:proofErr w:type="spellEnd"/>
            <w:r w:rsidRPr="006518C9">
              <w:t xml:space="preserve"> value="40" name="</w:t>
            </w:r>
            <w:proofErr w:type="spellStart"/>
            <w:r w:rsidRPr="006518C9">
              <w:t>MaxPepLength</w:t>
            </w:r>
            <w:proofErr w:type="spellEnd"/>
            <w:r w:rsidRPr="006518C9">
              <w:t>"/&gt;</w:t>
            </w:r>
          </w:p>
          <w:p w14:paraId="012AC611"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MinCharge</w:t>
            </w:r>
            <w:proofErr w:type="spellEnd"/>
            <w:r w:rsidRPr="006518C9">
              <w:t>"/&gt;</w:t>
            </w:r>
          </w:p>
          <w:p w14:paraId="60FD3AC3" w14:textId="77777777" w:rsidR="00921A47" w:rsidRPr="006518C9" w:rsidRDefault="00921A47">
            <w:pPr>
              <w:pStyle w:val="HTMLPreformatted"/>
            </w:pPr>
            <w:r w:rsidRPr="006518C9">
              <w:t>&lt;</w:t>
            </w:r>
            <w:proofErr w:type="spellStart"/>
            <w:r w:rsidRPr="006518C9">
              <w:t>userParam</w:t>
            </w:r>
            <w:proofErr w:type="spellEnd"/>
            <w:r w:rsidRPr="006518C9">
              <w:t xml:space="preserve"> value="3" name="</w:t>
            </w:r>
            <w:proofErr w:type="spellStart"/>
            <w:r w:rsidRPr="006518C9">
              <w:t>MaxCharge</w:t>
            </w:r>
            <w:proofErr w:type="spellEnd"/>
            <w:r w:rsidRPr="006518C9">
              <w:t>"/&gt;</w:t>
            </w:r>
          </w:p>
          <w:p w14:paraId="6DC43AB5" w14:textId="77777777" w:rsidR="00921A47" w:rsidRPr="006518C9" w:rsidRDefault="00921A47">
            <w:pPr>
              <w:pStyle w:val="HTMLPreformatted"/>
            </w:pPr>
            <w:r w:rsidRPr="006518C9">
              <w:t>&lt;</w:t>
            </w:r>
            <w:proofErr w:type="spellStart"/>
            <w:r w:rsidRPr="006518C9">
              <w:t>userParam</w:t>
            </w:r>
            <w:proofErr w:type="spellEnd"/>
            <w:r w:rsidRPr="006518C9">
              <w:t xml:space="preserve"> value="2a_uniprot" name="Mascot User Comment"/&gt;</w:t>
            </w:r>
          </w:p>
          <w:p w14:paraId="1C0D1E54" w14:textId="77777777" w:rsidR="00921A47" w:rsidRPr="006518C9" w:rsidRDefault="00921A47">
            <w:pPr>
              <w:pStyle w:val="HTMLPreformatted"/>
            </w:pPr>
            <w:r w:rsidRPr="006518C9">
              <w:t>&lt;</w:t>
            </w:r>
            <w:proofErr w:type="spellStart"/>
            <w:r w:rsidRPr="006518C9">
              <w:t>userParam</w:t>
            </w:r>
            <w:proofErr w:type="spellEnd"/>
            <w:r w:rsidRPr="006518C9">
              <w:t xml:space="preserve"> value="ESI-QUAD" name="Mascot Instrument Name"/&gt;</w:t>
            </w:r>
          </w:p>
          <w:p w14:paraId="3E5137A2"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value="leitner004.consensusXML"/&gt;</w:t>
            </w:r>
          </w:p>
          <w:p w14:paraId="4CD027C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input_decoys</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value=""/&gt;</w:t>
            </w:r>
          </w:p>
          <w:p w14:paraId="6891F226"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decoy_prefix</w:t>
            </w:r>
            <w:proofErr w:type="spellEnd"/>
            <w:r w:rsidRPr="006518C9">
              <w:t xml:space="preserve">" </w:t>
            </w:r>
            <w:proofErr w:type="spellStart"/>
            <w:r w:rsidRPr="006518C9">
              <w:t>unitName</w:t>
            </w:r>
            <w:proofErr w:type="spellEnd"/>
            <w:r w:rsidRPr="006518C9">
              <w:t>="</w:t>
            </w:r>
            <w:proofErr w:type="spellStart"/>
            <w:proofErr w:type="gramStart"/>
            <w:r w:rsidRPr="006518C9">
              <w:t>xsd:integer</w:t>
            </w:r>
            <w:proofErr w:type="spellEnd"/>
            <w:proofErr w:type="gramEnd"/>
            <w:r w:rsidRPr="006518C9">
              <w:t>" value="1"/&gt;</w:t>
            </w:r>
          </w:p>
          <w:p w14:paraId="4203903E"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decoy_string</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value="decoy"/&gt;</w:t>
            </w:r>
          </w:p>
          <w:p w14:paraId="1DC17EB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precursor:min</w:t>
            </w:r>
            <w:proofErr w:type="gramEnd"/>
            <w:r w:rsidRPr="006518C9">
              <w:t>_charge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value="3"/&gt;</w:t>
            </w:r>
          </w:p>
          <w:p w14:paraId="2326939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precursor:max_charge</w:t>
            </w:r>
            <w:proofErr w:type="spellEnd"/>
            <w:r w:rsidRPr="006518C9">
              <w:t xml:space="preserve">" </w:t>
            </w:r>
            <w:proofErr w:type="spellStart"/>
            <w:r w:rsidRPr="006518C9">
              <w:t>unitName</w:t>
            </w:r>
            <w:proofErr w:type="spellEnd"/>
            <w:r w:rsidRPr="006518C9">
              <w:t>="</w:t>
            </w:r>
            <w:proofErr w:type="spellStart"/>
            <w:proofErr w:type="gramStart"/>
            <w:r w:rsidRPr="006518C9">
              <w:t>xsd:integer</w:t>
            </w:r>
            <w:proofErr w:type="spellEnd"/>
            <w:proofErr w:type="gramEnd"/>
            <w:r w:rsidRPr="006518C9">
              <w:t>" value="7"/&gt;</w:t>
            </w:r>
          </w:p>
          <w:p w14:paraId="19F9A7CF"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fragment:mass</w:t>
            </w:r>
            <w:proofErr w:type="gramEnd"/>
            <w:r w:rsidRPr="006518C9">
              <w:t>_tolerance_xlinks</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value="0.3"/&gt;</w:t>
            </w:r>
          </w:p>
          <w:p w14:paraId="19A76567"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peptide:min</w:t>
            </w:r>
            <w:proofErr w:type="gramEnd"/>
            <w:r w:rsidRPr="006518C9">
              <w:t>_size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value="5"/&gt;</w:t>
            </w:r>
          </w:p>
          <w:p w14:paraId="45E9D28C" w14:textId="77777777" w:rsidR="00921A47" w:rsidRPr="006518C9" w:rsidRDefault="00921A47">
            <w:pPr>
              <w:pStyle w:val="HTMLPreformatted"/>
            </w:pPr>
            <w:r w:rsidRPr="006518C9">
              <w:t>&lt;</w:t>
            </w:r>
            <w:proofErr w:type="spellStart"/>
            <w:r w:rsidRPr="006518C9">
              <w:t>userParam</w:t>
            </w:r>
            <w:proofErr w:type="spellEnd"/>
            <w:r w:rsidRPr="006518C9">
              <w:t xml:space="preserve"> name="cross_</w:t>
            </w:r>
            <w:proofErr w:type="gramStart"/>
            <w:r w:rsidRPr="006518C9">
              <w:t>link:residue</w:t>
            </w:r>
            <w:proofErr w:type="gramEnd"/>
            <w:r w:rsidRPr="006518C9">
              <w:t xml:space="preserve">1" </w:t>
            </w:r>
            <w:proofErr w:type="spellStart"/>
            <w:r w:rsidRPr="006518C9">
              <w:t>unitName</w:t>
            </w:r>
            <w:proofErr w:type="spellEnd"/>
            <w:r w:rsidRPr="006518C9">
              <w:t>="</w:t>
            </w:r>
            <w:proofErr w:type="spellStart"/>
            <w:r w:rsidRPr="006518C9">
              <w:t>xsd:string</w:t>
            </w:r>
            <w:proofErr w:type="spellEnd"/>
            <w:r w:rsidRPr="006518C9">
              <w:t>" value="[K]"/&gt;</w:t>
            </w:r>
          </w:p>
          <w:p w14:paraId="363F0C31" w14:textId="77777777" w:rsidR="00921A47" w:rsidRPr="006518C9" w:rsidRDefault="00921A47">
            <w:pPr>
              <w:pStyle w:val="HTMLPreformatted"/>
            </w:pPr>
            <w:r w:rsidRPr="006518C9">
              <w:t>&lt;</w:t>
            </w:r>
            <w:proofErr w:type="spellStart"/>
            <w:r w:rsidRPr="006518C9">
              <w:t>userParam</w:t>
            </w:r>
            <w:proofErr w:type="spellEnd"/>
            <w:r w:rsidRPr="006518C9">
              <w:t xml:space="preserve"> name="cross_</w:t>
            </w:r>
            <w:proofErr w:type="gramStart"/>
            <w:r w:rsidRPr="006518C9">
              <w:t>link:residue</w:t>
            </w:r>
            <w:proofErr w:type="gramEnd"/>
            <w:r w:rsidRPr="006518C9">
              <w:t xml:space="preserve">2" </w:t>
            </w:r>
            <w:proofErr w:type="spellStart"/>
            <w:r w:rsidRPr="006518C9">
              <w:t>unitName</w:t>
            </w:r>
            <w:proofErr w:type="spellEnd"/>
            <w:r w:rsidRPr="006518C9">
              <w:t>="</w:t>
            </w:r>
            <w:proofErr w:type="spellStart"/>
            <w:r w:rsidRPr="006518C9">
              <w:t>xsd:string</w:t>
            </w:r>
            <w:proofErr w:type="spellEnd"/>
            <w:r w:rsidRPr="006518C9">
              <w:t>" value="[K]"/&gt;</w:t>
            </w:r>
          </w:p>
          <w:p w14:paraId="2BC38AA5"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spellEnd"/>
            <w:proofErr w:type="gram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value="138.0680796"/&gt;</w:t>
            </w:r>
          </w:p>
          <w:p w14:paraId="07AAA36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gramEnd"/>
            <w:r w:rsidRPr="006518C9">
              <w:t>_isoshift</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value="12.075321"/&gt;</w:t>
            </w:r>
          </w:p>
          <w:p w14:paraId="384C4B0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gramEnd"/>
            <w:r w:rsidRPr="006518C9">
              <w:t>_monolink</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value="[156.07864431, 155.094628715]"/&gt;</w:t>
            </w:r>
          </w:p>
          <w:p w14:paraId="61E697B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modifications:variable</w:t>
            </w:r>
            <w:proofErr w:type="gramEnd"/>
            <w:r w:rsidRPr="006518C9">
              <w:t>_max_per_peptide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value="2"/&gt;</w:t>
            </w:r>
          </w:p>
          <w:p w14:paraId="665646D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algorithm:candidate</w:t>
            </w:r>
            <w:proofErr w:type="gramEnd"/>
            <w:r w:rsidRPr="006518C9">
              <w:t>_search</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value="enumeration"/&gt;</w:t>
            </w:r>
          </w:p>
          <w:p w14:paraId="16E81194" w14:textId="77777777" w:rsidR="00921A47" w:rsidRPr="006518C9" w:rsidRDefault="00921A47">
            <w:pPr>
              <w:pStyle w:val="HTMLPreformatted"/>
            </w:pPr>
            <w:r w:rsidRPr="006518C9">
              <w:t>&lt;</w:t>
            </w:r>
            <w:proofErr w:type="spellStart"/>
            <w:r w:rsidRPr="006518C9">
              <w:t>userParam</w:t>
            </w:r>
            <w:proofErr w:type="spellEnd"/>
            <w:r w:rsidRPr="006518C9">
              <w:t xml:space="preserve"> name="charges"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value="2,3,4,5,6"/&gt;</w:t>
            </w:r>
          </w:p>
        </w:tc>
      </w:tr>
    </w:tbl>
    <w:p w14:paraId="253D62F0" w14:textId="77777777" w:rsidR="00921A47" w:rsidRPr="006518C9" w:rsidRDefault="00F109B9" w:rsidP="00921A47">
      <w:pPr>
        <w:rPr>
          <w:b/>
          <w:lang w:val="en-US"/>
        </w:rPr>
      </w:pPr>
      <w:r w:rsidRPr="006518C9">
        <w:rPr>
          <w:b/>
          <w:lang w:val="en-US"/>
        </w:rPr>
        <w:t>Example for peptide-level statistics:</w:t>
      </w:r>
    </w:p>
    <w:p w14:paraId="3F0950A7"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367EAB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4A526D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accession="MS:1002490" name="peptide-level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ED0835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accession="MS:1002496" name="group PSMs by sequence"&gt;&lt;/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04C5E87"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1CD32F7F"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CD1D56E"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8F5C2F0"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accession="MS:1002493" name="sample pre-fractionation" value="</w:t>
      </w:r>
      <w:proofErr w:type="spellStart"/>
      <w:r w:rsidRPr="006518C9">
        <w:rPr>
          <w:rFonts w:ascii="Courier New" w:hAnsi="Courier New" w:cs="Courier New"/>
          <w:sz w:val="14"/>
          <w:szCs w:val="14"/>
          <w:lang w:val="en-US"/>
        </w:rPr>
        <w:t>MudPIT</w:t>
      </w:r>
      <w:proofErr w:type="spellEnd"/>
      <w:r w:rsidRPr="006518C9">
        <w:rPr>
          <w:rFonts w:ascii="Courier New" w:hAnsi="Courier New" w:cs="Courier New"/>
          <w:sz w:val="14"/>
          <w:szCs w:val="14"/>
          <w:lang w:val="en-US"/>
        </w:rPr>
        <w:t>"&gt;&lt;/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7445345" w14:textId="77777777" w:rsidR="009D17DE" w:rsidRPr="006518C9" w:rsidRDefault="009D17DE" w:rsidP="009D17DE">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w:t>
      </w:r>
    </w:p>
    <w:p w14:paraId="333B4EFD"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accession="MS:1002635" name="</w:t>
      </w:r>
      <w:proofErr w:type="spellStart"/>
      <w:r w:rsidRPr="006518C9">
        <w:rPr>
          <w:rFonts w:ascii="Courier New" w:hAnsi="Courier New" w:cs="Courier New"/>
          <w:sz w:val="14"/>
          <w:szCs w:val="14"/>
          <w:lang w:val="en-US"/>
        </w:rPr>
        <w:t>proteogenomics</w:t>
      </w:r>
      <w:proofErr w:type="spellEnd"/>
      <w:r w:rsidRPr="006518C9">
        <w:rPr>
          <w:rFonts w:ascii="Courier New" w:hAnsi="Courier New" w:cs="Courier New"/>
          <w:sz w:val="14"/>
          <w:szCs w:val="14"/>
          <w:lang w:val="en-US"/>
        </w:rPr>
        <w:t xml:space="preserve"> search"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5522059" w14:textId="77777777" w:rsidR="009D17DE" w:rsidRPr="006518C9" w:rsidRDefault="009D17DE" w:rsidP="009D17DE">
      <w:pPr>
        <w:rPr>
          <w:b/>
          <w:lang w:val="en-US"/>
        </w:rPr>
      </w:pPr>
      <w:r w:rsidRPr="006518C9">
        <w:rPr>
          <w:b/>
          <w:lang w:val="en-US"/>
        </w:rPr>
        <w:t>Example for cross-linking:</w:t>
      </w:r>
    </w:p>
    <w:p w14:paraId="3AAFA10B"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EC1EB00"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accession="MS:1002494" name="cross-linking search"&gt;&lt;/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0614E31"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0019CEB" w14:textId="77777777" w:rsidR="0051147C" w:rsidRPr="006518C9" w:rsidRDefault="0051147C" w:rsidP="0051147C">
      <w:pPr>
        <w:rPr>
          <w:b/>
          <w:lang w:val="en-US"/>
        </w:rPr>
      </w:pPr>
      <w:r w:rsidRPr="006518C9">
        <w:rPr>
          <w:b/>
          <w:lang w:val="en-US"/>
        </w:rPr>
        <w:t>Example for modification position scoring:</w:t>
      </w:r>
    </w:p>
    <w:p w14:paraId="38EDCB99"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accession="MS:1002491" name="modification localization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A87976" w14:textId="77777777" w:rsidR="0051147C" w:rsidRPr="006518C9" w:rsidRDefault="0051147C" w:rsidP="0051147C">
      <w:pPr>
        <w:rPr>
          <w:b/>
          <w:lang w:val="en-US"/>
        </w:rPr>
      </w:pPr>
      <w:r w:rsidRPr="006518C9">
        <w:rPr>
          <w:b/>
          <w:lang w:val="en-US"/>
        </w:rPr>
        <w:t>Example for de novo sequencing:</w:t>
      </w:r>
    </w:p>
    <w:p w14:paraId="7B486547"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accession="MS:1001010" name="</w:t>
      </w:r>
      <w:r w:rsidRPr="006518C9">
        <w:rPr>
          <w:sz w:val="14"/>
          <w:szCs w:val="14"/>
          <w:lang w:val="en-US"/>
        </w:rPr>
        <w:t xml:space="preserve"> </w:t>
      </w:r>
      <w:r w:rsidRPr="006518C9">
        <w:rPr>
          <w:rFonts w:ascii="Courier New" w:hAnsi="Courier New" w:cs="Courier New"/>
          <w:sz w:val="14"/>
          <w:szCs w:val="14"/>
          <w:lang w:val="en-US"/>
        </w:rPr>
        <w:t>de novo search "&gt;&lt;/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3624497" w14:textId="77777777" w:rsidR="00286C2C" w:rsidRPr="006518C9" w:rsidRDefault="00286C2C" w:rsidP="00286C2C">
      <w:pPr>
        <w:rPr>
          <w:b/>
          <w:lang w:val="en-US"/>
        </w:rPr>
      </w:pPr>
      <w:r w:rsidRPr="006518C9">
        <w:rPr>
          <w:b/>
          <w:lang w:val="en-US"/>
        </w:rPr>
        <w:t>Example for consensus scoring:</w:t>
      </w:r>
    </w:p>
    <w:p w14:paraId="0BEE08A2"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accession="MS:1002492" name="consensus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5CDF609"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accession="MS:1002392" name="</w:t>
      </w:r>
      <w:proofErr w:type="gramStart"/>
      <w:r w:rsidRPr="006518C9">
        <w:rPr>
          <w:rFonts w:ascii="Courier New" w:hAnsi="Courier New" w:cs="Courier New"/>
          <w:sz w:val="14"/>
          <w:szCs w:val="14"/>
          <w:lang w:val="en-US"/>
        </w:rPr>
        <w:t>PIA:PSM</w:t>
      </w:r>
      <w:proofErr w:type="gramEnd"/>
      <w:r w:rsidRPr="006518C9">
        <w:rPr>
          <w:rFonts w:ascii="Courier New" w:hAnsi="Courier New" w:cs="Courier New"/>
          <w:sz w:val="14"/>
          <w:szCs w:val="14"/>
          <w:lang w:val="en-US"/>
        </w:rPr>
        <w:t xml:space="preserve"> sets created"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964802E"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accession="MS:1002391" name="</w:t>
      </w:r>
      <w:proofErr w:type="spellStart"/>
      <w:proofErr w:type="gramStart"/>
      <w:r w:rsidRPr="006518C9">
        <w:rPr>
          <w:rFonts w:ascii="Courier New" w:hAnsi="Courier New" w:cs="Courier New"/>
          <w:sz w:val="14"/>
          <w:szCs w:val="14"/>
          <w:lang w:val="en-US"/>
        </w:rPr>
        <w:t>PIA:Combined</w:t>
      </w:r>
      <w:proofErr w:type="spellEnd"/>
      <w:proofErr w:type="gram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xml:space="preserve"> calculated"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F960E12" w14:textId="77777777" w:rsidR="00286C2C" w:rsidRPr="006518C9" w:rsidRDefault="00286C2C" w:rsidP="00286C2C">
      <w:pPr>
        <w:rPr>
          <w:rFonts w:cs="Arial"/>
          <w:lang w:val="en-US"/>
        </w:rPr>
      </w:pPr>
    </w:p>
    <w:p w14:paraId="6AA6AC91" w14:textId="77777777" w:rsidR="00921A47" w:rsidRPr="006518C9" w:rsidRDefault="00921A47" w:rsidP="00921A47">
      <w:pPr>
        <w:pStyle w:val="Heading2"/>
      </w:pPr>
      <w:bookmarkStart w:id="334" w:name="_Toc476057195"/>
      <w:r w:rsidRPr="006518C9">
        <w:t>Element &lt;</w:t>
      </w:r>
      <w:bookmarkStart w:id="335" w:name="Affiliation"/>
      <w:r w:rsidRPr="006518C9">
        <w:t>Affiliation</w:t>
      </w:r>
      <w:bookmarkEnd w:id="335"/>
      <w:r w:rsidRPr="006518C9">
        <w:t>&gt;</w:t>
      </w:r>
      <w:bookmarkEnd w:id="3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2B0E34F7" w14:textId="77777777" w:rsidTr="00921A47">
        <w:trPr>
          <w:tblCellSpacing w:w="15" w:type="dxa"/>
        </w:trPr>
        <w:tc>
          <w:tcPr>
            <w:tcW w:w="0" w:type="auto"/>
            <w:vAlign w:val="center"/>
            <w:hideMark/>
          </w:tcPr>
          <w:p w14:paraId="173723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55C909"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4DD90BA1" w14:textId="77777777" w:rsidTr="00921A47">
        <w:trPr>
          <w:tblCellSpacing w:w="15" w:type="dxa"/>
        </w:trPr>
        <w:tc>
          <w:tcPr>
            <w:tcW w:w="0" w:type="auto"/>
            <w:vAlign w:val="center"/>
            <w:hideMark/>
          </w:tcPr>
          <w:p w14:paraId="5B12A1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C1E773" w14:textId="77777777" w:rsidR="00921A47" w:rsidRPr="006518C9" w:rsidRDefault="00921A47">
            <w:pPr>
              <w:rPr>
                <w:sz w:val="24"/>
                <w:szCs w:val="24"/>
                <w:lang w:val="en-US"/>
              </w:rPr>
            </w:pPr>
            <w:proofErr w:type="spellStart"/>
            <w:r w:rsidRPr="006518C9">
              <w:rPr>
                <w:lang w:val="en-US"/>
              </w:rPr>
              <w:t>AffiliationType</w:t>
            </w:r>
            <w:proofErr w:type="spellEnd"/>
            <w:r w:rsidRPr="006518C9">
              <w:rPr>
                <w:lang w:val="en-US"/>
              </w:rPr>
              <w:t xml:space="preserve"> </w:t>
            </w:r>
          </w:p>
        </w:tc>
      </w:tr>
      <w:tr w:rsidR="00921A47" w:rsidRPr="006518C9" w14:paraId="215A2C30" w14:textId="77777777" w:rsidTr="00921A47">
        <w:trPr>
          <w:tblCellSpacing w:w="15" w:type="dxa"/>
        </w:trPr>
        <w:tc>
          <w:tcPr>
            <w:tcW w:w="0" w:type="auto"/>
            <w:vAlign w:val="center"/>
            <w:hideMark/>
          </w:tcPr>
          <w:p w14:paraId="1AA00C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0E5154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13C9A"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E9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AD5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3A94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9896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7C885"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7485A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9387B1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DAE6" w14:textId="77777777" w:rsidR="00921A47" w:rsidRPr="006518C9" w:rsidRDefault="00921A47">
                  <w:pPr>
                    <w:rPr>
                      <w:sz w:val="24"/>
                      <w:szCs w:val="24"/>
                      <w:lang w:val="en-US"/>
                    </w:rPr>
                  </w:pPr>
                  <w:r w:rsidRPr="006518C9">
                    <w:rPr>
                      <w:lang w:val="en-US"/>
                    </w:rPr>
                    <w:t xml:space="preserve">A reference to the organization this </w:t>
                  </w:r>
                  <w:proofErr w:type="gramStart"/>
                  <w:r w:rsidRPr="006518C9">
                    <w:rPr>
                      <w:lang w:val="en-US"/>
                    </w:rPr>
                    <w:t>contact</w:t>
                  </w:r>
                  <w:proofErr w:type="gramEnd"/>
                  <w:r w:rsidRPr="006518C9">
                    <w:rPr>
                      <w:lang w:val="en-US"/>
                    </w:rPr>
                    <w:t xml:space="preserve"> belongs to.</w:t>
                  </w:r>
                </w:p>
              </w:tc>
            </w:tr>
          </w:tbl>
          <w:p w14:paraId="07D56A42" w14:textId="77777777" w:rsidR="00921A47" w:rsidRPr="006518C9" w:rsidRDefault="00921A47">
            <w:pPr>
              <w:rPr>
                <w:sz w:val="24"/>
                <w:szCs w:val="24"/>
                <w:lang w:val="en-US"/>
              </w:rPr>
            </w:pPr>
          </w:p>
        </w:tc>
      </w:tr>
      <w:tr w:rsidR="00921A47" w:rsidRPr="006518C9" w14:paraId="03F4AD90" w14:textId="77777777" w:rsidTr="00921A47">
        <w:trPr>
          <w:tblCellSpacing w:w="15" w:type="dxa"/>
        </w:trPr>
        <w:tc>
          <w:tcPr>
            <w:tcW w:w="0" w:type="auto"/>
            <w:vAlign w:val="center"/>
            <w:hideMark/>
          </w:tcPr>
          <w:p w14:paraId="1B5DE87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7CAC959D" w14:textId="77777777" w:rsidR="00921A47" w:rsidRPr="006518C9" w:rsidRDefault="00921A47">
            <w:pPr>
              <w:rPr>
                <w:sz w:val="24"/>
                <w:szCs w:val="24"/>
                <w:lang w:val="en-US"/>
              </w:rPr>
            </w:pPr>
            <w:r w:rsidRPr="006518C9">
              <w:rPr>
                <w:lang w:val="en-US"/>
              </w:rPr>
              <w:t>none</w:t>
            </w:r>
          </w:p>
        </w:tc>
      </w:tr>
      <w:tr w:rsidR="00921A47" w:rsidRPr="006518C9" w14:paraId="5A623EF8" w14:textId="77777777" w:rsidTr="00921A47">
        <w:trPr>
          <w:tblCellSpacing w:w="15" w:type="dxa"/>
        </w:trPr>
        <w:tc>
          <w:tcPr>
            <w:tcW w:w="0" w:type="auto"/>
            <w:vAlign w:val="center"/>
            <w:hideMark/>
          </w:tcPr>
          <w:p w14:paraId="5CB314C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31CBBF" w14:textId="77777777" w:rsidR="00921A47" w:rsidRPr="006518C9" w:rsidRDefault="00921A47">
            <w:pPr>
              <w:pStyle w:val="HTMLPreformatted"/>
            </w:pPr>
            <w:r w:rsidRPr="006518C9">
              <w:t xml:space="preserve">&lt;Affiliation </w:t>
            </w:r>
            <w:proofErr w:type="spellStart"/>
            <w:r w:rsidRPr="006518C9">
              <w:t>organization_ref</w:t>
            </w:r>
            <w:proofErr w:type="spellEnd"/>
            <w:r w:rsidRPr="006518C9">
              <w:t>="ORG_DOC_OWNER"&gt;&lt;/Affiliation&gt;</w:t>
            </w:r>
          </w:p>
        </w:tc>
      </w:tr>
    </w:tbl>
    <w:p w14:paraId="06168F1B" w14:textId="77777777" w:rsidR="00921A47" w:rsidRPr="006518C9" w:rsidRDefault="00921A47" w:rsidP="00921A47">
      <w:pPr>
        <w:rPr>
          <w:lang w:val="en-US"/>
        </w:rPr>
      </w:pPr>
    </w:p>
    <w:p w14:paraId="2A7CBE93" w14:textId="77777777" w:rsidR="00921A47" w:rsidRPr="006518C9" w:rsidRDefault="00921A47" w:rsidP="00921A47">
      <w:pPr>
        <w:pStyle w:val="Heading2"/>
      </w:pPr>
      <w:bookmarkStart w:id="336" w:name="_Toc476057196"/>
      <w:r w:rsidRPr="006518C9">
        <w:t>Element &lt;</w:t>
      </w:r>
      <w:bookmarkStart w:id="337" w:name="AmbiguousResidue"/>
      <w:proofErr w:type="spellStart"/>
      <w:r w:rsidRPr="006518C9">
        <w:t>AmbiguousResidue</w:t>
      </w:r>
      <w:bookmarkEnd w:id="337"/>
      <w:proofErr w:type="spellEnd"/>
      <w:r w:rsidRPr="006518C9">
        <w:t>&gt;</w:t>
      </w:r>
      <w:bookmarkEnd w:id="3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10F42048" w14:textId="77777777" w:rsidTr="00921A47">
        <w:trPr>
          <w:tblCellSpacing w:w="15" w:type="dxa"/>
        </w:trPr>
        <w:tc>
          <w:tcPr>
            <w:tcW w:w="0" w:type="auto"/>
            <w:vAlign w:val="center"/>
            <w:hideMark/>
          </w:tcPr>
          <w:p w14:paraId="0EA7D6F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7EF4342" w14:textId="77777777" w:rsidR="00921A47" w:rsidRPr="006518C9" w:rsidRDefault="00921A47">
            <w:pPr>
              <w:rPr>
                <w:sz w:val="24"/>
                <w:szCs w:val="24"/>
                <w:lang w:val="en-US"/>
              </w:rPr>
            </w:pPr>
            <w:r w:rsidRPr="006518C9">
              <w:rPr>
                <w:lang w:val="en-US"/>
              </w:rPr>
              <w:t xml:space="preserve">Ambiguous residues </w:t>
            </w:r>
            <w:proofErr w:type="gramStart"/>
            <w:r w:rsidRPr="006518C9">
              <w:rPr>
                <w:lang w:val="en-US"/>
              </w:rPr>
              <w:t>e.g.</w:t>
            </w:r>
            <w:proofErr w:type="gramEnd"/>
            <w:r w:rsidRPr="006518C9">
              <w:rPr>
                <w:lang w:val="en-US"/>
              </w:rPr>
              <w:t xml:space="preserve"> X can be specified by the Code attribute and a set of parameters for example giving the different masses that will be used in the search. </w:t>
            </w:r>
          </w:p>
        </w:tc>
      </w:tr>
      <w:tr w:rsidR="00921A47" w:rsidRPr="006518C9" w14:paraId="4813DAB5" w14:textId="77777777" w:rsidTr="00921A47">
        <w:trPr>
          <w:tblCellSpacing w:w="15" w:type="dxa"/>
        </w:trPr>
        <w:tc>
          <w:tcPr>
            <w:tcW w:w="0" w:type="auto"/>
            <w:vAlign w:val="center"/>
            <w:hideMark/>
          </w:tcPr>
          <w:p w14:paraId="008733D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DB7B3E" w14:textId="77777777" w:rsidR="00921A47" w:rsidRPr="006518C9" w:rsidRDefault="00921A47">
            <w:pPr>
              <w:rPr>
                <w:sz w:val="24"/>
                <w:szCs w:val="24"/>
                <w:lang w:val="en-US"/>
              </w:rPr>
            </w:pPr>
            <w:proofErr w:type="spellStart"/>
            <w:r w:rsidRPr="006518C9">
              <w:rPr>
                <w:lang w:val="en-US"/>
              </w:rPr>
              <w:t>AmbiguousResidueType</w:t>
            </w:r>
            <w:proofErr w:type="spellEnd"/>
            <w:r w:rsidRPr="006518C9">
              <w:rPr>
                <w:lang w:val="en-US"/>
              </w:rPr>
              <w:t xml:space="preserve"> </w:t>
            </w:r>
          </w:p>
        </w:tc>
      </w:tr>
      <w:tr w:rsidR="00921A47" w:rsidRPr="006518C9" w14:paraId="066D5AF7" w14:textId="77777777" w:rsidTr="00921A47">
        <w:trPr>
          <w:tblCellSpacing w:w="15" w:type="dxa"/>
        </w:trPr>
        <w:tc>
          <w:tcPr>
            <w:tcW w:w="0" w:type="auto"/>
            <w:vAlign w:val="center"/>
            <w:hideMark/>
          </w:tcPr>
          <w:p w14:paraId="3CBA273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1FE48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7F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401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CA9C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B428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2AAA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E14EA"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51BBD"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0D7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1036" w14:textId="77777777" w:rsidR="00921A47" w:rsidRPr="006518C9" w:rsidRDefault="00921A47">
                  <w:pPr>
                    <w:rPr>
                      <w:sz w:val="24"/>
                      <w:szCs w:val="24"/>
                      <w:lang w:val="en-US"/>
                    </w:rPr>
                  </w:pPr>
                  <w:r w:rsidRPr="006518C9">
                    <w:rPr>
                      <w:lang w:val="en-US"/>
                    </w:rPr>
                    <w:t xml:space="preserve">The single letter code of the ambiguous residue </w:t>
                  </w:r>
                  <w:proofErr w:type="gramStart"/>
                  <w:r w:rsidRPr="006518C9">
                    <w:rPr>
                      <w:lang w:val="en-US"/>
                    </w:rPr>
                    <w:t>e.g.</w:t>
                  </w:r>
                  <w:proofErr w:type="gramEnd"/>
                  <w:r w:rsidRPr="006518C9">
                    <w:rPr>
                      <w:lang w:val="en-US"/>
                    </w:rPr>
                    <w:t xml:space="preserve"> X.</w:t>
                  </w:r>
                </w:p>
              </w:tc>
            </w:tr>
          </w:tbl>
          <w:p w14:paraId="4EC8BFA7" w14:textId="77777777" w:rsidR="00921A47" w:rsidRPr="006518C9" w:rsidRDefault="00921A47">
            <w:pPr>
              <w:rPr>
                <w:sz w:val="24"/>
                <w:szCs w:val="24"/>
                <w:lang w:val="en-US"/>
              </w:rPr>
            </w:pPr>
          </w:p>
        </w:tc>
      </w:tr>
      <w:tr w:rsidR="00921A47" w:rsidRPr="006518C9" w14:paraId="6622F898" w14:textId="77777777" w:rsidTr="00921A47">
        <w:trPr>
          <w:tblCellSpacing w:w="15" w:type="dxa"/>
        </w:trPr>
        <w:tc>
          <w:tcPr>
            <w:tcW w:w="0" w:type="auto"/>
            <w:vAlign w:val="center"/>
            <w:hideMark/>
          </w:tcPr>
          <w:p w14:paraId="2C475B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3A4130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AFFB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2C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0C5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7ABA1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294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64226"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849FA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D4FE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E943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88DD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75ADA"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353A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2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5F392" w14:textId="77777777" w:rsidR="00921A47" w:rsidRPr="006518C9" w:rsidRDefault="00921A47">
                  <w:pPr>
                    <w:rPr>
                      <w:sz w:val="24"/>
                      <w:szCs w:val="24"/>
                      <w:lang w:val="en-US"/>
                    </w:rPr>
                  </w:pPr>
                  <w:r w:rsidRPr="006518C9">
                    <w:rPr>
                      <w:lang w:val="en-US"/>
                    </w:rPr>
                    <w:t>A single user-defined parameter.</w:t>
                  </w:r>
                </w:p>
              </w:tc>
            </w:tr>
          </w:tbl>
          <w:p w14:paraId="25AC82CF" w14:textId="77777777" w:rsidR="00921A47" w:rsidRPr="006518C9" w:rsidRDefault="00921A47">
            <w:pPr>
              <w:rPr>
                <w:sz w:val="24"/>
                <w:szCs w:val="24"/>
                <w:lang w:val="en-US"/>
              </w:rPr>
            </w:pPr>
          </w:p>
        </w:tc>
      </w:tr>
      <w:tr w:rsidR="00921A47" w:rsidRPr="006518C9" w14:paraId="4C1250C6" w14:textId="77777777" w:rsidTr="00921A47">
        <w:trPr>
          <w:tblCellSpacing w:w="15" w:type="dxa"/>
        </w:trPr>
        <w:tc>
          <w:tcPr>
            <w:tcW w:w="0" w:type="auto"/>
            <w:vAlign w:val="center"/>
            <w:hideMark/>
          </w:tcPr>
          <w:p w14:paraId="66A7BE4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C7D11" w14:textId="77777777" w:rsidR="00921A47" w:rsidRPr="006518C9" w:rsidRDefault="00921A47">
            <w:pPr>
              <w:pStyle w:val="HTMLPreformatted"/>
            </w:pPr>
            <w:r w:rsidRPr="006518C9">
              <w:t>&lt;</w:t>
            </w:r>
            <w:proofErr w:type="spellStart"/>
            <w:r w:rsidRPr="006518C9">
              <w:t>AmbiguousResidue</w:t>
            </w:r>
            <w:proofErr w:type="spellEnd"/>
            <w:r w:rsidRPr="006518C9">
              <w:t xml:space="preserve"> code="X"&gt;</w:t>
            </w:r>
          </w:p>
          <w:p w14:paraId="4796E0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accession="MS:1001360" </w:t>
            </w:r>
            <w:proofErr w:type="spellStart"/>
            <w:r w:rsidRPr="006518C9">
              <w:t>cvRef</w:t>
            </w:r>
            <w:proofErr w:type="spellEnd"/>
            <w:r w:rsidRPr="006518C9">
              <w:t>="PSI-MS" value="A C D E F G H I K L M N O P Q R S T U V W Y" name="alternate single letter codes"/&gt;</w:t>
            </w:r>
          </w:p>
          <w:p w14:paraId="02427F17" w14:textId="77777777" w:rsidR="00921A47" w:rsidRPr="006518C9" w:rsidRDefault="00921A47">
            <w:pPr>
              <w:pStyle w:val="HTMLPreformatted"/>
            </w:pPr>
            <w:r w:rsidRPr="006518C9">
              <w:t>&lt;/</w:t>
            </w:r>
            <w:proofErr w:type="spellStart"/>
            <w:r w:rsidRPr="006518C9">
              <w:t>AmbiguousResidue</w:t>
            </w:r>
            <w:proofErr w:type="spellEnd"/>
            <w:r w:rsidRPr="006518C9">
              <w:t>&gt;</w:t>
            </w:r>
          </w:p>
        </w:tc>
      </w:tr>
      <w:tr w:rsidR="00921A47" w:rsidRPr="006518C9" w14:paraId="7784B9C2" w14:textId="77777777" w:rsidTr="00921A47">
        <w:trPr>
          <w:tblCellSpacing w:w="15" w:type="dxa"/>
        </w:trPr>
        <w:tc>
          <w:tcPr>
            <w:tcW w:w="0" w:type="auto"/>
            <w:vAlign w:val="center"/>
            <w:hideMark/>
          </w:tcPr>
          <w:p w14:paraId="75B19757"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907EC87" w14:textId="77777777" w:rsidR="00921A47" w:rsidRPr="006518C9" w:rsidRDefault="00921A47">
            <w:pPr>
              <w:pStyle w:val="HTMLPreformatted"/>
            </w:pPr>
            <w:r w:rsidRPr="006518C9">
              <w:t>Path /MzIdentML/AnalysisProtocolCollection/SpectrumIdentificationProtocol/MassTable/AmbiguousResidue</w:t>
            </w:r>
          </w:p>
          <w:p w14:paraId="0009BDB4" w14:textId="77777777" w:rsidR="00921A47" w:rsidRPr="006518C9" w:rsidRDefault="00921A47">
            <w:pPr>
              <w:pStyle w:val="HTMLPreformatted"/>
            </w:pPr>
            <w:r w:rsidRPr="006518C9">
              <w:t xml:space="preserve">MAY supply a *child* term of </w:t>
            </w:r>
            <w:hyperlink r:id="rId54"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10BF60E2" w14:textId="77777777" w:rsidR="00921A47" w:rsidRPr="006518C9" w:rsidRDefault="00921A47">
            <w:pPr>
              <w:pStyle w:val="HTMLPreformatted"/>
            </w:pPr>
            <w:r w:rsidRPr="006518C9">
              <w:t xml:space="preserve">  e.g.: </w:t>
            </w:r>
            <w:hyperlink r:id="rId55"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18F48450" w14:textId="77777777" w:rsidR="00921A47" w:rsidRPr="006518C9" w:rsidRDefault="00921A47">
            <w:pPr>
              <w:pStyle w:val="HTMLPreformatted"/>
            </w:pPr>
            <w:r w:rsidRPr="006518C9">
              <w:t xml:space="preserve">  e.g.: </w:t>
            </w:r>
            <w:hyperlink r:id="rId56"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284027A2" w14:textId="77777777" w:rsidTr="00921A47">
        <w:trPr>
          <w:tblCellSpacing w:w="15" w:type="dxa"/>
        </w:trPr>
        <w:tc>
          <w:tcPr>
            <w:tcW w:w="0" w:type="auto"/>
            <w:vAlign w:val="center"/>
            <w:hideMark/>
          </w:tcPr>
          <w:p w14:paraId="39D747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2D248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accession="MS:1001360" </w:t>
            </w:r>
            <w:proofErr w:type="spellStart"/>
            <w:r w:rsidRPr="006518C9">
              <w:t>cvRef</w:t>
            </w:r>
            <w:proofErr w:type="spellEnd"/>
            <w:r w:rsidRPr="006518C9">
              <w:t>="PSI-MS" value="D N" name="alternate single letter codes"/&gt;</w:t>
            </w:r>
          </w:p>
        </w:tc>
      </w:tr>
    </w:tbl>
    <w:p w14:paraId="403D440C" w14:textId="77777777" w:rsidR="00921A47" w:rsidRPr="006518C9" w:rsidRDefault="00921A47" w:rsidP="00921A47">
      <w:pPr>
        <w:rPr>
          <w:lang w:val="en-US"/>
        </w:rPr>
      </w:pPr>
    </w:p>
    <w:p w14:paraId="0968642B" w14:textId="77777777" w:rsidR="00921A47" w:rsidRPr="006518C9" w:rsidRDefault="00921A47" w:rsidP="00921A47">
      <w:pPr>
        <w:pStyle w:val="Heading2"/>
      </w:pPr>
      <w:bookmarkStart w:id="338" w:name="_Toc476057197"/>
      <w:r w:rsidRPr="006518C9">
        <w:t>Element &lt;</w:t>
      </w:r>
      <w:bookmarkStart w:id="339" w:name="AnalysisCollection"/>
      <w:proofErr w:type="spellStart"/>
      <w:r w:rsidRPr="006518C9">
        <w:t>AnalysisCollection</w:t>
      </w:r>
      <w:bookmarkEnd w:id="339"/>
      <w:proofErr w:type="spellEnd"/>
      <w:r w:rsidRPr="006518C9">
        <w:t>&gt;</w:t>
      </w:r>
      <w:bookmarkEnd w:id="3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E5D8190" w14:textId="77777777" w:rsidTr="00921A47">
        <w:trPr>
          <w:tblCellSpacing w:w="15" w:type="dxa"/>
        </w:trPr>
        <w:tc>
          <w:tcPr>
            <w:tcW w:w="0" w:type="auto"/>
            <w:vAlign w:val="center"/>
            <w:hideMark/>
          </w:tcPr>
          <w:p w14:paraId="04D7770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FD0960"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w:t>
            </w:r>
            <w:r w:rsidRPr="006518C9">
              <w:rPr>
                <w:lang w:val="en-US"/>
              </w:rPr>
              <w:lastRenderedPageBreak/>
              <w:t xml:space="preserve">proteins from peptides). </w:t>
            </w:r>
          </w:p>
        </w:tc>
      </w:tr>
      <w:tr w:rsidR="00921A47" w:rsidRPr="006518C9" w14:paraId="52941BC5" w14:textId="77777777" w:rsidTr="00921A47">
        <w:trPr>
          <w:tblCellSpacing w:w="15" w:type="dxa"/>
        </w:trPr>
        <w:tc>
          <w:tcPr>
            <w:tcW w:w="0" w:type="auto"/>
            <w:vAlign w:val="center"/>
            <w:hideMark/>
          </w:tcPr>
          <w:p w14:paraId="64405B69"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3FFACC7" w14:textId="77777777" w:rsidR="00921A47" w:rsidRPr="006518C9" w:rsidRDefault="00921A47">
            <w:pPr>
              <w:rPr>
                <w:sz w:val="24"/>
                <w:szCs w:val="24"/>
                <w:lang w:val="en-US"/>
              </w:rPr>
            </w:pPr>
            <w:proofErr w:type="spellStart"/>
            <w:r w:rsidRPr="006518C9">
              <w:rPr>
                <w:lang w:val="en-US"/>
              </w:rPr>
              <w:t>AnalysisCollectionType</w:t>
            </w:r>
            <w:proofErr w:type="spellEnd"/>
            <w:r w:rsidRPr="006518C9">
              <w:rPr>
                <w:lang w:val="en-US"/>
              </w:rPr>
              <w:t xml:space="preserve"> </w:t>
            </w:r>
          </w:p>
        </w:tc>
      </w:tr>
      <w:tr w:rsidR="00921A47" w:rsidRPr="006518C9" w14:paraId="3E42E2CF" w14:textId="77777777" w:rsidTr="00921A47">
        <w:trPr>
          <w:tblCellSpacing w:w="15" w:type="dxa"/>
        </w:trPr>
        <w:tc>
          <w:tcPr>
            <w:tcW w:w="0" w:type="auto"/>
            <w:vAlign w:val="center"/>
            <w:hideMark/>
          </w:tcPr>
          <w:p w14:paraId="16FA275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5C4E99D" w14:textId="77777777" w:rsidR="00921A47" w:rsidRPr="006518C9" w:rsidRDefault="00921A47">
            <w:pPr>
              <w:rPr>
                <w:sz w:val="24"/>
                <w:szCs w:val="24"/>
                <w:lang w:val="en-US"/>
              </w:rPr>
            </w:pPr>
            <w:r w:rsidRPr="006518C9">
              <w:rPr>
                <w:lang w:val="en-US"/>
              </w:rPr>
              <w:t>none</w:t>
            </w:r>
          </w:p>
        </w:tc>
      </w:tr>
      <w:tr w:rsidR="00921A47" w:rsidRPr="006518C9" w14:paraId="3B42716B" w14:textId="77777777" w:rsidTr="00921A47">
        <w:trPr>
          <w:tblCellSpacing w:w="15" w:type="dxa"/>
        </w:trPr>
        <w:tc>
          <w:tcPr>
            <w:tcW w:w="0" w:type="auto"/>
            <w:vAlign w:val="center"/>
            <w:hideMark/>
          </w:tcPr>
          <w:p w14:paraId="2703F09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409552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0F4E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BA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81E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695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BB2A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D6883" w14:textId="77777777" w:rsidR="00921A47" w:rsidRPr="006518C9" w:rsidRDefault="00C741B0">
                  <w:pPr>
                    <w:rPr>
                      <w:sz w:val="24"/>
                      <w:szCs w:val="24"/>
                      <w:lang w:val="en-US"/>
                    </w:rPr>
                  </w:pPr>
                  <w:hyperlink w:anchor="SpectrumIdentification" w:history="1">
                    <w:proofErr w:type="spellStart"/>
                    <w:r w:rsidR="00921A47" w:rsidRPr="006518C9">
                      <w:rPr>
                        <w:rStyle w:val="Hyperlink"/>
                        <w:lang w:val="en-US"/>
                      </w:rPr>
                      <w:t>SpectrumIdentification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BF30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C04F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4B94"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5FBE9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494B41" w14:textId="77777777" w:rsidR="00921A47" w:rsidRPr="006518C9" w:rsidRDefault="00C741B0">
                  <w:pPr>
                    <w:rPr>
                      <w:sz w:val="24"/>
                      <w:szCs w:val="24"/>
                      <w:lang w:val="en-US"/>
                    </w:rPr>
                  </w:pPr>
                  <w:hyperlink w:anchor="ProteinDetection" w:history="1">
                    <w:proofErr w:type="spellStart"/>
                    <w:r w:rsidR="00921A47" w:rsidRPr="006518C9">
                      <w:rPr>
                        <w:rStyle w:val="Hyperlink"/>
                        <w:lang w:val="en-US"/>
                      </w:rPr>
                      <w:t>ProteinDetection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8D33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57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C8A8" w14:textId="77777777" w:rsidR="00921A47" w:rsidRPr="006518C9" w:rsidRDefault="00921A47">
                  <w:pPr>
                    <w:rPr>
                      <w:sz w:val="24"/>
                      <w:szCs w:val="24"/>
                      <w:lang w:val="en-US"/>
                    </w:rPr>
                  </w:pPr>
                  <w:r w:rsidRPr="006518C9">
                    <w:rPr>
                      <w:lang w:val="en-US"/>
                    </w:rPr>
                    <w:t>An Analysis which assembles a set of peptides (</w:t>
                  </w:r>
                  <w:proofErr w:type="gramStart"/>
                  <w:r w:rsidRPr="006518C9">
                    <w:rPr>
                      <w:lang w:val="en-US"/>
                    </w:rPr>
                    <w:t>e.g.</w:t>
                  </w:r>
                  <w:proofErr w:type="gramEnd"/>
                  <w:r w:rsidRPr="006518C9">
                    <w:rPr>
                      <w:lang w:val="en-US"/>
                    </w:rPr>
                    <w:t xml:space="preserve"> from a spectra search analysis) to proteins. </w:t>
                  </w:r>
                </w:p>
              </w:tc>
            </w:tr>
          </w:tbl>
          <w:p w14:paraId="2D1FE289" w14:textId="77777777" w:rsidR="00921A47" w:rsidRPr="006518C9" w:rsidRDefault="00921A47">
            <w:pPr>
              <w:rPr>
                <w:sz w:val="24"/>
                <w:szCs w:val="24"/>
                <w:lang w:val="en-US"/>
              </w:rPr>
            </w:pPr>
          </w:p>
        </w:tc>
      </w:tr>
      <w:tr w:rsidR="00921A47" w:rsidRPr="006518C9" w14:paraId="34AC176B" w14:textId="77777777" w:rsidTr="00921A47">
        <w:trPr>
          <w:tblCellSpacing w:w="15" w:type="dxa"/>
        </w:trPr>
        <w:tc>
          <w:tcPr>
            <w:tcW w:w="0" w:type="auto"/>
            <w:vAlign w:val="center"/>
            <w:hideMark/>
          </w:tcPr>
          <w:p w14:paraId="7F05F2E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245853B" w14:textId="77777777" w:rsidR="00921A47" w:rsidRPr="006518C9" w:rsidRDefault="00921A47">
            <w:pPr>
              <w:pStyle w:val="HTMLPreformatted"/>
            </w:pPr>
            <w:r w:rsidRPr="006518C9">
              <w:t>&lt;</w:t>
            </w:r>
            <w:proofErr w:type="spellStart"/>
            <w:r w:rsidRPr="006518C9">
              <w:t>AnalysisCollection</w:t>
            </w:r>
            <w:proofErr w:type="spellEnd"/>
            <w:r w:rsidRPr="006518C9">
              <w:t xml:space="preserve"> &gt;</w:t>
            </w:r>
          </w:p>
          <w:p w14:paraId="6014EA25"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D6772B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24A9D30B"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221215AE"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&gt;</w:t>
            </w:r>
          </w:p>
          <w:p w14:paraId="2AD66F08"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spectrumIdentificationList_ref="SII_LIST_1_1_4299_120114_09_Orbi2_ZC_QC_220_HSAd0-d4-1to4-2_Din.raw" id="SpecIdent__4299_120114_09_Orbi2_ZC_QC_220_HSAd0-d4-1to4-2_Din.raw"&gt;</w:t>
            </w:r>
          </w:p>
          <w:p w14:paraId="7F6E4FE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spectraData_ref="SD_4299_120114_09_Orbi2_ZC_QC_220_HSAd0-d4-1to4-2_Din.raw"&gt;&lt;/InputSpectra&gt;</w:t>
            </w:r>
          </w:p>
          <w:p w14:paraId="45FD6F59" w14:textId="77777777" w:rsidR="00921A47" w:rsidRPr="006518C9" w:rsidRDefault="00921A47">
            <w:pPr>
              <w:pStyle w:val="HTMLPreformatted"/>
            </w:pPr>
            <w:r w:rsidRPr="006518C9">
              <w:t xml:space="preserve">  ...</w:t>
            </w:r>
          </w:p>
          <w:p w14:paraId="26A575FC" w14:textId="77777777" w:rsidR="00921A47" w:rsidRPr="006518C9" w:rsidRDefault="00921A47">
            <w:pPr>
              <w:pStyle w:val="HTMLPreformatted"/>
            </w:pPr>
            <w:r w:rsidRPr="006518C9">
              <w:t>&lt;/</w:t>
            </w:r>
            <w:proofErr w:type="spellStart"/>
            <w:r w:rsidRPr="006518C9">
              <w:t>AnalysisCollection</w:t>
            </w:r>
            <w:proofErr w:type="spellEnd"/>
            <w:r w:rsidRPr="006518C9">
              <w:t>&gt;</w:t>
            </w:r>
          </w:p>
        </w:tc>
      </w:tr>
    </w:tbl>
    <w:p w14:paraId="490B39AA" w14:textId="77777777" w:rsidR="00921A47" w:rsidRPr="006518C9" w:rsidRDefault="00921A47" w:rsidP="00921A47">
      <w:pPr>
        <w:rPr>
          <w:lang w:val="en-US"/>
        </w:rPr>
      </w:pPr>
    </w:p>
    <w:p w14:paraId="4EB007C6" w14:textId="77777777" w:rsidR="00921A47" w:rsidRPr="006518C9" w:rsidRDefault="00921A47" w:rsidP="00921A47">
      <w:pPr>
        <w:pStyle w:val="Heading2"/>
      </w:pPr>
      <w:bookmarkStart w:id="340" w:name="_Toc476057198"/>
      <w:r w:rsidRPr="006518C9">
        <w:t>Element &lt;</w:t>
      </w:r>
      <w:bookmarkStart w:id="341" w:name="AnalysisData"/>
      <w:proofErr w:type="spellStart"/>
      <w:r w:rsidRPr="006518C9">
        <w:t>AnalysisData</w:t>
      </w:r>
      <w:bookmarkEnd w:id="341"/>
      <w:proofErr w:type="spellEnd"/>
      <w:r w:rsidRPr="006518C9">
        <w:t>&gt;</w:t>
      </w:r>
      <w:bookmarkEnd w:id="3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04287C5D" w14:textId="77777777" w:rsidTr="00921A47">
        <w:trPr>
          <w:tblCellSpacing w:w="15" w:type="dxa"/>
        </w:trPr>
        <w:tc>
          <w:tcPr>
            <w:tcW w:w="0" w:type="auto"/>
            <w:vAlign w:val="center"/>
            <w:hideMark/>
          </w:tcPr>
          <w:p w14:paraId="522708A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84B535"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7B98ED7C" w14:textId="77777777" w:rsidTr="00921A47">
        <w:trPr>
          <w:tblCellSpacing w:w="15" w:type="dxa"/>
        </w:trPr>
        <w:tc>
          <w:tcPr>
            <w:tcW w:w="0" w:type="auto"/>
            <w:vAlign w:val="center"/>
            <w:hideMark/>
          </w:tcPr>
          <w:p w14:paraId="2037A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3D66AE" w14:textId="77777777" w:rsidR="00921A47" w:rsidRPr="006518C9" w:rsidRDefault="00921A47">
            <w:pPr>
              <w:rPr>
                <w:sz w:val="24"/>
                <w:szCs w:val="24"/>
                <w:lang w:val="en-US"/>
              </w:rPr>
            </w:pPr>
            <w:proofErr w:type="spellStart"/>
            <w:r w:rsidRPr="006518C9">
              <w:rPr>
                <w:lang w:val="en-US"/>
              </w:rPr>
              <w:t>AnalysisDataType</w:t>
            </w:r>
            <w:proofErr w:type="spellEnd"/>
            <w:r w:rsidRPr="006518C9">
              <w:rPr>
                <w:lang w:val="en-US"/>
              </w:rPr>
              <w:t xml:space="preserve"> </w:t>
            </w:r>
          </w:p>
        </w:tc>
      </w:tr>
      <w:tr w:rsidR="00921A47" w:rsidRPr="006518C9" w14:paraId="77117605" w14:textId="77777777" w:rsidTr="00921A47">
        <w:trPr>
          <w:tblCellSpacing w:w="15" w:type="dxa"/>
        </w:trPr>
        <w:tc>
          <w:tcPr>
            <w:tcW w:w="0" w:type="auto"/>
            <w:vAlign w:val="center"/>
            <w:hideMark/>
          </w:tcPr>
          <w:p w14:paraId="34DBAAC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A3464F2" w14:textId="77777777" w:rsidR="00921A47" w:rsidRPr="006518C9" w:rsidRDefault="00921A47">
            <w:pPr>
              <w:rPr>
                <w:sz w:val="24"/>
                <w:szCs w:val="24"/>
                <w:lang w:val="en-US"/>
              </w:rPr>
            </w:pPr>
            <w:r w:rsidRPr="006518C9">
              <w:rPr>
                <w:lang w:val="en-US"/>
              </w:rPr>
              <w:t>none</w:t>
            </w:r>
          </w:p>
        </w:tc>
      </w:tr>
      <w:tr w:rsidR="00921A47" w:rsidRPr="006518C9" w14:paraId="2E06E5B6" w14:textId="77777777" w:rsidTr="00921A47">
        <w:trPr>
          <w:tblCellSpacing w:w="15" w:type="dxa"/>
        </w:trPr>
        <w:tc>
          <w:tcPr>
            <w:tcW w:w="0" w:type="auto"/>
            <w:vAlign w:val="center"/>
            <w:hideMark/>
          </w:tcPr>
          <w:p w14:paraId="73E9A36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4FC4E4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EE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F7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012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1A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97BD78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08C00" w14:textId="77777777" w:rsidR="00921A47" w:rsidRPr="006518C9" w:rsidRDefault="00C741B0">
                  <w:pPr>
                    <w:rPr>
                      <w:sz w:val="24"/>
                      <w:szCs w:val="24"/>
                      <w:lang w:val="en-US"/>
                    </w:rPr>
                  </w:pPr>
                  <w:hyperlink w:anchor="SpectrumIdentificationList" w:history="1">
                    <w:proofErr w:type="spellStart"/>
                    <w:r w:rsidR="00921A47" w:rsidRPr="006518C9">
                      <w:rPr>
                        <w:rStyle w:val="Hyperlink"/>
                        <w:lang w:val="en-US"/>
                      </w:rPr>
                      <w:t>SpectrumIdentificationList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7BE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9BC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9616F"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w:t>
                  </w:r>
                </w:p>
              </w:tc>
            </w:tr>
            <w:tr w:rsidR="00921A47" w:rsidRPr="006518C9" w14:paraId="5F3511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77D8E" w14:textId="77777777" w:rsidR="00921A47" w:rsidRPr="006518C9" w:rsidRDefault="00C741B0">
                  <w:pPr>
                    <w:rPr>
                      <w:sz w:val="24"/>
                      <w:szCs w:val="24"/>
                      <w:lang w:val="en-US"/>
                    </w:rPr>
                  </w:pPr>
                  <w:hyperlink w:anchor="ProteinDetectionList" w:history="1">
                    <w:proofErr w:type="spellStart"/>
                    <w:r w:rsidR="00921A47" w:rsidRPr="006518C9">
                      <w:rPr>
                        <w:rStyle w:val="Hyperlink"/>
                        <w:lang w:val="en-US"/>
                      </w:rPr>
                      <w:t>ProteinDetectionList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68769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98B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186E" w14:textId="77777777" w:rsidR="00921A47" w:rsidRPr="006518C9" w:rsidRDefault="00921A47">
                  <w:pPr>
                    <w:rPr>
                      <w:sz w:val="24"/>
                      <w:szCs w:val="24"/>
                      <w:lang w:val="en-US"/>
                    </w:rPr>
                  </w:pPr>
                  <w:r w:rsidRPr="006518C9">
                    <w:rPr>
                      <w:lang w:val="en-US"/>
                    </w:rPr>
                    <w:t>The protein list resulting from a protein detection process.</w:t>
                  </w:r>
                </w:p>
              </w:tc>
            </w:tr>
          </w:tbl>
          <w:p w14:paraId="12003BE8" w14:textId="77777777" w:rsidR="00921A47" w:rsidRPr="006518C9" w:rsidRDefault="00921A47">
            <w:pPr>
              <w:rPr>
                <w:sz w:val="24"/>
                <w:szCs w:val="24"/>
                <w:lang w:val="en-US"/>
              </w:rPr>
            </w:pPr>
          </w:p>
        </w:tc>
      </w:tr>
      <w:tr w:rsidR="00921A47" w:rsidRPr="006518C9" w14:paraId="7C13DACA" w14:textId="77777777" w:rsidTr="00921A47">
        <w:trPr>
          <w:tblCellSpacing w:w="15" w:type="dxa"/>
        </w:trPr>
        <w:tc>
          <w:tcPr>
            <w:tcW w:w="0" w:type="auto"/>
            <w:vAlign w:val="center"/>
            <w:hideMark/>
          </w:tcPr>
          <w:p w14:paraId="59A733F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812AB9" w14:textId="77777777" w:rsidR="00921A47" w:rsidRPr="006518C9" w:rsidRDefault="00921A47">
            <w:pPr>
              <w:pStyle w:val="HTMLPreformatted"/>
            </w:pPr>
            <w:r w:rsidRPr="006518C9">
              <w:t>&lt;</w:t>
            </w:r>
            <w:proofErr w:type="spellStart"/>
            <w:r w:rsidRPr="006518C9">
              <w:t>AnalysisData</w:t>
            </w:r>
            <w:proofErr w:type="spellEnd"/>
            <w:r w:rsidRPr="006518C9">
              <w:t>&gt;</w:t>
            </w:r>
          </w:p>
          <w:p w14:paraId="3C50EA8D"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0742FA11"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F8025A9"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623182CF"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w:t>
            </w:r>
            <w:proofErr w:type="gramStart"/>
            <w:r w:rsidRPr="006518C9">
              <w:t>p:known</w:t>
            </w:r>
            <w:proofErr w:type="gramEnd"/>
            <w:r w:rsidRPr="006518C9">
              <w:t>_378_389"&gt;&lt;/PeptideEvidenceRef&gt;</w:t>
            </w:r>
          </w:p>
          <w:p w14:paraId="207424CE"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w:t>
            </w:r>
            <w:proofErr w:type="gramStart"/>
            <w:r w:rsidRPr="006518C9">
              <w:t>p:putative</w:t>
            </w:r>
            <w:proofErr w:type="gramEnd"/>
            <w:r w:rsidRPr="006518C9">
              <w:t>_420_431"&gt;&lt;/PeptideEvidenceRef&gt;</w:t>
            </w:r>
          </w:p>
          <w:p w14:paraId="22B4B201"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w:t>
            </w:r>
            <w:proofErr w:type="gramStart"/>
            <w:r w:rsidRPr="006518C9">
              <w:t>p:known</w:t>
            </w:r>
            <w:proofErr w:type="gramEnd"/>
            <w:r w:rsidRPr="006518C9">
              <w:t>_357_368"&gt;&lt;/PeptideEvidenceRef&gt;</w:t>
            </w:r>
          </w:p>
          <w:p w14:paraId="091D8890" w14:textId="77777777" w:rsidR="00921A47" w:rsidRPr="006518C9" w:rsidRDefault="00921A47">
            <w:pPr>
              <w:pStyle w:val="HTMLPreformatted"/>
            </w:pPr>
            <w:r w:rsidRPr="006518C9">
              <w:t xml:space="preserve">  ...</w:t>
            </w:r>
          </w:p>
          <w:p w14:paraId="4D0CB8A1" w14:textId="77777777" w:rsidR="00921A47" w:rsidRPr="006518C9" w:rsidRDefault="00921A47">
            <w:pPr>
              <w:pStyle w:val="HTMLPreformatted"/>
            </w:pPr>
            <w:r w:rsidRPr="006518C9">
              <w:t>&lt;/</w:t>
            </w:r>
            <w:proofErr w:type="spellStart"/>
            <w:r w:rsidRPr="006518C9">
              <w:t>AnalysisData</w:t>
            </w:r>
            <w:proofErr w:type="spellEnd"/>
            <w:r w:rsidRPr="006518C9">
              <w:t>&gt;</w:t>
            </w:r>
          </w:p>
        </w:tc>
      </w:tr>
    </w:tbl>
    <w:p w14:paraId="20BD8393" w14:textId="77777777" w:rsidR="00921A47" w:rsidRPr="006518C9" w:rsidRDefault="00921A47" w:rsidP="00921A47">
      <w:pPr>
        <w:rPr>
          <w:lang w:val="en-US"/>
        </w:rPr>
      </w:pPr>
    </w:p>
    <w:p w14:paraId="216D728D" w14:textId="77777777" w:rsidR="00921A47" w:rsidRPr="006518C9" w:rsidRDefault="00921A47" w:rsidP="00921A47">
      <w:pPr>
        <w:pStyle w:val="Heading2"/>
      </w:pPr>
      <w:bookmarkStart w:id="342" w:name="_Toc476057199"/>
      <w:r w:rsidRPr="006518C9">
        <w:t>Element &lt;</w:t>
      </w:r>
      <w:bookmarkStart w:id="343" w:name="AnalysisParams"/>
      <w:proofErr w:type="spellStart"/>
      <w:r w:rsidRPr="006518C9">
        <w:t>AnalysisParams</w:t>
      </w:r>
      <w:bookmarkEnd w:id="343"/>
      <w:proofErr w:type="spellEnd"/>
      <w:r w:rsidRPr="006518C9">
        <w:t>&gt;</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0BB3357B" w14:textId="77777777" w:rsidTr="00921A47">
        <w:trPr>
          <w:tblCellSpacing w:w="15" w:type="dxa"/>
        </w:trPr>
        <w:tc>
          <w:tcPr>
            <w:tcW w:w="0" w:type="auto"/>
            <w:vAlign w:val="center"/>
            <w:hideMark/>
          </w:tcPr>
          <w:p w14:paraId="7ED03E0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E84BDE"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3A8F6AD7" w14:textId="77777777" w:rsidTr="00921A47">
        <w:trPr>
          <w:tblCellSpacing w:w="15" w:type="dxa"/>
        </w:trPr>
        <w:tc>
          <w:tcPr>
            <w:tcW w:w="0" w:type="auto"/>
            <w:vAlign w:val="center"/>
            <w:hideMark/>
          </w:tcPr>
          <w:p w14:paraId="75175B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105B68"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0041372E" w14:textId="77777777" w:rsidTr="00921A47">
        <w:trPr>
          <w:tblCellSpacing w:w="15" w:type="dxa"/>
        </w:trPr>
        <w:tc>
          <w:tcPr>
            <w:tcW w:w="0" w:type="auto"/>
            <w:vAlign w:val="center"/>
            <w:hideMark/>
          </w:tcPr>
          <w:p w14:paraId="2B028D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BFE2795" w14:textId="77777777" w:rsidR="00921A47" w:rsidRPr="006518C9" w:rsidRDefault="00921A47">
            <w:pPr>
              <w:rPr>
                <w:sz w:val="24"/>
                <w:szCs w:val="24"/>
                <w:lang w:val="en-US"/>
              </w:rPr>
            </w:pPr>
            <w:r w:rsidRPr="006518C9">
              <w:rPr>
                <w:lang w:val="en-US"/>
              </w:rPr>
              <w:t>none</w:t>
            </w:r>
          </w:p>
        </w:tc>
      </w:tr>
      <w:tr w:rsidR="00921A47" w:rsidRPr="006518C9" w14:paraId="20914746" w14:textId="77777777" w:rsidTr="00921A47">
        <w:trPr>
          <w:tblCellSpacing w:w="15" w:type="dxa"/>
        </w:trPr>
        <w:tc>
          <w:tcPr>
            <w:tcW w:w="0" w:type="auto"/>
            <w:vAlign w:val="center"/>
            <w:hideMark/>
          </w:tcPr>
          <w:p w14:paraId="60EE8E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4703D9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DF2E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7B6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634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68FE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BCEE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4E446"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64F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E90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0140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B4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E81FE"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9DE9C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F59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88EC4" w14:textId="77777777" w:rsidR="00921A47" w:rsidRPr="006518C9" w:rsidRDefault="00921A47">
                  <w:pPr>
                    <w:rPr>
                      <w:sz w:val="24"/>
                      <w:szCs w:val="24"/>
                      <w:lang w:val="en-US"/>
                    </w:rPr>
                  </w:pPr>
                  <w:r w:rsidRPr="006518C9">
                    <w:rPr>
                      <w:lang w:val="en-US"/>
                    </w:rPr>
                    <w:t>A single user-defined parameter.</w:t>
                  </w:r>
                </w:p>
              </w:tc>
            </w:tr>
          </w:tbl>
          <w:p w14:paraId="53DEACA0" w14:textId="77777777" w:rsidR="00921A47" w:rsidRPr="006518C9" w:rsidRDefault="00921A47">
            <w:pPr>
              <w:rPr>
                <w:sz w:val="24"/>
                <w:szCs w:val="24"/>
                <w:lang w:val="en-US"/>
              </w:rPr>
            </w:pPr>
          </w:p>
        </w:tc>
      </w:tr>
      <w:tr w:rsidR="00921A47" w:rsidRPr="006518C9" w14:paraId="2BDB8E60" w14:textId="77777777" w:rsidTr="00921A47">
        <w:trPr>
          <w:tblCellSpacing w:w="15" w:type="dxa"/>
        </w:trPr>
        <w:tc>
          <w:tcPr>
            <w:tcW w:w="0" w:type="auto"/>
            <w:vAlign w:val="center"/>
            <w:hideMark/>
          </w:tcPr>
          <w:p w14:paraId="00681769"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456B57E" w14:textId="77777777" w:rsidR="00921A47" w:rsidRPr="006518C9" w:rsidRDefault="00921A47">
            <w:pPr>
              <w:pStyle w:val="HTMLPreformatted"/>
            </w:pPr>
            <w:r w:rsidRPr="006518C9">
              <w:t>&lt;</w:t>
            </w:r>
            <w:proofErr w:type="spellStart"/>
            <w:r w:rsidRPr="006518C9">
              <w:t>AnalysisParams</w:t>
            </w:r>
            <w:proofErr w:type="spellEnd"/>
            <w:r w:rsidRPr="006518C9">
              <w:t>&gt;</w:t>
            </w:r>
          </w:p>
          <w:p w14:paraId="7D7D6BE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4FA16F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7F4FF6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39BAC0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4C712B8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2CA0ED0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mascot:ShowHomologousProteinsWithSubsetOfPeptides</w:t>
            </w:r>
            <w:proofErr w:type="spellEnd"/>
            <w:proofErr w:type="gramEnd"/>
            <w:r w:rsidRPr="006518C9">
              <w:t xml:space="preserve">" value="10" </w:t>
            </w:r>
            <w:proofErr w:type="spellStart"/>
            <w:r w:rsidRPr="006518C9">
              <w:t>cvRef</w:t>
            </w:r>
            <w:proofErr w:type="spellEnd"/>
            <w:r w:rsidRPr="006518C9">
              <w:t>="PSI-MS" accession="MS:1001321" /&gt;</w:t>
            </w:r>
          </w:p>
          <w:p w14:paraId="34B13A52" w14:textId="77777777" w:rsidR="00921A47" w:rsidRPr="006518C9" w:rsidRDefault="00921A47">
            <w:pPr>
              <w:pStyle w:val="HTMLPreformatted"/>
            </w:pPr>
            <w:r w:rsidRPr="006518C9">
              <w:t xml:space="preserve">  ...</w:t>
            </w:r>
          </w:p>
          <w:p w14:paraId="0E173867" w14:textId="77777777" w:rsidR="00921A47" w:rsidRPr="006518C9" w:rsidRDefault="00921A47">
            <w:pPr>
              <w:pStyle w:val="HTMLPreformatted"/>
            </w:pPr>
            <w:r w:rsidRPr="006518C9">
              <w:t>&lt;/</w:t>
            </w:r>
            <w:proofErr w:type="spellStart"/>
            <w:r w:rsidRPr="006518C9">
              <w:t>AnalysisParams</w:t>
            </w:r>
            <w:proofErr w:type="spellEnd"/>
            <w:r w:rsidRPr="006518C9">
              <w:t>&gt;</w:t>
            </w:r>
          </w:p>
        </w:tc>
      </w:tr>
      <w:tr w:rsidR="00921A47" w:rsidRPr="006518C9" w14:paraId="76D82335" w14:textId="77777777" w:rsidTr="00921A47">
        <w:trPr>
          <w:tblCellSpacing w:w="15" w:type="dxa"/>
        </w:trPr>
        <w:tc>
          <w:tcPr>
            <w:tcW w:w="0" w:type="auto"/>
            <w:vAlign w:val="center"/>
            <w:hideMark/>
          </w:tcPr>
          <w:p w14:paraId="20F1D33E"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41A73E" w14:textId="77777777" w:rsidR="00921A47" w:rsidRPr="006518C9" w:rsidRDefault="00921A47">
            <w:pPr>
              <w:pStyle w:val="HTMLPreformatted"/>
            </w:pPr>
            <w:r w:rsidRPr="006518C9">
              <w:t>Path /MzIdentML/AnalysisProtocolCollection/ProteinDetectionProtocol/AnalysisParams</w:t>
            </w:r>
          </w:p>
          <w:p w14:paraId="09B9FECC" w14:textId="77777777" w:rsidR="00921A47" w:rsidRPr="006518C9" w:rsidRDefault="00921A47">
            <w:pPr>
              <w:pStyle w:val="HTMLPreformatted"/>
            </w:pPr>
            <w:r w:rsidRPr="006518C9">
              <w:t xml:space="preserve">MAY supply a *child* term of </w:t>
            </w:r>
            <w:hyperlink r:id="rId5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F708298" w14:textId="77777777" w:rsidR="00921A47" w:rsidRPr="006518C9" w:rsidRDefault="00921A47">
            <w:pPr>
              <w:pStyle w:val="HTMLPreformatted"/>
            </w:pPr>
            <w:r w:rsidRPr="006518C9">
              <w:t xml:space="preserve">  e.g.: </w:t>
            </w:r>
            <w:hyperlink r:id="rId58" w:tgtFrame="new" w:history="1">
              <w:r w:rsidRPr="006518C9">
                <w:rPr>
                  <w:rStyle w:val="Hyperlink"/>
                </w:rPr>
                <w:t>MS:1001005</w:t>
              </w:r>
            </w:hyperlink>
            <w:r w:rsidRPr="006518C9">
              <w:t xml:space="preserve"> (</w:t>
            </w:r>
            <w:proofErr w:type="spellStart"/>
            <w:proofErr w:type="gramStart"/>
            <w:r w:rsidRPr="006518C9">
              <w:rPr>
                <w:rStyle w:val="popup"/>
              </w:rPr>
              <w:t>SEQUEST:CleavesAt</w:t>
            </w:r>
            <w:proofErr w:type="spellEnd"/>
            <w:proofErr w:type="gramEnd"/>
          </w:p>
          <w:p w14:paraId="5A4EDAAF" w14:textId="77777777" w:rsidR="00921A47" w:rsidRPr="006518C9" w:rsidRDefault="00921A47">
            <w:pPr>
              <w:pStyle w:val="HTMLPreformatted"/>
            </w:pPr>
            <w:r w:rsidRPr="006518C9">
              <w:t xml:space="preserve">  e.g.: </w:t>
            </w:r>
            <w:hyperlink r:id="rId59" w:tgtFrame="new" w:history="1">
              <w:r w:rsidRPr="006518C9">
                <w:rPr>
                  <w:rStyle w:val="Hyperlink"/>
                </w:rPr>
                <w:t>MS:1001007</w:t>
              </w:r>
            </w:hyperlink>
            <w:r w:rsidRPr="006518C9">
              <w:t xml:space="preserve"> (</w:t>
            </w:r>
            <w:proofErr w:type="spellStart"/>
            <w:proofErr w:type="gramStart"/>
            <w:r w:rsidRPr="006518C9">
              <w:rPr>
                <w:rStyle w:val="popup"/>
              </w:rPr>
              <w:t>SEQUEST:OutputLines</w:t>
            </w:r>
            <w:proofErr w:type="spellEnd"/>
            <w:proofErr w:type="gramEnd"/>
            <w:r w:rsidRPr="006518C9">
              <w:t xml:space="preserve">) </w:t>
            </w:r>
          </w:p>
          <w:p w14:paraId="1E2840C5" w14:textId="77777777" w:rsidR="00921A47" w:rsidRPr="006518C9" w:rsidRDefault="00921A47">
            <w:pPr>
              <w:pStyle w:val="HTMLPreformatted"/>
            </w:pPr>
            <w:r w:rsidRPr="006518C9">
              <w:t xml:space="preserve">  e.g.: </w:t>
            </w:r>
            <w:hyperlink r:id="rId60" w:tgtFrame="new" w:history="1">
              <w:r w:rsidRPr="006518C9">
                <w:rPr>
                  <w:rStyle w:val="Hyperlink"/>
                </w:rPr>
                <w:t>MS:1001009</w:t>
              </w:r>
            </w:hyperlink>
            <w:r w:rsidRPr="006518C9">
              <w:t xml:space="preserve"> (</w:t>
            </w:r>
            <w:proofErr w:type="spellStart"/>
            <w:proofErr w:type="gramStart"/>
            <w:r w:rsidRPr="006518C9">
              <w:rPr>
                <w:rStyle w:val="popup"/>
              </w:rPr>
              <w:t>SEQUEST:DescriptionLines</w:t>
            </w:r>
            <w:proofErr w:type="spellEnd"/>
            <w:proofErr w:type="gramEnd"/>
            <w:r w:rsidRPr="006518C9">
              <w:t xml:space="preserve">) </w:t>
            </w:r>
          </w:p>
          <w:p w14:paraId="09498D34" w14:textId="77777777" w:rsidR="00921A47" w:rsidRPr="006518C9" w:rsidRDefault="00921A47">
            <w:pPr>
              <w:pStyle w:val="HTMLPreformatted"/>
            </w:pPr>
            <w:r w:rsidRPr="006518C9">
              <w:t xml:space="preserve">  e.g.: </w:t>
            </w:r>
            <w:hyperlink r:id="rId61" w:tgtFrame="new" w:history="1">
              <w:r w:rsidRPr="006518C9">
                <w:rPr>
                  <w:rStyle w:val="Hyperlink"/>
                </w:rPr>
                <w:t>MS:1001026</w:t>
              </w:r>
            </w:hyperlink>
            <w:r w:rsidRPr="006518C9">
              <w:t xml:space="preserve"> (</w:t>
            </w:r>
            <w:proofErr w:type="spellStart"/>
            <w:proofErr w:type="gramStart"/>
            <w:r w:rsidRPr="006518C9">
              <w:rPr>
                <w:rStyle w:val="popup"/>
              </w:rPr>
              <w:t>SEQUEST:NormalizeXCorrValues</w:t>
            </w:r>
            <w:proofErr w:type="spellEnd"/>
            <w:proofErr w:type="gramEnd"/>
            <w:r w:rsidR="008F498D" w:rsidRPr="006518C9">
              <w:t>)</w:t>
            </w:r>
          </w:p>
          <w:p w14:paraId="65BAA9E1" w14:textId="77777777" w:rsidR="00921A47" w:rsidRPr="006518C9" w:rsidRDefault="00921A47">
            <w:pPr>
              <w:pStyle w:val="HTMLPreformatted"/>
            </w:pPr>
            <w:r w:rsidRPr="006518C9">
              <w:t xml:space="preserve">  e.g.: </w:t>
            </w:r>
            <w:hyperlink r:id="rId62" w:tgtFrame="new" w:history="1">
              <w:r w:rsidRPr="006518C9">
                <w:rPr>
                  <w:rStyle w:val="Hyperlink"/>
                </w:rPr>
                <w:t>MS:1001028</w:t>
              </w:r>
            </w:hyperlink>
            <w:r w:rsidRPr="006518C9">
              <w:t xml:space="preserve"> (</w:t>
            </w:r>
            <w:proofErr w:type="spellStart"/>
            <w:proofErr w:type="gramStart"/>
            <w:r w:rsidRPr="006518C9">
              <w:rPr>
                <w:rStyle w:val="popup"/>
              </w:rPr>
              <w:t>SEQUEST:SequenceHeaderFilter</w:t>
            </w:r>
            <w:proofErr w:type="spellEnd"/>
            <w:proofErr w:type="gramEnd"/>
            <w:r w:rsidRPr="006518C9">
              <w:t xml:space="preserve">) </w:t>
            </w:r>
          </w:p>
          <w:p w14:paraId="4513FA19" w14:textId="77777777" w:rsidR="00921A47" w:rsidRPr="006518C9" w:rsidRDefault="00921A47">
            <w:pPr>
              <w:pStyle w:val="HTMLPreformatted"/>
            </w:pPr>
            <w:r w:rsidRPr="006518C9">
              <w:t xml:space="preserve">  e.g.: </w:t>
            </w:r>
            <w:hyperlink r:id="rId63" w:tgtFrame="new" w:history="1">
              <w:r w:rsidRPr="006518C9">
                <w:rPr>
                  <w:rStyle w:val="Hyperlink"/>
                </w:rPr>
                <w:t>MS:1001032</w:t>
              </w:r>
            </w:hyperlink>
            <w:r w:rsidRPr="006518C9">
              <w:t xml:space="preserve"> (</w:t>
            </w:r>
            <w:proofErr w:type="spellStart"/>
            <w:proofErr w:type="gramStart"/>
            <w:r w:rsidRPr="006518C9">
              <w:rPr>
                <w:rStyle w:val="popup"/>
              </w:rPr>
              <w:t>SEQUEST:SequencePartialFilter</w:t>
            </w:r>
            <w:proofErr w:type="spellEnd"/>
            <w:proofErr w:type="gramEnd"/>
            <w:r w:rsidR="008F498D" w:rsidRPr="006518C9">
              <w:t>)</w:t>
            </w:r>
          </w:p>
          <w:p w14:paraId="2A6E775C" w14:textId="77777777" w:rsidR="00921A47" w:rsidRPr="006518C9" w:rsidRDefault="00921A47">
            <w:pPr>
              <w:pStyle w:val="HTMLPreformatted"/>
            </w:pPr>
            <w:r w:rsidRPr="006518C9">
              <w:t xml:space="preserve">  e.g.: </w:t>
            </w:r>
            <w:hyperlink r:id="rId64" w:tgtFrame="new" w:history="1">
              <w:r w:rsidRPr="006518C9">
                <w:rPr>
                  <w:rStyle w:val="Hyperlink"/>
                </w:rPr>
                <w:t>MS:1001037</w:t>
              </w:r>
            </w:hyperlink>
            <w:r w:rsidRPr="006518C9">
              <w:t xml:space="preserve"> (</w:t>
            </w:r>
            <w:proofErr w:type="spellStart"/>
            <w:proofErr w:type="gramStart"/>
            <w:r w:rsidRPr="006518C9">
              <w:rPr>
                <w:rStyle w:val="popup"/>
              </w:rPr>
              <w:t>SEQUEST:ShowFragmentIons</w:t>
            </w:r>
            <w:proofErr w:type="spellEnd"/>
            <w:proofErr w:type="gramEnd"/>
            <w:r w:rsidRPr="006518C9">
              <w:t xml:space="preserve">) </w:t>
            </w:r>
          </w:p>
          <w:p w14:paraId="6AE5DBF0" w14:textId="77777777" w:rsidR="00921A47" w:rsidRPr="006518C9" w:rsidRDefault="00921A47">
            <w:pPr>
              <w:pStyle w:val="HTMLPreformatted"/>
            </w:pPr>
            <w:r w:rsidRPr="006518C9">
              <w:t xml:space="preserve">  e.g.: </w:t>
            </w:r>
            <w:hyperlink r:id="rId65" w:tgtFrame="new" w:history="1">
              <w:r w:rsidRPr="006518C9">
                <w:rPr>
                  <w:rStyle w:val="Hyperlink"/>
                </w:rPr>
                <w:t>MS:1001038</w:t>
              </w:r>
            </w:hyperlink>
            <w:r w:rsidRPr="006518C9">
              <w:t xml:space="preserve"> (</w:t>
            </w:r>
            <w:proofErr w:type="spellStart"/>
            <w:proofErr w:type="gramStart"/>
            <w:r w:rsidRPr="006518C9">
              <w:rPr>
                <w:rStyle w:val="popup"/>
              </w:rPr>
              <w:t>SEQUEST:Consensus</w:t>
            </w:r>
            <w:proofErr w:type="spellEnd"/>
            <w:proofErr w:type="gramEnd"/>
            <w:r w:rsidRPr="006518C9">
              <w:t xml:space="preserve">) </w:t>
            </w:r>
          </w:p>
          <w:p w14:paraId="0F336606" w14:textId="77777777" w:rsidR="00921A47" w:rsidRPr="006518C9" w:rsidRDefault="00921A47">
            <w:pPr>
              <w:pStyle w:val="HTMLPreformatted"/>
            </w:pPr>
            <w:r w:rsidRPr="006518C9">
              <w:t xml:space="preserve">  e.g.: </w:t>
            </w:r>
            <w:hyperlink r:id="rId66" w:tgtFrame="new" w:history="1">
              <w:r w:rsidRPr="006518C9">
                <w:rPr>
                  <w:rStyle w:val="Hyperlink"/>
                </w:rPr>
                <w:t>MS:1001042</w:t>
              </w:r>
            </w:hyperlink>
            <w:r w:rsidRPr="006518C9">
              <w:t xml:space="preserve"> (</w:t>
            </w:r>
            <w:proofErr w:type="spellStart"/>
            <w:proofErr w:type="gramStart"/>
            <w:r w:rsidRPr="006518C9">
              <w:rPr>
                <w:rStyle w:val="popup"/>
              </w:rPr>
              <w:t>SEQUEST:LimitTo</w:t>
            </w:r>
            <w:proofErr w:type="spellEnd"/>
            <w:proofErr w:type="gramEnd"/>
            <w:r w:rsidRPr="006518C9">
              <w:t xml:space="preserve">) </w:t>
            </w:r>
          </w:p>
          <w:p w14:paraId="41DDB3F2" w14:textId="77777777" w:rsidR="00921A47" w:rsidRPr="006518C9" w:rsidRDefault="00921A47">
            <w:pPr>
              <w:pStyle w:val="HTMLPreformatted"/>
            </w:pPr>
            <w:r w:rsidRPr="006518C9">
              <w:t xml:space="preserve">  e.g.: </w:t>
            </w:r>
            <w:hyperlink r:id="rId67" w:tgtFrame="new" w:history="1">
              <w:r w:rsidRPr="006518C9">
                <w:rPr>
                  <w:rStyle w:val="Hyperlink"/>
                </w:rPr>
                <w:t>MS:1001046</w:t>
              </w:r>
            </w:hyperlink>
            <w:r w:rsidRPr="006518C9">
              <w:t xml:space="preserve"> (</w:t>
            </w:r>
            <w:proofErr w:type="spellStart"/>
            <w:proofErr w:type="gramStart"/>
            <w:r w:rsidRPr="006518C9">
              <w:rPr>
                <w:rStyle w:val="popup"/>
              </w:rPr>
              <w:t>SEQUEST:sort</w:t>
            </w:r>
            <w:proofErr w:type="spellEnd"/>
            <w:proofErr w:type="gramEnd"/>
            <w:r w:rsidRPr="006518C9">
              <w:rPr>
                <w:rStyle w:val="popup"/>
              </w:rPr>
              <w:t xml:space="preserve"> by </w:t>
            </w:r>
            <w:proofErr w:type="spellStart"/>
            <w:r w:rsidRPr="006518C9">
              <w:rPr>
                <w:rStyle w:val="popup"/>
              </w:rPr>
              <w:t>dCn</w:t>
            </w:r>
            <w:proofErr w:type="spellEnd"/>
            <w:r w:rsidRPr="006518C9">
              <w:t xml:space="preserve">) </w:t>
            </w:r>
          </w:p>
          <w:p w14:paraId="714D147E" w14:textId="77777777" w:rsidR="00921A47" w:rsidRPr="006518C9" w:rsidRDefault="00921A47">
            <w:pPr>
              <w:pStyle w:val="HTMLPreformatted"/>
            </w:pPr>
            <w:r w:rsidRPr="006518C9">
              <w:t xml:space="preserve">  </w:t>
            </w:r>
            <w:hyperlink r:id="rId68" w:tgtFrame="new" w:history="1">
              <w:r w:rsidRPr="006518C9">
                <w:rPr>
                  <w:rStyle w:val="Hyperlink"/>
                </w:rPr>
                <w:t>et al.</w:t>
              </w:r>
            </w:hyperlink>
          </w:p>
          <w:p w14:paraId="35180DDA" w14:textId="77777777" w:rsidR="00921A47" w:rsidRPr="006518C9" w:rsidRDefault="00921A47">
            <w:pPr>
              <w:pStyle w:val="HTMLPreformatted"/>
            </w:pPr>
            <w:r w:rsidRPr="006518C9">
              <w:t xml:space="preserve">MAY supply a *child* term of </w:t>
            </w:r>
            <w:hyperlink r:id="rId69"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31E6B5EC" w14:textId="77777777" w:rsidTr="00921A47">
        <w:trPr>
          <w:tblCellSpacing w:w="15" w:type="dxa"/>
        </w:trPr>
        <w:tc>
          <w:tcPr>
            <w:tcW w:w="0" w:type="auto"/>
            <w:vAlign w:val="center"/>
            <w:hideMark/>
          </w:tcPr>
          <w:p w14:paraId="5CCB9F3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A8D21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09905130"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008764F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65386ED4"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4100AFD5"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5266442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mascot:ShowHomologousProteinsWithSubsetOfPeptides</w:t>
            </w:r>
            <w:proofErr w:type="spellEnd"/>
            <w:proofErr w:type="gramEnd"/>
            <w:r w:rsidRPr="006518C9">
              <w:t xml:space="preserve">" value="10" </w:t>
            </w:r>
            <w:proofErr w:type="spellStart"/>
            <w:r w:rsidRPr="006518C9">
              <w:t>cvRef</w:t>
            </w:r>
            <w:proofErr w:type="spellEnd"/>
            <w:r w:rsidRPr="006518C9">
              <w:t>="PSI-MS" accession="MS:1001321" /&gt;</w:t>
            </w:r>
          </w:p>
          <w:p w14:paraId="3850D0A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mascot:RequireBoldRed</w:t>
            </w:r>
            <w:proofErr w:type="spellEnd"/>
            <w:proofErr w:type="gramEnd"/>
            <w:r w:rsidRPr="006518C9">
              <w:t xml:space="preserve">" value="0" </w:t>
            </w:r>
            <w:proofErr w:type="spellStart"/>
            <w:r w:rsidRPr="006518C9">
              <w:t>cvRef</w:t>
            </w:r>
            <w:proofErr w:type="spellEnd"/>
            <w:r w:rsidRPr="006518C9">
              <w:t>="PSI-MS" accession="MS:1001322" /&gt;</w:t>
            </w:r>
          </w:p>
          <w:p w14:paraId="0F624E2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mascot:UseUnigeneClustering</w:t>
            </w:r>
            <w:proofErr w:type="spellEnd"/>
            <w:proofErr w:type="gramEnd"/>
            <w:r w:rsidRPr="006518C9">
              <w:t xml:space="preserve">" value="false" </w:t>
            </w:r>
            <w:proofErr w:type="spellStart"/>
            <w:r w:rsidRPr="006518C9">
              <w:t>cvRef</w:t>
            </w:r>
            <w:proofErr w:type="spellEnd"/>
            <w:r w:rsidRPr="006518C9">
              <w:t>="PSI-MS" accession="MS:1001323" /&gt;</w:t>
            </w:r>
          </w:p>
          <w:p w14:paraId="495CBE5A"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mascot:IncludeErrorTolerantMatches</w:t>
            </w:r>
            <w:proofErr w:type="spellEnd"/>
            <w:proofErr w:type="gramEnd"/>
            <w:r w:rsidRPr="006518C9">
              <w:t xml:space="preserve">" value="1" </w:t>
            </w:r>
            <w:proofErr w:type="spellStart"/>
            <w:r w:rsidRPr="006518C9">
              <w:t>cvRef</w:t>
            </w:r>
            <w:proofErr w:type="spellEnd"/>
            <w:r w:rsidRPr="006518C9">
              <w:t>="PSI-MS" accession="MS:1001324" /&gt;</w:t>
            </w:r>
          </w:p>
          <w:p w14:paraId="05FF6588"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mascot:ShowDecoyMatches</w:t>
            </w:r>
            <w:proofErr w:type="spellEnd"/>
            <w:proofErr w:type="gramEnd"/>
            <w:r w:rsidRPr="006518C9">
              <w:t xml:space="preserve">" value="0" </w:t>
            </w:r>
            <w:proofErr w:type="spellStart"/>
            <w:r w:rsidRPr="006518C9">
              <w:t>cvRef</w:t>
            </w:r>
            <w:proofErr w:type="spellEnd"/>
            <w:r w:rsidRPr="006518C9">
              <w:t>="PSI-MS" accession="MS:1001325" /&gt;</w:t>
            </w:r>
          </w:p>
        </w:tc>
      </w:tr>
    </w:tbl>
    <w:p w14:paraId="7ADDFC51" w14:textId="77777777" w:rsidR="00921A47" w:rsidRPr="006518C9" w:rsidRDefault="00921A47" w:rsidP="00921A47">
      <w:pPr>
        <w:rPr>
          <w:lang w:val="en-US"/>
        </w:rPr>
      </w:pPr>
    </w:p>
    <w:p w14:paraId="3125AA9C" w14:textId="77777777" w:rsidR="00921A47" w:rsidRPr="006518C9" w:rsidRDefault="00921A47" w:rsidP="00921A47">
      <w:pPr>
        <w:pStyle w:val="Heading2"/>
      </w:pPr>
      <w:bookmarkStart w:id="344" w:name="_Toc476057200"/>
      <w:r w:rsidRPr="006518C9">
        <w:t>Element &lt;</w:t>
      </w:r>
      <w:bookmarkStart w:id="345" w:name="AnalysisProtocolCollection"/>
      <w:proofErr w:type="spellStart"/>
      <w:r w:rsidRPr="006518C9">
        <w:t>AnalysisProtocolCollection</w:t>
      </w:r>
      <w:bookmarkEnd w:id="345"/>
      <w:proofErr w:type="spellEnd"/>
      <w:r w:rsidRPr="006518C9">
        <w:t>&gt;</w:t>
      </w:r>
      <w:bookmarkEnd w:id="3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2DD97429" w14:textId="77777777" w:rsidTr="00921A47">
        <w:trPr>
          <w:tblCellSpacing w:w="15" w:type="dxa"/>
        </w:trPr>
        <w:tc>
          <w:tcPr>
            <w:tcW w:w="0" w:type="auto"/>
            <w:vAlign w:val="center"/>
            <w:hideMark/>
          </w:tcPr>
          <w:p w14:paraId="0D0EEDD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C6989D"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B6AB49E" w14:textId="77777777" w:rsidTr="00921A47">
        <w:trPr>
          <w:tblCellSpacing w:w="15" w:type="dxa"/>
        </w:trPr>
        <w:tc>
          <w:tcPr>
            <w:tcW w:w="0" w:type="auto"/>
            <w:vAlign w:val="center"/>
            <w:hideMark/>
          </w:tcPr>
          <w:p w14:paraId="0A4A1A6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E44653" w14:textId="77777777" w:rsidR="00921A47" w:rsidRPr="006518C9" w:rsidRDefault="00921A47">
            <w:pPr>
              <w:rPr>
                <w:sz w:val="24"/>
                <w:szCs w:val="24"/>
                <w:lang w:val="en-US"/>
              </w:rPr>
            </w:pPr>
            <w:proofErr w:type="spellStart"/>
            <w:r w:rsidRPr="006518C9">
              <w:rPr>
                <w:lang w:val="en-US"/>
              </w:rPr>
              <w:t>AnalysisProtocolCollectionType</w:t>
            </w:r>
            <w:proofErr w:type="spellEnd"/>
            <w:r w:rsidRPr="006518C9">
              <w:rPr>
                <w:lang w:val="en-US"/>
              </w:rPr>
              <w:t xml:space="preserve"> </w:t>
            </w:r>
          </w:p>
        </w:tc>
      </w:tr>
      <w:tr w:rsidR="00921A47" w:rsidRPr="006518C9" w14:paraId="48F40A62" w14:textId="77777777" w:rsidTr="00921A47">
        <w:trPr>
          <w:tblCellSpacing w:w="15" w:type="dxa"/>
        </w:trPr>
        <w:tc>
          <w:tcPr>
            <w:tcW w:w="0" w:type="auto"/>
            <w:vAlign w:val="center"/>
            <w:hideMark/>
          </w:tcPr>
          <w:p w14:paraId="77A002C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096EC4C" w14:textId="77777777" w:rsidR="00921A47" w:rsidRPr="006518C9" w:rsidRDefault="00921A47">
            <w:pPr>
              <w:rPr>
                <w:sz w:val="24"/>
                <w:szCs w:val="24"/>
                <w:lang w:val="en-US"/>
              </w:rPr>
            </w:pPr>
            <w:r w:rsidRPr="006518C9">
              <w:rPr>
                <w:lang w:val="en-US"/>
              </w:rPr>
              <w:t>none</w:t>
            </w:r>
          </w:p>
        </w:tc>
      </w:tr>
      <w:tr w:rsidR="00921A47" w:rsidRPr="006518C9" w14:paraId="3EF99B99" w14:textId="77777777" w:rsidTr="00921A47">
        <w:trPr>
          <w:tblCellSpacing w:w="15" w:type="dxa"/>
        </w:trPr>
        <w:tc>
          <w:tcPr>
            <w:tcW w:w="0" w:type="auto"/>
            <w:vAlign w:val="center"/>
            <w:hideMark/>
          </w:tcPr>
          <w:p w14:paraId="553F253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47F14B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3CA7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AC0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E5C2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E1291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59DD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D69DF" w14:textId="77777777" w:rsidR="00921A47" w:rsidRPr="006518C9" w:rsidRDefault="00C741B0">
                  <w:pPr>
                    <w:rPr>
                      <w:sz w:val="24"/>
                      <w:szCs w:val="24"/>
                      <w:lang w:val="en-US"/>
                    </w:rPr>
                  </w:pPr>
                  <w:hyperlink w:anchor="SpectrumIdentificationProtocol" w:history="1">
                    <w:proofErr w:type="spellStart"/>
                    <w:r w:rsidR="00921A47" w:rsidRPr="006518C9">
                      <w:rPr>
                        <w:rStyle w:val="Hyperlink"/>
                        <w:lang w:val="en-US"/>
                      </w:rPr>
                      <w:t>SpectrumIdentificationProtocol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333AC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3731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D7B4"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w:t>
                  </w:r>
                </w:p>
              </w:tc>
            </w:tr>
            <w:tr w:rsidR="00921A47" w:rsidRPr="006518C9" w14:paraId="1D996D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41BF2" w14:textId="77777777" w:rsidR="00921A47" w:rsidRPr="006518C9" w:rsidRDefault="00C741B0">
                  <w:pPr>
                    <w:rPr>
                      <w:sz w:val="24"/>
                      <w:szCs w:val="24"/>
                      <w:lang w:val="en-US"/>
                    </w:rPr>
                  </w:pPr>
                  <w:hyperlink w:anchor="ProteinDetectionProtocol" w:history="1">
                    <w:proofErr w:type="spellStart"/>
                    <w:r w:rsidR="00921A47" w:rsidRPr="006518C9">
                      <w:rPr>
                        <w:rStyle w:val="Hyperlink"/>
                        <w:lang w:val="en-US"/>
                      </w:rPr>
                      <w:t>ProteinDetectionProtocol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00EA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41D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EEA8"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w:t>
                  </w:r>
                </w:p>
              </w:tc>
            </w:tr>
          </w:tbl>
          <w:p w14:paraId="22054375" w14:textId="77777777" w:rsidR="00921A47" w:rsidRPr="006518C9" w:rsidRDefault="00921A47">
            <w:pPr>
              <w:rPr>
                <w:sz w:val="24"/>
                <w:szCs w:val="24"/>
                <w:lang w:val="en-US"/>
              </w:rPr>
            </w:pPr>
          </w:p>
        </w:tc>
      </w:tr>
      <w:tr w:rsidR="00921A47" w:rsidRPr="006518C9" w14:paraId="687DCA6C" w14:textId="77777777" w:rsidTr="00921A47">
        <w:trPr>
          <w:tblCellSpacing w:w="15" w:type="dxa"/>
        </w:trPr>
        <w:tc>
          <w:tcPr>
            <w:tcW w:w="0" w:type="auto"/>
            <w:vAlign w:val="center"/>
            <w:hideMark/>
          </w:tcPr>
          <w:p w14:paraId="08D309F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32D460" w14:textId="77777777" w:rsidR="00921A47" w:rsidRPr="006518C9" w:rsidRDefault="00921A47">
            <w:pPr>
              <w:pStyle w:val="HTMLPreformatted"/>
            </w:pPr>
            <w:r w:rsidRPr="006518C9">
              <w:t>&lt;</w:t>
            </w:r>
            <w:proofErr w:type="spellStart"/>
            <w:r w:rsidRPr="006518C9">
              <w:t>AnalysisProtocolCollection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700A39D1"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w:t>
            </w:r>
            <w:proofErr w:type="spellStart"/>
            <w:r w:rsidRPr="006518C9">
              <w:t>analysisSoftware_ref</w:t>
            </w:r>
            <w:proofErr w:type="spellEnd"/>
            <w:r w:rsidRPr="006518C9">
              <w:t>="</w:t>
            </w:r>
            <w:proofErr w:type="spellStart"/>
            <w:r w:rsidRPr="006518C9">
              <w:t>AS_mascot_server</w:t>
            </w:r>
            <w:proofErr w:type="spellEnd"/>
            <w:r w:rsidRPr="006518C9">
              <w:t>" id="SIP"&gt;</w:t>
            </w:r>
          </w:p>
          <w:p w14:paraId="53590A0D"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19E369C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445D6443"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4DDC32EF"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139AD77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accession="MS:1001211" </w:t>
            </w:r>
            <w:proofErr w:type="spellStart"/>
            <w:r w:rsidRPr="006518C9">
              <w:t>cvRef</w:t>
            </w:r>
            <w:proofErr w:type="spellEnd"/>
            <w:r w:rsidRPr="006518C9">
              <w:t>="PSI-MS" name="parent mass type mono"/&gt;</w:t>
            </w:r>
          </w:p>
          <w:p w14:paraId="3647AAA5" w14:textId="77777777" w:rsidR="00921A47" w:rsidRPr="006518C9" w:rsidRDefault="00921A47">
            <w:pPr>
              <w:pStyle w:val="HTMLPreformatted"/>
            </w:pPr>
            <w:r w:rsidRPr="006518C9">
              <w:t xml:space="preserve">  ...</w:t>
            </w:r>
          </w:p>
          <w:p w14:paraId="766A564D" w14:textId="77777777" w:rsidR="00921A47" w:rsidRPr="006518C9" w:rsidRDefault="00921A47">
            <w:pPr>
              <w:pStyle w:val="HTMLPreformatted"/>
            </w:pPr>
            <w:r w:rsidRPr="006518C9">
              <w:t>&lt;/</w:t>
            </w:r>
            <w:proofErr w:type="spellStart"/>
            <w:r w:rsidRPr="006518C9">
              <w:t>AnalysisProtocolCollection</w:t>
            </w:r>
            <w:proofErr w:type="spellEnd"/>
            <w:r w:rsidRPr="006518C9">
              <w:t>&gt;</w:t>
            </w:r>
          </w:p>
        </w:tc>
      </w:tr>
    </w:tbl>
    <w:p w14:paraId="3CCB7437" w14:textId="77777777" w:rsidR="00921A47" w:rsidRPr="006518C9" w:rsidRDefault="00921A47" w:rsidP="00921A47">
      <w:pPr>
        <w:rPr>
          <w:lang w:val="en-US"/>
        </w:rPr>
      </w:pPr>
    </w:p>
    <w:p w14:paraId="643639CB" w14:textId="77777777" w:rsidR="00921A47" w:rsidRPr="006518C9" w:rsidRDefault="00921A47" w:rsidP="00921A47">
      <w:pPr>
        <w:pStyle w:val="Heading2"/>
      </w:pPr>
      <w:bookmarkStart w:id="346" w:name="_Toc476057201"/>
      <w:r w:rsidRPr="006518C9">
        <w:t>Element &lt;</w:t>
      </w:r>
      <w:bookmarkStart w:id="347" w:name="AnalysisSampleCollection"/>
      <w:proofErr w:type="spellStart"/>
      <w:r w:rsidRPr="006518C9">
        <w:t>AnalysisSampleCollection</w:t>
      </w:r>
      <w:bookmarkEnd w:id="347"/>
      <w:proofErr w:type="spellEnd"/>
      <w:r w:rsidRPr="006518C9">
        <w:t>&gt;</w:t>
      </w:r>
      <w:bookmarkEnd w:id="3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77020139" w14:textId="77777777" w:rsidTr="00921A47">
        <w:trPr>
          <w:tblCellSpacing w:w="15" w:type="dxa"/>
        </w:trPr>
        <w:tc>
          <w:tcPr>
            <w:tcW w:w="0" w:type="auto"/>
            <w:vAlign w:val="center"/>
            <w:hideMark/>
          </w:tcPr>
          <w:p w14:paraId="0F541C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D463B6"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76A33B94" w14:textId="77777777" w:rsidTr="00921A47">
        <w:trPr>
          <w:tblCellSpacing w:w="15" w:type="dxa"/>
        </w:trPr>
        <w:tc>
          <w:tcPr>
            <w:tcW w:w="0" w:type="auto"/>
            <w:vAlign w:val="center"/>
            <w:hideMark/>
          </w:tcPr>
          <w:p w14:paraId="22F5EC2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F727FF2" w14:textId="77777777" w:rsidR="00921A47" w:rsidRPr="006518C9" w:rsidRDefault="00921A47">
            <w:pPr>
              <w:rPr>
                <w:sz w:val="24"/>
                <w:szCs w:val="24"/>
                <w:lang w:val="en-US"/>
              </w:rPr>
            </w:pPr>
            <w:proofErr w:type="spellStart"/>
            <w:r w:rsidRPr="006518C9">
              <w:rPr>
                <w:lang w:val="en-US"/>
              </w:rPr>
              <w:t>AnalysisSampleCollectionType</w:t>
            </w:r>
            <w:proofErr w:type="spellEnd"/>
            <w:r w:rsidRPr="006518C9">
              <w:rPr>
                <w:lang w:val="en-US"/>
              </w:rPr>
              <w:t xml:space="preserve"> </w:t>
            </w:r>
          </w:p>
        </w:tc>
      </w:tr>
      <w:tr w:rsidR="00921A47" w:rsidRPr="006518C9" w14:paraId="39788953" w14:textId="77777777" w:rsidTr="00921A47">
        <w:trPr>
          <w:tblCellSpacing w:w="15" w:type="dxa"/>
        </w:trPr>
        <w:tc>
          <w:tcPr>
            <w:tcW w:w="0" w:type="auto"/>
            <w:vAlign w:val="center"/>
            <w:hideMark/>
          </w:tcPr>
          <w:p w14:paraId="6F31A6B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D55707" w14:textId="77777777" w:rsidR="00921A47" w:rsidRPr="006518C9" w:rsidRDefault="00921A47">
            <w:pPr>
              <w:rPr>
                <w:sz w:val="24"/>
                <w:szCs w:val="24"/>
                <w:lang w:val="en-US"/>
              </w:rPr>
            </w:pPr>
            <w:r w:rsidRPr="006518C9">
              <w:rPr>
                <w:lang w:val="en-US"/>
              </w:rPr>
              <w:t>none</w:t>
            </w:r>
          </w:p>
        </w:tc>
      </w:tr>
      <w:tr w:rsidR="00921A47" w:rsidRPr="006518C9" w14:paraId="748C9F84" w14:textId="77777777" w:rsidTr="00921A47">
        <w:trPr>
          <w:tblCellSpacing w:w="15" w:type="dxa"/>
        </w:trPr>
        <w:tc>
          <w:tcPr>
            <w:tcW w:w="0" w:type="auto"/>
            <w:vAlign w:val="center"/>
            <w:hideMark/>
          </w:tcPr>
          <w:p w14:paraId="6039109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7838DB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D553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880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D8AD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E368D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E47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DA24B" w14:textId="77777777" w:rsidR="00921A47" w:rsidRPr="006518C9" w:rsidRDefault="00C741B0">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87F9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61BA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01077"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compounds and experimental substances (gels, arrays etc.). </w:t>
                  </w:r>
                </w:p>
              </w:tc>
            </w:tr>
          </w:tbl>
          <w:p w14:paraId="5EF19276" w14:textId="77777777" w:rsidR="00921A47" w:rsidRPr="006518C9" w:rsidRDefault="00921A47">
            <w:pPr>
              <w:rPr>
                <w:sz w:val="24"/>
                <w:szCs w:val="24"/>
                <w:lang w:val="en-US"/>
              </w:rPr>
            </w:pPr>
          </w:p>
        </w:tc>
      </w:tr>
      <w:tr w:rsidR="00921A47" w:rsidRPr="006518C9" w14:paraId="0AB4F3AF" w14:textId="77777777" w:rsidTr="00921A47">
        <w:trPr>
          <w:tblCellSpacing w:w="15" w:type="dxa"/>
        </w:trPr>
        <w:tc>
          <w:tcPr>
            <w:tcW w:w="0" w:type="auto"/>
            <w:vAlign w:val="center"/>
            <w:hideMark/>
          </w:tcPr>
          <w:p w14:paraId="51D085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97195E" w14:textId="77777777" w:rsidR="00921A47" w:rsidRPr="006518C9" w:rsidRDefault="00921A47">
            <w:pPr>
              <w:rPr>
                <w:sz w:val="24"/>
                <w:szCs w:val="24"/>
                <w:lang w:val="en-US"/>
              </w:rPr>
            </w:pPr>
          </w:p>
        </w:tc>
      </w:tr>
    </w:tbl>
    <w:p w14:paraId="5AF52D74" w14:textId="77777777" w:rsidR="00921A47" w:rsidRPr="006518C9" w:rsidRDefault="00921A47" w:rsidP="00921A47">
      <w:pPr>
        <w:rPr>
          <w:lang w:val="en-US"/>
        </w:rPr>
      </w:pPr>
    </w:p>
    <w:p w14:paraId="0ADDB3C7" w14:textId="77777777" w:rsidR="00921A47" w:rsidRPr="006518C9" w:rsidRDefault="00921A47" w:rsidP="00921A47">
      <w:pPr>
        <w:pStyle w:val="Heading2"/>
      </w:pPr>
      <w:bookmarkStart w:id="348" w:name="_Toc476057202"/>
      <w:r w:rsidRPr="006518C9">
        <w:t>Element &lt;</w:t>
      </w:r>
      <w:bookmarkStart w:id="349" w:name="AnalysisSoftware"/>
      <w:proofErr w:type="spellStart"/>
      <w:r w:rsidRPr="006518C9">
        <w:t>AnalysisSoftware</w:t>
      </w:r>
      <w:bookmarkEnd w:id="349"/>
      <w:proofErr w:type="spellEnd"/>
      <w:r w:rsidRPr="006518C9">
        <w:t>&gt;</w:t>
      </w:r>
      <w:bookmarkEnd w:id="3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034AFFD8" w14:textId="77777777" w:rsidTr="00921A47">
        <w:trPr>
          <w:tblCellSpacing w:w="15" w:type="dxa"/>
        </w:trPr>
        <w:tc>
          <w:tcPr>
            <w:tcW w:w="0" w:type="auto"/>
            <w:vAlign w:val="center"/>
            <w:hideMark/>
          </w:tcPr>
          <w:p w14:paraId="76469D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1CD604"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93A1B3E" w14:textId="77777777" w:rsidTr="00921A47">
        <w:trPr>
          <w:tblCellSpacing w:w="15" w:type="dxa"/>
        </w:trPr>
        <w:tc>
          <w:tcPr>
            <w:tcW w:w="0" w:type="auto"/>
            <w:vAlign w:val="center"/>
            <w:hideMark/>
          </w:tcPr>
          <w:p w14:paraId="6F45B1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AE9FEC" w14:textId="77777777" w:rsidR="00921A47" w:rsidRPr="006518C9" w:rsidRDefault="00921A47">
            <w:pPr>
              <w:rPr>
                <w:sz w:val="24"/>
                <w:szCs w:val="24"/>
                <w:lang w:val="en-US"/>
              </w:rPr>
            </w:pPr>
            <w:proofErr w:type="spellStart"/>
            <w:r w:rsidRPr="006518C9">
              <w:rPr>
                <w:lang w:val="en-US"/>
              </w:rPr>
              <w:t>AnalysisSoftwareType</w:t>
            </w:r>
            <w:proofErr w:type="spellEnd"/>
            <w:r w:rsidRPr="006518C9">
              <w:rPr>
                <w:lang w:val="en-US"/>
              </w:rPr>
              <w:t xml:space="preserve"> </w:t>
            </w:r>
          </w:p>
        </w:tc>
      </w:tr>
      <w:tr w:rsidR="00921A47" w:rsidRPr="006518C9" w14:paraId="446A0349" w14:textId="77777777" w:rsidTr="00921A47">
        <w:trPr>
          <w:tblCellSpacing w:w="15" w:type="dxa"/>
        </w:trPr>
        <w:tc>
          <w:tcPr>
            <w:tcW w:w="0" w:type="auto"/>
            <w:vAlign w:val="center"/>
            <w:hideMark/>
          </w:tcPr>
          <w:p w14:paraId="5533F2B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FCA33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2299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390E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9D2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D6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A3AB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79AE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C2B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1E35C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310AE"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1003D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34B2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723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A39064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3424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3DF12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97B01"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50E12F"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8DB797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2583" w14:textId="77777777" w:rsidR="00921A47" w:rsidRPr="006518C9" w:rsidRDefault="00921A47">
                  <w:pPr>
                    <w:rPr>
                      <w:sz w:val="24"/>
                      <w:szCs w:val="24"/>
                      <w:lang w:val="en-US"/>
                    </w:rPr>
                  </w:pPr>
                  <w:r w:rsidRPr="006518C9">
                    <w:rPr>
                      <w:lang w:val="en-US"/>
                    </w:rPr>
                    <w:t xml:space="preserve">URI of the analysis software </w:t>
                  </w:r>
                  <w:proofErr w:type="gramStart"/>
                  <w:r w:rsidRPr="006518C9">
                    <w:rPr>
                      <w:lang w:val="en-US"/>
                    </w:rPr>
                    <w:t>e.g.</w:t>
                  </w:r>
                  <w:proofErr w:type="gramEnd"/>
                  <w:r w:rsidRPr="006518C9">
                    <w:rPr>
                      <w:lang w:val="en-US"/>
                    </w:rPr>
                    <w:t xml:space="preserve"> manufacturer's website</w:t>
                  </w:r>
                </w:p>
              </w:tc>
            </w:tr>
            <w:tr w:rsidR="00921A47" w:rsidRPr="006518C9" w14:paraId="74DAE9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B07AE"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2597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AEF91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0A4B0" w14:textId="77777777" w:rsidR="00921A47" w:rsidRPr="006518C9" w:rsidRDefault="00921A47">
                  <w:pPr>
                    <w:rPr>
                      <w:sz w:val="24"/>
                      <w:szCs w:val="24"/>
                      <w:lang w:val="en-US"/>
                    </w:rPr>
                  </w:pPr>
                  <w:r w:rsidRPr="006518C9">
                    <w:rPr>
                      <w:lang w:val="en-US"/>
                    </w:rPr>
                    <w:t>The version of Software used.</w:t>
                  </w:r>
                </w:p>
              </w:tc>
            </w:tr>
          </w:tbl>
          <w:p w14:paraId="0D2E4DC4" w14:textId="77777777" w:rsidR="00921A47" w:rsidRPr="006518C9" w:rsidRDefault="00921A47">
            <w:pPr>
              <w:rPr>
                <w:sz w:val="24"/>
                <w:szCs w:val="24"/>
                <w:lang w:val="en-US"/>
              </w:rPr>
            </w:pPr>
          </w:p>
        </w:tc>
      </w:tr>
      <w:tr w:rsidR="00921A47" w:rsidRPr="006518C9" w14:paraId="3D84C838" w14:textId="77777777" w:rsidTr="00921A47">
        <w:trPr>
          <w:tblCellSpacing w:w="15" w:type="dxa"/>
        </w:trPr>
        <w:tc>
          <w:tcPr>
            <w:tcW w:w="0" w:type="auto"/>
            <w:vAlign w:val="center"/>
            <w:hideMark/>
          </w:tcPr>
          <w:p w14:paraId="320CF2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63FD7A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ADA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64F4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CA06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A347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FDF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22D4C" w14:textId="77777777" w:rsidR="00921A47" w:rsidRPr="006518C9" w:rsidRDefault="00C741B0">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7063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E36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14E84"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02551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B54AC" w14:textId="77777777" w:rsidR="00921A47" w:rsidRPr="006518C9" w:rsidRDefault="00C741B0">
                  <w:pPr>
                    <w:rPr>
                      <w:sz w:val="24"/>
                      <w:szCs w:val="24"/>
                      <w:lang w:val="en-US"/>
                    </w:rPr>
                  </w:pPr>
                  <w:hyperlink w:anchor="SoftwareName" w:history="1">
                    <w:proofErr w:type="spellStart"/>
                    <w:r w:rsidR="00921A47" w:rsidRPr="006518C9">
                      <w:rPr>
                        <w:rStyle w:val="Hyperlink"/>
                        <w:lang w:val="en-US"/>
                      </w:rPr>
                      <w:t>SoftwareName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9BF92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2A0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D182B"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145415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39AB4" w14:textId="77777777" w:rsidR="00921A47" w:rsidRPr="006518C9" w:rsidRDefault="00C741B0">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82A02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671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AF9E"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78D5CF76" w14:textId="77777777" w:rsidR="00921A47" w:rsidRPr="006518C9" w:rsidRDefault="00921A47">
            <w:pPr>
              <w:rPr>
                <w:sz w:val="24"/>
                <w:szCs w:val="24"/>
                <w:lang w:val="en-US"/>
              </w:rPr>
            </w:pPr>
          </w:p>
        </w:tc>
      </w:tr>
      <w:tr w:rsidR="00921A47" w:rsidRPr="006518C9" w14:paraId="76A79181" w14:textId="77777777" w:rsidTr="00921A47">
        <w:trPr>
          <w:tblCellSpacing w:w="15" w:type="dxa"/>
        </w:trPr>
        <w:tc>
          <w:tcPr>
            <w:tcW w:w="0" w:type="auto"/>
            <w:vAlign w:val="center"/>
            <w:hideMark/>
          </w:tcPr>
          <w:p w14:paraId="2A01EA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6A06279" w14:textId="77777777" w:rsidR="00921A47" w:rsidRPr="002971BD" w:rsidRDefault="00921A47">
            <w:pPr>
              <w:pStyle w:val="HTMLPreformatted"/>
              <w:rPr>
                <w:lang w:val="de-DE"/>
              </w:rPr>
            </w:pPr>
            <w:r w:rsidRPr="002971BD">
              <w:rPr>
                <w:lang w:val="de-DE"/>
              </w:rPr>
              <w:t>&lt;AnalysisSoftware uri="http://code.google.com/p/ehu-bio/downloads/list" version="1.1-beta4" name="PAnalyzer (v1.1-beta4)" id="PAnalyzer"&gt;</w:t>
            </w:r>
          </w:p>
          <w:p w14:paraId="71EE73C7" w14:textId="77777777" w:rsidR="00921A47" w:rsidRPr="006518C9" w:rsidRDefault="00921A47">
            <w:pPr>
              <w:pStyle w:val="HTMLPreformatted"/>
            </w:pPr>
            <w:r w:rsidRPr="002971BD">
              <w:rPr>
                <w:lang w:val="de-DE"/>
              </w:rPr>
              <w:t xml:space="preserve">    </w:t>
            </w:r>
            <w:r w:rsidRPr="006518C9">
              <w:t>&lt;</w:t>
            </w:r>
            <w:proofErr w:type="spellStart"/>
            <w:r w:rsidRPr="006518C9">
              <w:t>ContactRole</w:t>
            </w:r>
            <w:proofErr w:type="spellEnd"/>
            <w:r w:rsidRPr="006518C9">
              <w:t xml:space="preserve"> </w:t>
            </w:r>
            <w:proofErr w:type="spellStart"/>
            <w:r w:rsidRPr="006518C9">
              <w:t>contact_ref</w:t>
            </w:r>
            <w:proofErr w:type="spellEnd"/>
            <w:r w:rsidRPr="006518C9">
              <w:t>="</w:t>
            </w:r>
            <w:proofErr w:type="spellStart"/>
            <w:r w:rsidRPr="006518C9">
              <w:t>PAnalyzer_Author</w:t>
            </w:r>
            <w:proofErr w:type="spellEnd"/>
            <w:r w:rsidRPr="006518C9">
              <w:t>"&gt;</w:t>
            </w:r>
          </w:p>
          <w:p w14:paraId="63DC7F7E" w14:textId="77777777" w:rsidR="00921A47" w:rsidRPr="006518C9" w:rsidRDefault="00921A47">
            <w:pPr>
              <w:pStyle w:val="HTMLPreformatted"/>
            </w:pPr>
            <w:r w:rsidRPr="006518C9">
              <w:t xml:space="preserve">        &lt;Role&gt;</w:t>
            </w:r>
          </w:p>
          <w:p w14:paraId="1D13FBB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22AB4C88" w14:textId="77777777" w:rsidR="00921A47" w:rsidRPr="006518C9" w:rsidRDefault="00921A47">
            <w:pPr>
              <w:pStyle w:val="HTMLPreformatted"/>
            </w:pPr>
            <w:r w:rsidRPr="006518C9">
              <w:t xml:space="preserve">        &lt;/Role&gt;</w:t>
            </w:r>
          </w:p>
          <w:p w14:paraId="20A3BCB9"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48BCB57" w14:textId="77777777" w:rsidR="00921A47" w:rsidRPr="006518C9" w:rsidRDefault="00921A47">
            <w:pPr>
              <w:pStyle w:val="HTMLPreformatted"/>
            </w:pPr>
            <w:r w:rsidRPr="006518C9">
              <w:t xml:space="preserve">    &lt;</w:t>
            </w:r>
            <w:proofErr w:type="spellStart"/>
            <w:r w:rsidRPr="006518C9">
              <w:t>SoftwareName</w:t>
            </w:r>
            <w:proofErr w:type="spellEnd"/>
            <w:r w:rsidRPr="006518C9">
              <w:t>&gt;</w:t>
            </w:r>
          </w:p>
          <w:p w14:paraId="4204A30B" w14:textId="77777777" w:rsidR="00921A47" w:rsidRPr="006518C9" w:rsidRDefault="00921A47">
            <w:pPr>
              <w:pStyle w:val="HTMLPreformatted"/>
            </w:pPr>
            <w:r w:rsidRPr="006518C9">
              <w:t xml:space="preserve">  ...</w:t>
            </w:r>
          </w:p>
          <w:p w14:paraId="46EFC00D" w14:textId="77777777" w:rsidR="00921A47" w:rsidRPr="006518C9" w:rsidRDefault="00921A47">
            <w:pPr>
              <w:pStyle w:val="HTMLPreformatted"/>
            </w:pPr>
            <w:r w:rsidRPr="006518C9">
              <w:t>&lt;/</w:t>
            </w:r>
            <w:proofErr w:type="spellStart"/>
            <w:r w:rsidRPr="006518C9">
              <w:t>AnalysisSoftware</w:t>
            </w:r>
            <w:proofErr w:type="spellEnd"/>
            <w:r w:rsidRPr="006518C9">
              <w:t>&gt;</w:t>
            </w:r>
          </w:p>
        </w:tc>
      </w:tr>
    </w:tbl>
    <w:p w14:paraId="1585F974" w14:textId="77777777" w:rsidR="00921A47" w:rsidRPr="006518C9" w:rsidRDefault="00921A47" w:rsidP="00921A47">
      <w:pPr>
        <w:rPr>
          <w:lang w:val="en-US"/>
        </w:rPr>
      </w:pPr>
    </w:p>
    <w:p w14:paraId="4FBF86B8" w14:textId="77777777" w:rsidR="00921A47" w:rsidRPr="006518C9" w:rsidRDefault="00921A47" w:rsidP="00921A47">
      <w:pPr>
        <w:pStyle w:val="Heading2"/>
      </w:pPr>
      <w:bookmarkStart w:id="350" w:name="_Toc476057203"/>
      <w:r w:rsidRPr="006518C9">
        <w:t>Element &lt;</w:t>
      </w:r>
      <w:bookmarkStart w:id="351" w:name="AnalysisSoftwareList"/>
      <w:proofErr w:type="spellStart"/>
      <w:r w:rsidRPr="006518C9">
        <w:t>AnalysisSoftwareList</w:t>
      </w:r>
      <w:bookmarkEnd w:id="351"/>
      <w:proofErr w:type="spellEnd"/>
      <w:r w:rsidRPr="006518C9">
        <w:t>&gt;</w:t>
      </w:r>
      <w:bookmarkEnd w:id="3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5F01626" w14:textId="77777777" w:rsidTr="00921A47">
        <w:trPr>
          <w:tblCellSpacing w:w="15" w:type="dxa"/>
        </w:trPr>
        <w:tc>
          <w:tcPr>
            <w:tcW w:w="0" w:type="auto"/>
            <w:vAlign w:val="center"/>
            <w:hideMark/>
          </w:tcPr>
          <w:p w14:paraId="01A027C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823869C"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8629CCE" w14:textId="77777777" w:rsidTr="00921A47">
        <w:trPr>
          <w:tblCellSpacing w:w="15" w:type="dxa"/>
        </w:trPr>
        <w:tc>
          <w:tcPr>
            <w:tcW w:w="0" w:type="auto"/>
            <w:vAlign w:val="center"/>
            <w:hideMark/>
          </w:tcPr>
          <w:p w14:paraId="668E58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D46639" w14:textId="77777777" w:rsidR="00921A47" w:rsidRPr="006518C9" w:rsidRDefault="00921A47">
            <w:pPr>
              <w:rPr>
                <w:sz w:val="24"/>
                <w:szCs w:val="24"/>
                <w:lang w:val="en-US"/>
              </w:rPr>
            </w:pPr>
            <w:proofErr w:type="spellStart"/>
            <w:r w:rsidRPr="006518C9">
              <w:rPr>
                <w:lang w:val="en-US"/>
              </w:rPr>
              <w:t>AnalysisSoftwareListType</w:t>
            </w:r>
            <w:proofErr w:type="spellEnd"/>
            <w:r w:rsidRPr="006518C9">
              <w:rPr>
                <w:lang w:val="en-US"/>
              </w:rPr>
              <w:t xml:space="preserve"> </w:t>
            </w:r>
          </w:p>
        </w:tc>
      </w:tr>
      <w:tr w:rsidR="00921A47" w:rsidRPr="006518C9" w14:paraId="2561F496" w14:textId="77777777" w:rsidTr="00921A47">
        <w:trPr>
          <w:tblCellSpacing w:w="15" w:type="dxa"/>
        </w:trPr>
        <w:tc>
          <w:tcPr>
            <w:tcW w:w="0" w:type="auto"/>
            <w:vAlign w:val="center"/>
            <w:hideMark/>
          </w:tcPr>
          <w:p w14:paraId="5A266DA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4A0301" w14:textId="77777777" w:rsidR="00921A47" w:rsidRPr="006518C9" w:rsidRDefault="00921A47">
            <w:pPr>
              <w:rPr>
                <w:sz w:val="24"/>
                <w:szCs w:val="24"/>
                <w:lang w:val="en-US"/>
              </w:rPr>
            </w:pPr>
            <w:r w:rsidRPr="006518C9">
              <w:rPr>
                <w:lang w:val="en-US"/>
              </w:rPr>
              <w:t>none</w:t>
            </w:r>
          </w:p>
        </w:tc>
      </w:tr>
      <w:tr w:rsidR="00921A47" w:rsidRPr="006518C9" w14:paraId="2E24DD97" w14:textId="77777777" w:rsidTr="00921A47">
        <w:trPr>
          <w:tblCellSpacing w:w="15" w:type="dxa"/>
        </w:trPr>
        <w:tc>
          <w:tcPr>
            <w:tcW w:w="0" w:type="auto"/>
            <w:vAlign w:val="center"/>
            <w:hideMark/>
          </w:tcPr>
          <w:p w14:paraId="39F0F35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405F98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30F3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91F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A7FD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06A1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58E3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73AE9B" w14:textId="77777777" w:rsidR="00921A47" w:rsidRPr="006518C9" w:rsidRDefault="00C741B0">
                  <w:pPr>
                    <w:rPr>
                      <w:sz w:val="24"/>
                      <w:szCs w:val="24"/>
                      <w:lang w:val="en-US"/>
                    </w:rPr>
                  </w:pPr>
                  <w:hyperlink w:anchor="AnalysisSoftware" w:history="1">
                    <w:proofErr w:type="spellStart"/>
                    <w:r w:rsidR="00921A47" w:rsidRPr="006518C9">
                      <w:rPr>
                        <w:rStyle w:val="Hyperlink"/>
                        <w:lang w:val="en-US"/>
                      </w:rPr>
                      <w:t>AnalysisSoftware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FE344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80B3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0AA2" w14:textId="77777777" w:rsidR="00921A47" w:rsidRPr="006518C9" w:rsidRDefault="00921A47">
                  <w:pPr>
                    <w:rPr>
                      <w:sz w:val="24"/>
                      <w:szCs w:val="24"/>
                      <w:lang w:val="en-US"/>
                    </w:rPr>
                  </w:pPr>
                  <w:r w:rsidRPr="006518C9">
                    <w:rPr>
                      <w:lang w:val="en-US"/>
                    </w:rPr>
                    <w:t>The software used for performing the analyses.</w:t>
                  </w:r>
                </w:p>
              </w:tc>
            </w:tr>
          </w:tbl>
          <w:p w14:paraId="1E0E8584" w14:textId="77777777" w:rsidR="00921A47" w:rsidRPr="006518C9" w:rsidRDefault="00921A47">
            <w:pPr>
              <w:rPr>
                <w:sz w:val="24"/>
                <w:szCs w:val="24"/>
                <w:lang w:val="en-US"/>
              </w:rPr>
            </w:pPr>
          </w:p>
        </w:tc>
      </w:tr>
      <w:tr w:rsidR="00921A47" w:rsidRPr="006518C9" w14:paraId="23E0A6E8" w14:textId="77777777" w:rsidTr="00921A47">
        <w:trPr>
          <w:tblCellSpacing w:w="15" w:type="dxa"/>
        </w:trPr>
        <w:tc>
          <w:tcPr>
            <w:tcW w:w="0" w:type="auto"/>
            <w:vAlign w:val="center"/>
            <w:hideMark/>
          </w:tcPr>
          <w:p w14:paraId="5755AC0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CB4FE35" w14:textId="77777777" w:rsidR="00921A47" w:rsidRPr="002971BD" w:rsidRDefault="00921A47">
            <w:pPr>
              <w:pStyle w:val="HTMLPreformatted"/>
              <w:rPr>
                <w:lang w:val="de-DE"/>
              </w:rPr>
            </w:pPr>
            <w:r w:rsidRPr="002971BD">
              <w:rPr>
                <w:lang w:val="de-DE"/>
              </w:rPr>
              <w:t>&lt;AnalysisSoftwareList xmlns="http://psidev.info/psi/pi/mzIdentML/1.2"&gt;</w:t>
            </w:r>
          </w:p>
          <w:p w14:paraId="1688E82F" w14:textId="77777777" w:rsidR="00921A47" w:rsidRPr="002971BD" w:rsidRDefault="00921A47">
            <w:pPr>
              <w:pStyle w:val="HTMLPreformatted"/>
              <w:rPr>
                <w:lang w:val="de-DE"/>
              </w:rPr>
            </w:pPr>
            <w:r w:rsidRPr="002971BD">
              <w:rPr>
                <w:lang w:val="de-DE"/>
              </w:rPr>
              <w:t xml:space="preserve">    &lt;AnalysisSoftware version="Beta (v9979)" name="MS-GF+" id="ID_software"&gt;</w:t>
            </w:r>
          </w:p>
          <w:p w14:paraId="1D401E01" w14:textId="77777777" w:rsidR="00921A47" w:rsidRPr="002971BD" w:rsidRDefault="00921A47">
            <w:pPr>
              <w:pStyle w:val="HTMLPreformatted"/>
              <w:rPr>
                <w:lang w:val="de-DE"/>
              </w:rPr>
            </w:pPr>
            <w:r w:rsidRPr="002971BD">
              <w:rPr>
                <w:lang w:val="de-DE"/>
              </w:rPr>
              <w:t xml:space="preserve">        &lt;SoftwareName&gt;</w:t>
            </w:r>
          </w:p>
          <w:p w14:paraId="3FCBD86A" w14:textId="77777777" w:rsidR="00921A47" w:rsidRPr="002971BD" w:rsidRDefault="00921A47">
            <w:pPr>
              <w:pStyle w:val="HTMLPreformatted"/>
              <w:rPr>
                <w:lang w:val="de-DE"/>
              </w:rPr>
            </w:pPr>
            <w:r w:rsidRPr="002971BD">
              <w:rPr>
                <w:lang w:val="de-DE"/>
              </w:rPr>
              <w:t xml:space="preserve">            &lt;cvParam accession="MS:1002048" cvRef="PSI-MS" name="MS-GF+"/&gt;</w:t>
            </w:r>
          </w:p>
          <w:p w14:paraId="0A3A425D" w14:textId="77777777" w:rsidR="00921A47" w:rsidRPr="006518C9" w:rsidRDefault="00921A47">
            <w:pPr>
              <w:pStyle w:val="HTMLPreformatted"/>
            </w:pPr>
            <w:r w:rsidRPr="002971BD">
              <w:rPr>
                <w:lang w:val="de-DE"/>
              </w:rPr>
              <w:t xml:space="preserve">        </w:t>
            </w:r>
            <w:r w:rsidRPr="006518C9">
              <w:t>&lt;/</w:t>
            </w:r>
            <w:proofErr w:type="spellStart"/>
            <w:r w:rsidRPr="006518C9">
              <w:t>SoftwareName</w:t>
            </w:r>
            <w:proofErr w:type="spellEnd"/>
            <w:r w:rsidRPr="006518C9">
              <w:t>&gt;</w:t>
            </w:r>
          </w:p>
          <w:p w14:paraId="781093D1" w14:textId="77777777" w:rsidR="00921A47" w:rsidRPr="006518C9" w:rsidRDefault="00921A47">
            <w:pPr>
              <w:pStyle w:val="HTMLPreformatted"/>
            </w:pPr>
            <w:r w:rsidRPr="006518C9">
              <w:t xml:space="preserve">    &lt;/</w:t>
            </w:r>
            <w:proofErr w:type="spellStart"/>
            <w:r w:rsidRPr="006518C9">
              <w:t>AnalysisSoftware</w:t>
            </w:r>
            <w:proofErr w:type="spellEnd"/>
            <w:r w:rsidRPr="006518C9">
              <w:t>&gt;</w:t>
            </w:r>
          </w:p>
          <w:p w14:paraId="2F03B54F" w14:textId="77777777" w:rsidR="00921A47" w:rsidRPr="006518C9" w:rsidRDefault="00921A47">
            <w:pPr>
              <w:pStyle w:val="HTMLPreformatted"/>
            </w:pPr>
            <w:r w:rsidRPr="006518C9">
              <w:t xml:space="preserve">    &lt;</w:t>
            </w:r>
            <w:proofErr w:type="spellStart"/>
            <w:r w:rsidRPr="006518C9">
              <w:t>AnalysisSoftware</w:t>
            </w:r>
            <w:proofErr w:type="spellEnd"/>
            <w:r w:rsidRPr="006518C9">
              <w:t xml:space="preserve"> name="FalseDiscoveryRate_2014-07-02 12-04-18" id="FalseDiscoveryRate_2014-07-02 12-04-18"&gt;</w:t>
            </w:r>
          </w:p>
          <w:p w14:paraId="3C4F5F42" w14:textId="77777777" w:rsidR="00921A47" w:rsidRPr="006518C9" w:rsidRDefault="00921A47">
            <w:pPr>
              <w:pStyle w:val="HTMLPreformatted"/>
            </w:pPr>
            <w:r w:rsidRPr="006518C9">
              <w:t xml:space="preserve">  ...</w:t>
            </w:r>
          </w:p>
          <w:p w14:paraId="4C062C5C" w14:textId="77777777" w:rsidR="00921A47" w:rsidRPr="006518C9" w:rsidRDefault="00921A47">
            <w:pPr>
              <w:pStyle w:val="HTMLPreformatted"/>
            </w:pPr>
            <w:r w:rsidRPr="006518C9">
              <w:t>&lt;/</w:t>
            </w:r>
            <w:proofErr w:type="spellStart"/>
            <w:r w:rsidRPr="006518C9">
              <w:t>AnalysisSoftwareList</w:t>
            </w:r>
            <w:proofErr w:type="spellEnd"/>
            <w:r w:rsidRPr="006518C9">
              <w:t>&gt;</w:t>
            </w:r>
          </w:p>
        </w:tc>
      </w:tr>
    </w:tbl>
    <w:p w14:paraId="7C6FD1D1" w14:textId="77777777" w:rsidR="00921A47" w:rsidRPr="006518C9" w:rsidRDefault="00921A47" w:rsidP="00921A47">
      <w:pPr>
        <w:rPr>
          <w:lang w:val="en-US"/>
        </w:rPr>
      </w:pPr>
    </w:p>
    <w:p w14:paraId="68D14053" w14:textId="77777777" w:rsidR="00921A47" w:rsidRPr="006518C9" w:rsidRDefault="00921A47" w:rsidP="00921A47">
      <w:pPr>
        <w:pStyle w:val="Heading2"/>
      </w:pPr>
      <w:bookmarkStart w:id="352" w:name="_Toc476057204"/>
      <w:r w:rsidRPr="006518C9">
        <w:t>Element &lt;</w:t>
      </w:r>
      <w:bookmarkStart w:id="353" w:name="AuditCollection"/>
      <w:proofErr w:type="spellStart"/>
      <w:r w:rsidRPr="006518C9">
        <w:t>AuditCollection</w:t>
      </w:r>
      <w:bookmarkEnd w:id="353"/>
      <w:proofErr w:type="spellEnd"/>
      <w:r w:rsidRPr="006518C9">
        <w:t>&gt;</w:t>
      </w:r>
      <w:bookmarkEnd w:id="3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12D3AC62" w14:textId="77777777" w:rsidTr="00921A47">
        <w:trPr>
          <w:tblCellSpacing w:w="15" w:type="dxa"/>
        </w:trPr>
        <w:tc>
          <w:tcPr>
            <w:tcW w:w="0" w:type="auto"/>
            <w:vAlign w:val="center"/>
            <w:hideMark/>
          </w:tcPr>
          <w:p w14:paraId="3E9DA4A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0C2F8E8"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7D6447D8" w14:textId="77777777" w:rsidTr="00921A47">
        <w:trPr>
          <w:tblCellSpacing w:w="15" w:type="dxa"/>
        </w:trPr>
        <w:tc>
          <w:tcPr>
            <w:tcW w:w="0" w:type="auto"/>
            <w:vAlign w:val="center"/>
            <w:hideMark/>
          </w:tcPr>
          <w:p w14:paraId="5D88E5B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E2A86D" w14:textId="77777777" w:rsidR="00921A47" w:rsidRPr="006518C9" w:rsidRDefault="00921A47">
            <w:pPr>
              <w:rPr>
                <w:sz w:val="24"/>
                <w:szCs w:val="24"/>
                <w:lang w:val="en-US"/>
              </w:rPr>
            </w:pPr>
            <w:proofErr w:type="spellStart"/>
            <w:r w:rsidRPr="006518C9">
              <w:rPr>
                <w:lang w:val="en-US"/>
              </w:rPr>
              <w:t>AuditCollectionType</w:t>
            </w:r>
            <w:proofErr w:type="spellEnd"/>
            <w:r w:rsidRPr="006518C9">
              <w:rPr>
                <w:lang w:val="en-US"/>
              </w:rPr>
              <w:t xml:space="preserve"> </w:t>
            </w:r>
          </w:p>
        </w:tc>
      </w:tr>
      <w:tr w:rsidR="00921A47" w:rsidRPr="006518C9" w14:paraId="580D4D10" w14:textId="77777777" w:rsidTr="00921A47">
        <w:trPr>
          <w:tblCellSpacing w:w="15" w:type="dxa"/>
        </w:trPr>
        <w:tc>
          <w:tcPr>
            <w:tcW w:w="0" w:type="auto"/>
            <w:vAlign w:val="center"/>
            <w:hideMark/>
          </w:tcPr>
          <w:p w14:paraId="0B25190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3E59F1" w14:textId="77777777" w:rsidR="00921A47" w:rsidRPr="006518C9" w:rsidRDefault="00921A47">
            <w:pPr>
              <w:rPr>
                <w:sz w:val="24"/>
                <w:szCs w:val="24"/>
                <w:lang w:val="en-US"/>
              </w:rPr>
            </w:pPr>
            <w:r w:rsidRPr="006518C9">
              <w:rPr>
                <w:lang w:val="en-US"/>
              </w:rPr>
              <w:t>none</w:t>
            </w:r>
          </w:p>
        </w:tc>
      </w:tr>
      <w:tr w:rsidR="00921A47" w:rsidRPr="006518C9" w14:paraId="6E961B0B" w14:textId="77777777" w:rsidTr="00921A47">
        <w:trPr>
          <w:tblCellSpacing w:w="15" w:type="dxa"/>
        </w:trPr>
        <w:tc>
          <w:tcPr>
            <w:tcW w:w="0" w:type="auto"/>
            <w:vAlign w:val="center"/>
            <w:hideMark/>
          </w:tcPr>
          <w:p w14:paraId="115248D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46DF7F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146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8AB6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7AA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5577B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3A14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1EC" w14:textId="77777777" w:rsidR="00921A47" w:rsidRPr="006518C9" w:rsidRDefault="00C741B0">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44E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5FDF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F62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5A047E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84C7A" w14:textId="77777777" w:rsidR="00921A47" w:rsidRPr="006518C9" w:rsidRDefault="00C741B0">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AA2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0D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0312"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797091CB" w14:textId="77777777" w:rsidR="00921A47" w:rsidRPr="006518C9" w:rsidRDefault="00921A47">
            <w:pPr>
              <w:rPr>
                <w:sz w:val="24"/>
                <w:szCs w:val="24"/>
                <w:lang w:val="en-US"/>
              </w:rPr>
            </w:pPr>
          </w:p>
        </w:tc>
      </w:tr>
      <w:tr w:rsidR="00921A47" w:rsidRPr="006518C9" w14:paraId="20D64E86" w14:textId="77777777" w:rsidTr="00921A47">
        <w:trPr>
          <w:tblCellSpacing w:w="15" w:type="dxa"/>
        </w:trPr>
        <w:tc>
          <w:tcPr>
            <w:tcW w:w="0" w:type="auto"/>
            <w:vAlign w:val="center"/>
            <w:hideMark/>
          </w:tcPr>
          <w:p w14:paraId="0F98706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1CFF8D" w14:textId="77777777" w:rsidR="00921A47" w:rsidRPr="006518C9" w:rsidRDefault="00921A47">
            <w:pPr>
              <w:pStyle w:val="HTMLPreformatted"/>
            </w:pPr>
            <w:r w:rsidRPr="006518C9">
              <w:t>&lt;</w:t>
            </w:r>
            <w:proofErr w:type="spellStart"/>
            <w:r w:rsidRPr="006518C9">
              <w:t>AuditCollection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01849FCA" w14:textId="77777777" w:rsidR="00921A47" w:rsidRPr="006518C9" w:rsidRDefault="00921A47">
            <w:pPr>
              <w:pStyle w:val="HTMLPreformatted"/>
            </w:pPr>
            <w:r w:rsidRPr="006518C9">
              <w:t xml:space="preserve">  &lt;Person </w:t>
            </w:r>
            <w:proofErr w:type="spellStart"/>
            <w:r w:rsidRPr="006518C9">
              <w:t>lastName</w:t>
            </w:r>
            <w:proofErr w:type="spellEnd"/>
            <w:r w:rsidRPr="006518C9">
              <w:t>="</w:t>
            </w:r>
            <w:proofErr w:type="spellStart"/>
            <w:r w:rsidRPr="006518C9">
              <w:t>secondName</w:t>
            </w:r>
            <w:proofErr w:type="spellEnd"/>
            <w:r w:rsidRPr="006518C9">
              <w:t xml:space="preserve">" </w:t>
            </w:r>
            <w:proofErr w:type="spellStart"/>
            <w:r w:rsidRPr="006518C9">
              <w:t>firstName</w:t>
            </w:r>
            <w:proofErr w:type="spellEnd"/>
            <w:r w:rsidRPr="006518C9">
              <w:t>="</w:t>
            </w:r>
            <w:proofErr w:type="spellStart"/>
            <w:r w:rsidRPr="006518C9">
              <w:t>firstname</w:t>
            </w:r>
            <w:proofErr w:type="spellEnd"/>
            <w:r w:rsidRPr="006518C9">
              <w:t>" id="PERSON_DOC_OWNER"&gt;</w:t>
            </w:r>
          </w:p>
          <w:p w14:paraId="57F2BA8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15E9FAED"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="ORG_DOC_OWNER"&gt;&lt;/Affiliation&gt;</w:t>
            </w:r>
          </w:p>
          <w:p w14:paraId="4C4C120A" w14:textId="77777777" w:rsidR="00921A47" w:rsidRPr="006518C9" w:rsidRDefault="00921A47">
            <w:pPr>
              <w:pStyle w:val="HTMLPreformatted"/>
            </w:pPr>
            <w:r w:rsidRPr="006518C9">
              <w:t xml:space="preserve">  &lt;/Person&gt;</w:t>
            </w:r>
          </w:p>
          <w:p w14:paraId="1D5CEF76" w14:textId="77777777" w:rsidR="00921A47" w:rsidRPr="006518C9" w:rsidRDefault="00921A47">
            <w:pPr>
              <w:pStyle w:val="HTMLPreformatted"/>
            </w:pPr>
            <w:r w:rsidRPr="006518C9">
              <w:t xml:space="preserve">  &lt;Organization id="ORG_DOC_OWNER" name="</w:t>
            </w:r>
            <w:proofErr w:type="spellStart"/>
            <w:r w:rsidRPr="006518C9">
              <w:t>myworkplace</w:t>
            </w:r>
            <w:proofErr w:type="spellEnd"/>
            <w:r w:rsidRPr="006518C9">
              <w:t>"&gt;</w:t>
            </w:r>
          </w:p>
          <w:p w14:paraId="115B5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77FCAA61" w14:textId="77777777" w:rsidR="00921A47" w:rsidRPr="006518C9" w:rsidRDefault="00921A47">
            <w:pPr>
              <w:pStyle w:val="HTMLPreformatted"/>
            </w:pPr>
            <w:r w:rsidRPr="006518C9">
              <w:t xml:space="preserve">  ...</w:t>
            </w:r>
          </w:p>
          <w:p w14:paraId="33215568" w14:textId="77777777" w:rsidR="00921A47" w:rsidRPr="006518C9" w:rsidRDefault="00921A47">
            <w:pPr>
              <w:pStyle w:val="HTMLPreformatted"/>
            </w:pPr>
            <w:r w:rsidRPr="006518C9">
              <w:t>&lt;/</w:t>
            </w:r>
            <w:proofErr w:type="spellStart"/>
            <w:r w:rsidRPr="006518C9">
              <w:t>AuditCollection</w:t>
            </w:r>
            <w:proofErr w:type="spellEnd"/>
            <w:r w:rsidRPr="006518C9">
              <w:t>&gt;</w:t>
            </w:r>
          </w:p>
        </w:tc>
      </w:tr>
    </w:tbl>
    <w:p w14:paraId="588F390E" w14:textId="77777777" w:rsidR="00921A47" w:rsidRPr="006518C9" w:rsidRDefault="00921A47" w:rsidP="00921A47">
      <w:pPr>
        <w:rPr>
          <w:lang w:val="en-US"/>
        </w:rPr>
      </w:pPr>
    </w:p>
    <w:p w14:paraId="098CA7C7" w14:textId="77777777" w:rsidR="00921A47" w:rsidRPr="006518C9" w:rsidRDefault="00921A47" w:rsidP="00921A47">
      <w:pPr>
        <w:pStyle w:val="Heading2"/>
      </w:pPr>
      <w:bookmarkStart w:id="354" w:name="_Toc476057205"/>
      <w:r w:rsidRPr="006518C9">
        <w:t>Element &lt;</w:t>
      </w:r>
      <w:bookmarkStart w:id="355" w:name="BibliographicReference"/>
      <w:proofErr w:type="spellStart"/>
      <w:r w:rsidRPr="006518C9">
        <w:t>BibliographicReference</w:t>
      </w:r>
      <w:bookmarkEnd w:id="355"/>
      <w:proofErr w:type="spellEnd"/>
      <w:r w:rsidRPr="006518C9">
        <w:t>&gt;</w:t>
      </w:r>
      <w:bookmarkEnd w:id="3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66DC0AE5" w14:textId="77777777" w:rsidTr="00921A47">
        <w:trPr>
          <w:tblCellSpacing w:w="15" w:type="dxa"/>
        </w:trPr>
        <w:tc>
          <w:tcPr>
            <w:tcW w:w="0" w:type="auto"/>
            <w:vAlign w:val="center"/>
            <w:hideMark/>
          </w:tcPr>
          <w:p w14:paraId="740D41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848B2D"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0A43CE4A" w14:textId="77777777" w:rsidTr="00921A47">
        <w:trPr>
          <w:tblCellSpacing w:w="15" w:type="dxa"/>
        </w:trPr>
        <w:tc>
          <w:tcPr>
            <w:tcW w:w="0" w:type="auto"/>
            <w:vAlign w:val="center"/>
            <w:hideMark/>
          </w:tcPr>
          <w:p w14:paraId="229AF35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755B7E" w14:textId="77777777" w:rsidR="00921A47" w:rsidRPr="006518C9" w:rsidRDefault="00921A47">
            <w:pPr>
              <w:rPr>
                <w:sz w:val="24"/>
                <w:szCs w:val="24"/>
                <w:lang w:val="en-US"/>
              </w:rPr>
            </w:pPr>
            <w:proofErr w:type="spellStart"/>
            <w:r w:rsidRPr="006518C9">
              <w:rPr>
                <w:lang w:val="en-US"/>
              </w:rPr>
              <w:t>BibliographicReferenceType</w:t>
            </w:r>
            <w:proofErr w:type="spellEnd"/>
            <w:r w:rsidRPr="006518C9">
              <w:rPr>
                <w:lang w:val="en-US"/>
              </w:rPr>
              <w:t xml:space="preserve"> </w:t>
            </w:r>
          </w:p>
        </w:tc>
      </w:tr>
      <w:tr w:rsidR="00921A47" w:rsidRPr="006518C9" w14:paraId="3FEC56CA" w14:textId="77777777" w:rsidTr="00921A47">
        <w:trPr>
          <w:tblCellSpacing w:w="15" w:type="dxa"/>
        </w:trPr>
        <w:tc>
          <w:tcPr>
            <w:tcW w:w="0" w:type="auto"/>
            <w:vAlign w:val="center"/>
            <w:hideMark/>
          </w:tcPr>
          <w:p w14:paraId="664D945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2F9B29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CFC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D329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1C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2A2C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39C3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65884"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EA54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E169EA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07587"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08BE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701B3" w14:textId="77777777" w:rsidR="00921A47" w:rsidRPr="006518C9" w:rsidRDefault="00921A47">
                  <w:pPr>
                    <w:rPr>
                      <w:sz w:val="24"/>
                      <w:szCs w:val="24"/>
                      <w:lang w:val="en-US"/>
                    </w:rPr>
                  </w:pPr>
                  <w:proofErr w:type="spellStart"/>
                  <w:r w:rsidRPr="006518C9">
                    <w:rPr>
                      <w:lang w:val="en-US"/>
                    </w:rPr>
                    <w:t>doi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A91A5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264BED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B321F" w14:textId="77777777" w:rsidR="00921A47" w:rsidRPr="006518C9" w:rsidRDefault="00921A47">
                  <w:pPr>
                    <w:rPr>
                      <w:sz w:val="24"/>
                      <w:szCs w:val="24"/>
                      <w:lang w:val="en-US"/>
                    </w:rPr>
                  </w:pPr>
                  <w:r w:rsidRPr="006518C9">
                    <w:rPr>
                      <w:lang w:val="en-US"/>
                    </w:rPr>
                    <w:t>The DOI of the referenced publication.</w:t>
                  </w:r>
                </w:p>
              </w:tc>
            </w:tr>
            <w:tr w:rsidR="00921A47" w:rsidRPr="006518C9" w14:paraId="78B0C4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6C41F"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E9EF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8480E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219B3" w14:textId="77777777" w:rsidR="00921A47" w:rsidRPr="006518C9" w:rsidRDefault="00921A47">
                  <w:pPr>
                    <w:rPr>
                      <w:sz w:val="24"/>
                      <w:szCs w:val="24"/>
                      <w:lang w:val="en-US"/>
                    </w:rPr>
                  </w:pPr>
                  <w:r w:rsidRPr="006518C9">
                    <w:rPr>
                      <w:lang w:val="en-US"/>
                    </w:rPr>
                    <w:t>The editor(s) of the reference.</w:t>
                  </w:r>
                </w:p>
              </w:tc>
            </w:tr>
            <w:tr w:rsidR="00921A47" w:rsidRPr="006518C9" w14:paraId="3F3C80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AEA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68E6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1D17BF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0402"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F511B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FEB19"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AD78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77C224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C067" w14:textId="77777777" w:rsidR="00921A47" w:rsidRPr="006518C9" w:rsidRDefault="00921A47">
                  <w:pPr>
                    <w:rPr>
                      <w:sz w:val="24"/>
                      <w:szCs w:val="24"/>
                      <w:lang w:val="en-US"/>
                    </w:rPr>
                  </w:pPr>
                  <w:r w:rsidRPr="006518C9">
                    <w:rPr>
                      <w:lang w:val="en-US"/>
                    </w:rPr>
                    <w:t>The issue name or number.</w:t>
                  </w:r>
                </w:p>
              </w:tc>
            </w:tr>
            <w:tr w:rsidR="00921A47" w:rsidRPr="006518C9" w14:paraId="483457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D3AF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BE2F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36F9B7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AF2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A5AD1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94CE8"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80EE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1BFF38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674D" w14:textId="77777777" w:rsidR="00921A47" w:rsidRPr="006518C9" w:rsidRDefault="00921A47">
                  <w:pPr>
                    <w:rPr>
                      <w:sz w:val="24"/>
                      <w:szCs w:val="24"/>
                      <w:lang w:val="en-US"/>
                    </w:rPr>
                  </w:pPr>
                  <w:r w:rsidRPr="006518C9">
                    <w:rPr>
                      <w:lang w:val="en-US"/>
                    </w:rPr>
                    <w:t>The page numbers.</w:t>
                  </w:r>
                </w:p>
              </w:tc>
            </w:tr>
            <w:tr w:rsidR="00921A47" w:rsidRPr="006518C9" w14:paraId="017688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8CF18"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BAB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A7FCC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C251" w14:textId="77777777" w:rsidR="00921A47" w:rsidRPr="006518C9" w:rsidRDefault="00921A47">
                  <w:pPr>
                    <w:rPr>
                      <w:sz w:val="24"/>
                      <w:szCs w:val="24"/>
                      <w:lang w:val="en-US"/>
                    </w:rPr>
                  </w:pPr>
                  <w:r w:rsidRPr="006518C9">
                    <w:rPr>
                      <w:lang w:val="en-US"/>
                    </w:rPr>
                    <w:t>The name of the journal, book etc.</w:t>
                  </w:r>
                </w:p>
              </w:tc>
            </w:tr>
            <w:tr w:rsidR="00921A47" w:rsidRPr="006518C9" w14:paraId="4831F7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23F80"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F20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1931A3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22BAA" w14:textId="77777777" w:rsidR="00921A47" w:rsidRPr="006518C9" w:rsidRDefault="00921A47">
                  <w:pPr>
                    <w:rPr>
                      <w:sz w:val="24"/>
                      <w:szCs w:val="24"/>
                      <w:lang w:val="en-US"/>
                    </w:rPr>
                  </w:pPr>
                  <w:r w:rsidRPr="006518C9">
                    <w:rPr>
                      <w:lang w:val="en-US"/>
                    </w:rPr>
                    <w:t>The publisher of the publication.</w:t>
                  </w:r>
                </w:p>
              </w:tc>
            </w:tr>
            <w:tr w:rsidR="00921A47" w:rsidRPr="006518C9" w14:paraId="11836B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4097"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BB2A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1C27E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F4A54" w14:textId="77777777" w:rsidR="00921A47" w:rsidRPr="006518C9" w:rsidRDefault="00921A47">
                  <w:pPr>
                    <w:rPr>
                      <w:sz w:val="24"/>
                      <w:szCs w:val="24"/>
                      <w:lang w:val="en-US"/>
                    </w:rPr>
                  </w:pPr>
                  <w:r w:rsidRPr="006518C9">
                    <w:rPr>
                      <w:lang w:val="en-US"/>
                    </w:rPr>
                    <w:t xml:space="preserve">The title of the </w:t>
                  </w:r>
                  <w:proofErr w:type="spellStart"/>
                  <w:r w:rsidRPr="006518C9">
                    <w:rPr>
                      <w:lang w:val="en-US"/>
                    </w:rPr>
                    <w:t>BibliographicReference</w:t>
                  </w:r>
                  <w:proofErr w:type="spellEnd"/>
                  <w:r w:rsidRPr="006518C9">
                    <w:rPr>
                      <w:lang w:val="en-US"/>
                    </w:rPr>
                    <w:t>.</w:t>
                  </w:r>
                </w:p>
              </w:tc>
            </w:tr>
            <w:tr w:rsidR="00921A47" w:rsidRPr="006518C9" w14:paraId="7CF5BB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B5388"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8C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8A693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9051B" w14:textId="77777777" w:rsidR="00921A47" w:rsidRPr="006518C9" w:rsidRDefault="00921A47">
                  <w:pPr>
                    <w:rPr>
                      <w:sz w:val="24"/>
                      <w:szCs w:val="24"/>
                      <w:lang w:val="en-US"/>
                    </w:rPr>
                  </w:pPr>
                  <w:r w:rsidRPr="006518C9">
                    <w:rPr>
                      <w:lang w:val="en-US"/>
                    </w:rPr>
                    <w:t>The volume name or number.</w:t>
                  </w:r>
                </w:p>
              </w:tc>
            </w:tr>
            <w:tr w:rsidR="00921A47" w:rsidRPr="006518C9" w14:paraId="0408AA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606EC"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778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5B6B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F9ED" w14:textId="77777777" w:rsidR="00921A47" w:rsidRPr="006518C9" w:rsidRDefault="00921A47">
                  <w:pPr>
                    <w:rPr>
                      <w:sz w:val="24"/>
                      <w:szCs w:val="24"/>
                      <w:lang w:val="en-US"/>
                    </w:rPr>
                  </w:pPr>
                  <w:r w:rsidRPr="006518C9">
                    <w:rPr>
                      <w:lang w:val="en-US"/>
                    </w:rPr>
                    <w:t>The year of publication.</w:t>
                  </w:r>
                </w:p>
              </w:tc>
            </w:tr>
          </w:tbl>
          <w:p w14:paraId="5B755936" w14:textId="77777777" w:rsidR="00921A47" w:rsidRPr="006518C9" w:rsidRDefault="00921A47">
            <w:pPr>
              <w:rPr>
                <w:sz w:val="24"/>
                <w:szCs w:val="24"/>
                <w:lang w:val="en-US"/>
              </w:rPr>
            </w:pPr>
          </w:p>
        </w:tc>
      </w:tr>
      <w:tr w:rsidR="00921A47" w:rsidRPr="006518C9" w14:paraId="0A415018" w14:textId="77777777" w:rsidTr="00921A47">
        <w:trPr>
          <w:tblCellSpacing w:w="15" w:type="dxa"/>
        </w:trPr>
        <w:tc>
          <w:tcPr>
            <w:tcW w:w="0" w:type="auto"/>
            <w:vAlign w:val="center"/>
            <w:hideMark/>
          </w:tcPr>
          <w:p w14:paraId="68CA6BFB"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389D6BE7" w14:textId="77777777" w:rsidR="00921A47" w:rsidRPr="006518C9" w:rsidRDefault="00921A47">
            <w:pPr>
              <w:rPr>
                <w:sz w:val="24"/>
                <w:szCs w:val="24"/>
                <w:lang w:val="en-US"/>
              </w:rPr>
            </w:pPr>
            <w:r w:rsidRPr="006518C9">
              <w:rPr>
                <w:lang w:val="en-US"/>
              </w:rPr>
              <w:t>none</w:t>
            </w:r>
          </w:p>
        </w:tc>
      </w:tr>
      <w:tr w:rsidR="00921A47" w:rsidRPr="006518C9" w14:paraId="09999B59" w14:textId="77777777" w:rsidTr="00921A47">
        <w:trPr>
          <w:tblCellSpacing w:w="15" w:type="dxa"/>
        </w:trPr>
        <w:tc>
          <w:tcPr>
            <w:tcW w:w="0" w:type="auto"/>
            <w:vAlign w:val="center"/>
            <w:hideMark/>
          </w:tcPr>
          <w:p w14:paraId="06AA4D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7214ED" w14:textId="77777777" w:rsidR="00921A47" w:rsidRPr="006518C9" w:rsidRDefault="00921A47">
            <w:pPr>
              <w:pStyle w:val="HTMLPreformatted"/>
            </w:pPr>
            <w:r w:rsidRPr="006518C9">
              <w:t>&lt;</w:t>
            </w:r>
            <w:proofErr w:type="spellStart"/>
            <w:r w:rsidRPr="006518C9">
              <w:t>BibliographicReference</w:t>
            </w:r>
            <w:proofErr w:type="spellEnd"/>
            <w:r w:rsidRPr="006518C9">
              <w:t xml:space="preserve"> id="10.1002/(SICI)1522-2683(19991201)20:18&lt;3551::AID-ELPS3551&gt;3.0.CO;2-2" name="Probability-based protein identification by searching sequence databases using mass spectrometry data" authors="David N. Perkins, Darryl J. C. </w:t>
            </w:r>
            <w:proofErr w:type="spellStart"/>
            <w:r w:rsidRPr="006518C9">
              <w:t>Pappin</w:t>
            </w:r>
            <w:proofErr w:type="spellEnd"/>
            <w:r w:rsidRPr="006518C9">
              <w:t>, David M. Creasy, John S. Cottrell" publication="Electrophoresis" publisher="Wiley VCH" editor="" year="1999" volume="20" issue="18" pages="3551-3567" title="Probability-based protein identification by searching sequence databases using mass spectrometry data" /&gt;</w:t>
            </w:r>
          </w:p>
        </w:tc>
      </w:tr>
    </w:tbl>
    <w:p w14:paraId="64E9513D" w14:textId="77777777" w:rsidR="00921A47" w:rsidRPr="006518C9" w:rsidRDefault="00921A47" w:rsidP="00921A47">
      <w:pPr>
        <w:rPr>
          <w:lang w:val="en-US"/>
        </w:rPr>
      </w:pPr>
    </w:p>
    <w:p w14:paraId="65DE7BEE" w14:textId="77777777" w:rsidR="00921A47" w:rsidRPr="006518C9" w:rsidRDefault="00921A47" w:rsidP="00921A47">
      <w:pPr>
        <w:pStyle w:val="Heading2"/>
      </w:pPr>
      <w:bookmarkStart w:id="356" w:name="_Toc476057206"/>
      <w:r w:rsidRPr="006518C9">
        <w:t>Element &lt;</w:t>
      </w:r>
      <w:bookmarkStart w:id="357" w:name="ContactRole"/>
      <w:proofErr w:type="spellStart"/>
      <w:r w:rsidRPr="006518C9">
        <w:t>ContactRole</w:t>
      </w:r>
      <w:bookmarkEnd w:id="357"/>
      <w:proofErr w:type="spellEnd"/>
      <w:r w:rsidRPr="006518C9">
        <w:t>&gt;</w:t>
      </w:r>
      <w:bookmarkEnd w:id="3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317C206D" w14:textId="77777777" w:rsidTr="00921A47">
        <w:trPr>
          <w:tblCellSpacing w:w="15" w:type="dxa"/>
        </w:trPr>
        <w:tc>
          <w:tcPr>
            <w:tcW w:w="0" w:type="auto"/>
            <w:vAlign w:val="center"/>
            <w:hideMark/>
          </w:tcPr>
          <w:p w14:paraId="23455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9F0B2A"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xml:space="preserve">: The contact details of the </w:t>
            </w:r>
            <w:proofErr w:type="spellStart"/>
            <w:r w:rsidRPr="006518C9">
              <w:rPr>
                <w:lang w:val="en-US"/>
              </w:rPr>
              <w:t>organisation</w:t>
            </w:r>
            <w:proofErr w:type="spellEnd"/>
            <w:r w:rsidRPr="006518C9">
              <w:rPr>
                <w:lang w:val="en-US"/>
              </w:rPr>
              <w:t xml:space="preserve"> or person that produced the software</w:t>
            </w:r>
            <w:r w:rsidRPr="006518C9">
              <w:rPr>
                <w:lang w:val="en-US"/>
              </w:rPr>
              <w:br/>
            </w:r>
            <w:r w:rsidRPr="006518C9">
              <w:rPr>
                <w:b/>
                <w:bCs/>
                <w:lang w:val="en-US"/>
              </w:rPr>
              <w:t>2</w:t>
            </w:r>
            <w:r w:rsidRPr="006518C9">
              <w:rPr>
                <w:lang w:val="en-US"/>
              </w:rPr>
              <w:t xml:space="preserve">: Contact details for the Material. The association to </w:t>
            </w:r>
            <w:proofErr w:type="spellStart"/>
            <w:r w:rsidRPr="006518C9">
              <w:rPr>
                <w:lang w:val="en-US"/>
              </w:rPr>
              <w:t>ContactRole</w:t>
            </w:r>
            <w:proofErr w:type="spellEnd"/>
            <w:r w:rsidRPr="006518C9">
              <w:rPr>
                <w:lang w:val="en-US"/>
              </w:rPr>
              <w:t xml:space="preserv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14CD1E28" w14:textId="77777777" w:rsidTr="00921A47">
        <w:trPr>
          <w:tblCellSpacing w:w="15" w:type="dxa"/>
        </w:trPr>
        <w:tc>
          <w:tcPr>
            <w:tcW w:w="0" w:type="auto"/>
            <w:vAlign w:val="center"/>
            <w:hideMark/>
          </w:tcPr>
          <w:p w14:paraId="01F4CB1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2014DD" w14:textId="77777777" w:rsidR="00921A47" w:rsidRPr="006518C9" w:rsidRDefault="00921A47">
            <w:pPr>
              <w:rPr>
                <w:sz w:val="24"/>
                <w:szCs w:val="24"/>
                <w:lang w:val="en-US"/>
              </w:rPr>
            </w:pPr>
            <w:proofErr w:type="spellStart"/>
            <w:r w:rsidRPr="006518C9">
              <w:rPr>
                <w:lang w:val="en-US"/>
              </w:rPr>
              <w:t>ContactRoleType</w:t>
            </w:r>
            <w:proofErr w:type="spellEnd"/>
            <w:r w:rsidRPr="006518C9">
              <w:rPr>
                <w:lang w:val="en-US"/>
              </w:rPr>
              <w:t xml:space="preserve"> </w:t>
            </w:r>
          </w:p>
        </w:tc>
      </w:tr>
      <w:tr w:rsidR="00921A47" w:rsidRPr="006518C9" w14:paraId="38542F96" w14:textId="77777777" w:rsidTr="00921A47">
        <w:trPr>
          <w:tblCellSpacing w:w="15" w:type="dxa"/>
        </w:trPr>
        <w:tc>
          <w:tcPr>
            <w:tcW w:w="0" w:type="auto"/>
            <w:vAlign w:val="center"/>
            <w:hideMark/>
          </w:tcPr>
          <w:p w14:paraId="1C0AB40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38DE5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9660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13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6EF7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DDA5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F7991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83A35" w14:textId="77777777" w:rsidR="00921A47" w:rsidRPr="006518C9" w:rsidRDefault="00921A47">
                  <w:pPr>
                    <w:rPr>
                      <w:sz w:val="24"/>
                      <w:szCs w:val="24"/>
                      <w:lang w:val="en-US"/>
                    </w:rPr>
                  </w:pPr>
                  <w:proofErr w:type="spellStart"/>
                  <w:r w:rsidRPr="006518C9">
                    <w:rPr>
                      <w:lang w:val="en-US"/>
                    </w:rPr>
                    <w:t>contact_ref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9DE4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5FC6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E7776" w14:textId="77777777" w:rsidR="00921A47" w:rsidRPr="006518C9" w:rsidRDefault="00921A47">
                  <w:pPr>
                    <w:rPr>
                      <w:sz w:val="24"/>
                      <w:szCs w:val="24"/>
                      <w:lang w:val="en-US"/>
                    </w:rPr>
                  </w:pPr>
                  <w:r w:rsidRPr="006518C9">
                    <w:rPr>
                      <w:lang w:val="en-US"/>
                    </w:rPr>
                    <w:t xml:space="preserve">When a </w:t>
                  </w:r>
                  <w:proofErr w:type="spellStart"/>
                  <w:r w:rsidRPr="006518C9">
                    <w:rPr>
                      <w:lang w:val="en-US"/>
                    </w:rPr>
                    <w:t>ContactRole</w:t>
                  </w:r>
                  <w:proofErr w:type="spellEnd"/>
                  <w:r w:rsidRPr="006518C9">
                    <w:rPr>
                      <w:lang w:val="en-US"/>
                    </w:rPr>
                    <w:t xml:space="preserve"> is used, it specifies which Contact the role is associated with. </w:t>
                  </w:r>
                </w:p>
              </w:tc>
            </w:tr>
          </w:tbl>
          <w:p w14:paraId="55E11E4C" w14:textId="77777777" w:rsidR="00921A47" w:rsidRPr="006518C9" w:rsidRDefault="00921A47">
            <w:pPr>
              <w:rPr>
                <w:sz w:val="24"/>
                <w:szCs w:val="24"/>
                <w:lang w:val="en-US"/>
              </w:rPr>
            </w:pPr>
          </w:p>
        </w:tc>
      </w:tr>
      <w:tr w:rsidR="00921A47" w:rsidRPr="006518C9" w14:paraId="72043A79" w14:textId="77777777" w:rsidTr="00921A47">
        <w:trPr>
          <w:tblCellSpacing w:w="15" w:type="dxa"/>
        </w:trPr>
        <w:tc>
          <w:tcPr>
            <w:tcW w:w="0" w:type="auto"/>
            <w:vAlign w:val="center"/>
            <w:hideMark/>
          </w:tcPr>
          <w:p w14:paraId="10B26F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7AB887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C4B7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785B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0CE5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29915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2D2E1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30063" w14:textId="77777777" w:rsidR="00921A47" w:rsidRPr="006518C9" w:rsidRDefault="00C741B0">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A2832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10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24C8"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4F2C4FF5" w14:textId="77777777" w:rsidR="00921A47" w:rsidRPr="006518C9" w:rsidRDefault="00921A47">
            <w:pPr>
              <w:rPr>
                <w:sz w:val="24"/>
                <w:szCs w:val="24"/>
                <w:lang w:val="en-US"/>
              </w:rPr>
            </w:pPr>
          </w:p>
        </w:tc>
      </w:tr>
      <w:tr w:rsidR="00921A47" w:rsidRPr="006518C9" w14:paraId="2AF839A5" w14:textId="77777777" w:rsidTr="00921A47">
        <w:trPr>
          <w:tblCellSpacing w:w="15" w:type="dxa"/>
        </w:trPr>
        <w:tc>
          <w:tcPr>
            <w:tcW w:w="0" w:type="auto"/>
            <w:vAlign w:val="center"/>
            <w:hideMark/>
          </w:tcPr>
          <w:p w14:paraId="274437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0A9535" w14:textId="77777777" w:rsidR="00921A47" w:rsidRPr="006518C9" w:rsidRDefault="00921A47">
            <w:pPr>
              <w:pStyle w:val="HTMLPreformatted"/>
            </w:pPr>
            <w:r w:rsidRPr="006518C9">
              <w:t>&lt;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540B0558" w14:textId="77777777" w:rsidR="00921A47" w:rsidRPr="006518C9" w:rsidRDefault="00921A47">
            <w:pPr>
              <w:pStyle w:val="HTMLPreformatted"/>
            </w:pPr>
            <w:r w:rsidRPr="006518C9">
              <w:t xml:space="preserve">  &lt;Role&gt;</w:t>
            </w:r>
          </w:p>
          <w:p w14:paraId="45D8DAC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2B4F08DF" w14:textId="77777777" w:rsidR="00921A47" w:rsidRPr="006518C9" w:rsidRDefault="00921A47">
            <w:pPr>
              <w:pStyle w:val="HTMLPreformatted"/>
            </w:pPr>
            <w:r w:rsidRPr="006518C9">
              <w:t xml:space="preserve">  &lt;/Role&gt;</w:t>
            </w:r>
          </w:p>
          <w:p w14:paraId="12142C68" w14:textId="77777777" w:rsidR="00921A47" w:rsidRPr="006518C9" w:rsidRDefault="00921A47">
            <w:pPr>
              <w:pStyle w:val="HTMLPreformatted"/>
            </w:pPr>
            <w:r w:rsidRPr="006518C9">
              <w:t>&lt;/</w:t>
            </w:r>
            <w:proofErr w:type="spellStart"/>
            <w:r w:rsidRPr="006518C9">
              <w:t>ContactRole</w:t>
            </w:r>
            <w:proofErr w:type="spellEnd"/>
            <w:r w:rsidRPr="006518C9">
              <w:t>&gt;</w:t>
            </w:r>
          </w:p>
        </w:tc>
      </w:tr>
    </w:tbl>
    <w:p w14:paraId="0FC83AB2" w14:textId="77777777" w:rsidR="00921A47" w:rsidRPr="006518C9" w:rsidRDefault="00921A47" w:rsidP="00921A47">
      <w:pPr>
        <w:rPr>
          <w:lang w:val="en-US"/>
        </w:rPr>
      </w:pPr>
    </w:p>
    <w:p w14:paraId="0F808AA5" w14:textId="77777777" w:rsidR="00921A47" w:rsidRPr="006518C9" w:rsidRDefault="00921A47" w:rsidP="00921A47">
      <w:pPr>
        <w:pStyle w:val="Heading2"/>
      </w:pPr>
      <w:bookmarkStart w:id="358" w:name="_Toc476057207"/>
      <w:r w:rsidRPr="006518C9">
        <w:t>Element &lt;</w:t>
      </w:r>
      <w:bookmarkStart w:id="359" w:name="Customizations"/>
      <w:r w:rsidRPr="006518C9">
        <w:t>Customizations</w:t>
      </w:r>
      <w:bookmarkEnd w:id="359"/>
      <w:r w:rsidRPr="006518C9">
        <w:t>&gt;</w:t>
      </w:r>
      <w:bookmarkEnd w:id="3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7702089B" w14:textId="77777777" w:rsidTr="00921A47">
        <w:trPr>
          <w:tblCellSpacing w:w="15" w:type="dxa"/>
        </w:trPr>
        <w:tc>
          <w:tcPr>
            <w:tcW w:w="0" w:type="auto"/>
            <w:vAlign w:val="center"/>
            <w:hideMark/>
          </w:tcPr>
          <w:p w14:paraId="5153967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C00164"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4056A003" w14:textId="77777777" w:rsidTr="00921A47">
        <w:trPr>
          <w:tblCellSpacing w:w="15" w:type="dxa"/>
        </w:trPr>
        <w:tc>
          <w:tcPr>
            <w:tcW w:w="0" w:type="auto"/>
            <w:vAlign w:val="center"/>
            <w:hideMark/>
          </w:tcPr>
          <w:p w14:paraId="24111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E2F86E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r w:rsidRPr="006518C9">
              <w:rPr>
                <w:lang w:val="en-US"/>
              </w:rPr>
              <w:t xml:space="preserve"> </w:t>
            </w:r>
          </w:p>
        </w:tc>
      </w:tr>
      <w:tr w:rsidR="00921A47" w:rsidRPr="006518C9" w14:paraId="652B4E73" w14:textId="77777777" w:rsidTr="00921A47">
        <w:trPr>
          <w:tblCellSpacing w:w="15" w:type="dxa"/>
        </w:trPr>
        <w:tc>
          <w:tcPr>
            <w:tcW w:w="0" w:type="auto"/>
            <w:vAlign w:val="center"/>
            <w:hideMark/>
          </w:tcPr>
          <w:p w14:paraId="56455BF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E7155C" w14:textId="77777777" w:rsidR="00921A47" w:rsidRPr="006518C9" w:rsidRDefault="00921A47">
            <w:pPr>
              <w:rPr>
                <w:sz w:val="24"/>
                <w:szCs w:val="24"/>
                <w:lang w:val="en-US"/>
              </w:rPr>
            </w:pPr>
            <w:r w:rsidRPr="006518C9">
              <w:rPr>
                <w:lang w:val="en-US"/>
              </w:rPr>
              <w:t>none</w:t>
            </w:r>
          </w:p>
        </w:tc>
      </w:tr>
      <w:tr w:rsidR="00921A47" w:rsidRPr="006518C9" w14:paraId="451D847C" w14:textId="77777777" w:rsidTr="00921A47">
        <w:trPr>
          <w:tblCellSpacing w:w="15" w:type="dxa"/>
        </w:trPr>
        <w:tc>
          <w:tcPr>
            <w:tcW w:w="0" w:type="auto"/>
            <w:vAlign w:val="center"/>
            <w:hideMark/>
          </w:tcPr>
          <w:p w14:paraId="496D7E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897DD9D" w14:textId="77777777" w:rsidR="00921A47" w:rsidRPr="006518C9" w:rsidRDefault="00921A47">
            <w:pPr>
              <w:rPr>
                <w:sz w:val="24"/>
                <w:szCs w:val="24"/>
                <w:lang w:val="en-US"/>
              </w:rPr>
            </w:pPr>
            <w:r w:rsidRPr="006518C9">
              <w:rPr>
                <w:lang w:val="en-US"/>
              </w:rPr>
              <w:t>none</w:t>
            </w:r>
          </w:p>
        </w:tc>
      </w:tr>
      <w:tr w:rsidR="00921A47" w:rsidRPr="006518C9" w14:paraId="597E4F11" w14:textId="77777777" w:rsidTr="00921A47">
        <w:trPr>
          <w:tblCellSpacing w:w="15" w:type="dxa"/>
        </w:trPr>
        <w:tc>
          <w:tcPr>
            <w:tcW w:w="0" w:type="auto"/>
            <w:vAlign w:val="center"/>
            <w:hideMark/>
          </w:tcPr>
          <w:p w14:paraId="187068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68E64F" w14:textId="77777777" w:rsidR="00921A47" w:rsidRPr="006518C9" w:rsidRDefault="00921A47">
            <w:pPr>
              <w:pStyle w:val="HTMLPreformatted"/>
            </w:pPr>
            <w:r w:rsidRPr="006518C9">
              <w:t>&lt;Customizations&gt;</w:t>
            </w:r>
          </w:p>
          <w:p w14:paraId="725837CB" w14:textId="77777777" w:rsidR="00921A47" w:rsidRPr="006518C9" w:rsidRDefault="00921A47">
            <w:pPr>
              <w:pStyle w:val="HTMLPreformatted"/>
            </w:pPr>
            <w:r w:rsidRPr="006518C9">
              <w:t xml:space="preserve">  No </w:t>
            </w:r>
            <w:proofErr w:type="spellStart"/>
            <w:r w:rsidRPr="006518C9">
              <w:t>customisations</w:t>
            </w:r>
            <w:proofErr w:type="spellEnd"/>
          </w:p>
          <w:p w14:paraId="3D615172" w14:textId="77777777" w:rsidR="00921A47" w:rsidRPr="006518C9" w:rsidRDefault="00921A47">
            <w:pPr>
              <w:pStyle w:val="HTMLPreformatted"/>
            </w:pPr>
            <w:r w:rsidRPr="006518C9">
              <w:t>&lt;/Customizations&gt;</w:t>
            </w:r>
          </w:p>
        </w:tc>
      </w:tr>
    </w:tbl>
    <w:p w14:paraId="5DAC120C" w14:textId="77777777" w:rsidR="00921A47" w:rsidRPr="006518C9" w:rsidRDefault="00921A47" w:rsidP="00921A47">
      <w:pPr>
        <w:rPr>
          <w:lang w:val="en-US"/>
        </w:rPr>
      </w:pPr>
    </w:p>
    <w:p w14:paraId="2D3D2C27" w14:textId="77777777" w:rsidR="00921A47" w:rsidRPr="006518C9" w:rsidRDefault="00921A47" w:rsidP="00921A47">
      <w:pPr>
        <w:pStyle w:val="Heading2"/>
      </w:pPr>
      <w:bookmarkStart w:id="360" w:name="_Toc476057208"/>
      <w:r w:rsidRPr="006518C9">
        <w:t>Element &lt;</w:t>
      </w:r>
      <w:bookmarkStart w:id="361" w:name="cv"/>
      <w:r w:rsidRPr="006518C9">
        <w:t>cv</w:t>
      </w:r>
      <w:bookmarkEnd w:id="361"/>
      <w:r w:rsidRPr="006518C9">
        <w:t>&gt;</w:t>
      </w:r>
      <w:bookmarkEnd w:id="3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71F719A5" w14:textId="77777777" w:rsidTr="00921A47">
        <w:trPr>
          <w:tblCellSpacing w:w="15" w:type="dxa"/>
        </w:trPr>
        <w:tc>
          <w:tcPr>
            <w:tcW w:w="0" w:type="auto"/>
            <w:vAlign w:val="center"/>
            <w:hideMark/>
          </w:tcPr>
          <w:p w14:paraId="1ED3AD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A7B5D2" w14:textId="77777777" w:rsidR="00921A47" w:rsidRPr="006518C9" w:rsidRDefault="00921A47">
            <w:pPr>
              <w:rPr>
                <w:sz w:val="24"/>
                <w:szCs w:val="24"/>
                <w:lang w:val="en-US"/>
              </w:rPr>
            </w:pPr>
            <w:r w:rsidRPr="006518C9">
              <w:rPr>
                <w:lang w:val="en-US"/>
              </w:rPr>
              <w:t xml:space="preserve">A </w:t>
            </w:r>
            <w:proofErr w:type="gramStart"/>
            <w:r w:rsidRPr="006518C9">
              <w:rPr>
                <w:lang w:val="en-US"/>
              </w:rPr>
              <w:t>source controlled</w:t>
            </w:r>
            <w:proofErr w:type="gramEnd"/>
            <w:r w:rsidRPr="006518C9">
              <w:rPr>
                <w:lang w:val="en-US"/>
              </w:rPr>
              <w:t xml:space="preserve"> vocabulary from which </w:t>
            </w:r>
            <w:proofErr w:type="spellStart"/>
            <w:r w:rsidRPr="006518C9">
              <w:rPr>
                <w:lang w:val="en-US"/>
              </w:rPr>
              <w:t>cvParams</w:t>
            </w:r>
            <w:proofErr w:type="spellEnd"/>
            <w:r w:rsidRPr="006518C9">
              <w:rPr>
                <w:lang w:val="en-US"/>
              </w:rPr>
              <w:t xml:space="preserve"> will be obtained. </w:t>
            </w:r>
          </w:p>
        </w:tc>
      </w:tr>
      <w:tr w:rsidR="00921A47" w:rsidRPr="006518C9" w14:paraId="061784C3" w14:textId="77777777" w:rsidTr="00921A47">
        <w:trPr>
          <w:tblCellSpacing w:w="15" w:type="dxa"/>
        </w:trPr>
        <w:tc>
          <w:tcPr>
            <w:tcW w:w="0" w:type="auto"/>
            <w:vAlign w:val="center"/>
            <w:hideMark/>
          </w:tcPr>
          <w:p w14:paraId="2F9FBF6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E7EEB59" w14:textId="77777777" w:rsidR="00921A47" w:rsidRPr="006518C9" w:rsidRDefault="00921A47">
            <w:pPr>
              <w:rPr>
                <w:sz w:val="24"/>
                <w:szCs w:val="24"/>
                <w:lang w:val="en-US"/>
              </w:rPr>
            </w:pPr>
            <w:proofErr w:type="spellStart"/>
            <w:r w:rsidRPr="006518C9">
              <w:rPr>
                <w:lang w:val="en-US"/>
              </w:rPr>
              <w:t>cvType</w:t>
            </w:r>
            <w:proofErr w:type="spellEnd"/>
            <w:r w:rsidRPr="006518C9">
              <w:rPr>
                <w:lang w:val="en-US"/>
              </w:rPr>
              <w:t xml:space="preserve"> </w:t>
            </w:r>
          </w:p>
        </w:tc>
      </w:tr>
      <w:tr w:rsidR="00921A47" w:rsidRPr="006518C9" w14:paraId="41A7D4F5" w14:textId="77777777" w:rsidTr="00921A47">
        <w:trPr>
          <w:tblCellSpacing w:w="15" w:type="dxa"/>
        </w:trPr>
        <w:tc>
          <w:tcPr>
            <w:tcW w:w="0" w:type="auto"/>
            <w:vAlign w:val="center"/>
            <w:hideMark/>
          </w:tcPr>
          <w:p w14:paraId="4F4CCEA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060B6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FF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1DB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5F55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7CB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9A8A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A9BDA" w14:textId="77777777" w:rsidR="00921A47" w:rsidRPr="006518C9" w:rsidRDefault="00921A47">
                  <w:pPr>
                    <w:rPr>
                      <w:sz w:val="24"/>
                      <w:szCs w:val="24"/>
                      <w:lang w:val="en-US"/>
                    </w:rPr>
                  </w:pPr>
                  <w:proofErr w:type="spellStart"/>
                  <w:r w:rsidRPr="006518C9">
                    <w:rPr>
                      <w:lang w:val="en-US"/>
                    </w:rPr>
                    <w:t>fullName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89E8F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BA2B0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D42D" w14:textId="77777777" w:rsidR="00921A47" w:rsidRPr="006518C9" w:rsidRDefault="00921A47">
                  <w:pPr>
                    <w:rPr>
                      <w:sz w:val="24"/>
                      <w:szCs w:val="24"/>
                      <w:lang w:val="en-US"/>
                    </w:rPr>
                  </w:pPr>
                  <w:r w:rsidRPr="006518C9">
                    <w:rPr>
                      <w:lang w:val="en-US"/>
                    </w:rPr>
                    <w:t>The full name of the CV.</w:t>
                  </w:r>
                </w:p>
              </w:tc>
            </w:tr>
            <w:tr w:rsidR="00921A47" w:rsidRPr="006518C9" w14:paraId="6AC059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D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156D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ED67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9F33" w14:textId="77777777" w:rsidR="00921A47" w:rsidRPr="006518C9" w:rsidRDefault="00921A47">
                  <w:pPr>
                    <w:rPr>
                      <w:sz w:val="24"/>
                      <w:szCs w:val="24"/>
                      <w:lang w:val="en-US"/>
                    </w:rPr>
                  </w:pPr>
                  <w:r w:rsidRPr="006518C9">
                    <w:rPr>
                      <w:lang w:val="en-US"/>
                    </w:rPr>
                    <w:t xml:space="preserve">The unique identifier of this cv within the document to be referenced by </w:t>
                  </w:r>
                  <w:proofErr w:type="spellStart"/>
                  <w:r w:rsidRPr="006518C9">
                    <w:rPr>
                      <w:lang w:val="en-US"/>
                    </w:rPr>
                    <w:t>cvParam</w:t>
                  </w:r>
                  <w:proofErr w:type="spellEnd"/>
                  <w:r w:rsidRPr="006518C9">
                    <w:rPr>
                      <w:lang w:val="en-US"/>
                    </w:rPr>
                    <w:t xml:space="preserve"> elements. </w:t>
                  </w:r>
                </w:p>
              </w:tc>
            </w:tr>
            <w:tr w:rsidR="00921A47" w:rsidRPr="006518C9" w14:paraId="79BE8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4DBF3"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16FB21"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9ACF2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336E9" w14:textId="77777777" w:rsidR="00921A47" w:rsidRPr="006518C9" w:rsidRDefault="00921A47">
                  <w:pPr>
                    <w:rPr>
                      <w:sz w:val="24"/>
                      <w:szCs w:val="24"/>
                      <w:lang w:val="en-US"/>
                    </w:rPr>
                  </w:pPr>
                  <w:r w:rsidRPr="006518C9">
                    <w:rPr>
                      <w:lang w:val="en-US"/>
                    </w:rPr>
                    <w:t>The URI of the source CV.</w:t>
                  </w:r>
                </w:p>
              </w:tc>
            </w:tr>
            <w:tr w:rsidR="00921A47" w:rsidRPr="006518C9" w14:paraId="5DB9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54B84"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EB72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D24655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FF00D" w14:textId="77777777" w:rsidR="00921A47" w:rsidRPr="006518C9" w:rsidRDefault="00921A47">
                  <w:pPr>
                    <w:rPr>
                      <w:sz w:val="24"/>
                      <w:szCs w:val="24"/>
                      <w:lang w:val="en-US"/>
                    </w:rPr>
                  </w:pPr>
                  <w:r w:rsidRPr="006518C9">
                    <w:rPr>
                      <w:lang w:val="en-US"/>
                    </w:rPr>
                    <w:t>The version of the CV.</w:t>
                  </w:r>
                </w:p>
              </w:tc>
            </w:tr>
          </w:tbl>
          <w:p w14:paraId="1E47C045" w14:textId="77777777" w:rsidR="00921A47" w:rsidRPr="006518C9" w:rsidRDefault="00921A47">
            <w:pPr>
              <w:rPr>
                <w:sz w:val="24"/>
                <w:szCs w:val="24"/>
                <w:lang w:val="en-US"/>
              </w:rPr>
            </w:pPr>
          </w:p>
        </w:tc>
      </w:tr>
      <w:tr w:rsidR="00921A47" w:rsidRPr="006518C9" w14:paraId="73B1547F" w14:textId="77777777" w:rsidTr="00921A47">
        <w:trPr>
          <w:tblCellSpacing w:w="15" w:type="dxa"/>
        </w:trPr>
        <w:tc>
          <w:tcPr>
            <w:tcW w:w="0" w:type="auto"/>
            <w:vAlign w:val="center"/>
            <w:hideMark/>
          </w:tcPr>
          <w:p w14:paraId="5EA1963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780BB1CF" w14:textId="77777777" w:rsidR="00921A47" w:rsidRPr="006518C9" w:rsidRDefault="00921A47">
            <w:pPr>
              <w:rPr>
                <w:sz w:val="24"/>
                <w:szCs w:val="24"/>
                <w:lang w:val="en-US"/>
              </w:rPr>
            </w:pPr>
            <w:r w:rsidRPr="006518C9">
              <w:rPr>
                <w:lang w:val="en-US"/>
              </w:rPr>
              <w:t>none</w:t>
            </w:r>
          </w:p>
        </w:tc>
      </w:tr>
      <w:tr w:rsidR="00921A47" w:rsidRPr="006518C9" w14:paraId="2A8B5F21" w14:textId="77777777" w:rsidTr="00921A47">
        <w:trPr>
          <w:tblCellSpacing w:w="15" w:type="dxa"/>
        </w:trPr>
        <w:tc>
          <w:tcPr>
            <w:tcW w:w="0" w:type="auto"/>
            <w:vAlign w:val="center"/>
            <w:hideMark/>
          </w:tcPr>
          <w:p w14:paraId="7503878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73BFA2" w14:textId="77777777" w:rsidR="00921A47" w:rsidRPr="006518C9" w:rsidRDefault="00921A47">
            <w:pPr>
              <w:pStyle w:val="HTMLPreformatted"/>
            </w:pPr>
            <w:r w:rsidRPr="006518C9">
              <w:t xml:space="preserve">&lt;cv </w:t>
            </w:r>
            <w:proofErr w:type="spellStart"/>
            <w:r w:rsidRPr="006518C9">
              <w:t>fullName</w:t>
            </w:r>
            <w:proofErr w:type="spellEnd"/>
            <w:r w:rsidRPr="006518C9">
              <w:t xml:space="preserve">="Proteomics Standards Initiative Mass Spectrometry Vocabularies" version="2.32.0" </w:t>
            </w:r>
            <w:proofErr w:type="spellStart"/>
            <w:r w:rsidRPr="006518C9">
              <w:t>uri</w:t>
            </w:r>
            <w:proofErr w:type="spellEnd"/>
            <w:r w:rsidRPr="006518C9">
              <w:t>="</w:t>
            </w:r>
            <w:r w:rsidR="004B085B" w:rsidRPr="006518C9">
              <w:t xml:space="preserve"> https://raw.githubusercontent.com/HUPO-PSI/psi-ms-CV/master/psi-ms.obo</w:t>
            </w:r>
            <w:r w:rsidRPr="006518C9">
              <w:t>" id="PSI-MS" /&gt;</w:t>
            </w:r>
          </w:p>
        </w:tc>
      </w:tr>
    </w:tbl>
    <w:p w14:paraId="3FCD2E15" w14:textId="77777777" w:rsidR="00921A47" w:rsidRPr="006518C9" w:rsidRDefault="00921A47" w:rsidP="00921A47">
      <w:pPr>
        <w:rPr>
          <w:lang w:val="en-US"/>
        </w:rPr>
      </w:pPr>
    </w:p>
    <w:p w14:paraId="3D6DC534" w14:textId="77777777" w:rsidR="00921A47" w:rsidRPr="006518C9" w:rsidRDefault="00921A47" w:rsidP="00921A47">
      <w:pPr>
        <w:pStyle w:val="Heading2"/>
      </w:pPr>
      <w:bookmarkStart w:id="362" w:name="_Toc476057209"/>
      <w:r w:rsidRPr="006518C9">
        <w:t>Element &lt;</w:t>
      </w:r>
      <w:bookmarkStart w:id="363" w:name="cvList"/>
      <w:proofErr w:type="spellStart"/>
      <w:r w:rsidRPr="006518C9">
        <w:t>cvList</w:t>
      </w:r>
      <w:bookmarkEnd w:id="363"/>
      <w:proofErr w:type="spellEnd"/>
      <w:r w:rsidRPr="006518C9">
        <w:t>&gt;</w:t>
      </w:r>
      <w:bookmarkEnd w:id="3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25995187" w14:textId="77777777" w:rsidTr="00921A47">
        <w:trPr>
          <w:tblCellSpacing w:w="15" w:type="dxa"/>
        </w:trPr>
        <w:tc>
          <w:tcPr>
            <w:tcW w:w="0" w:type="auto"/>
            <w:vAlign w:val="center"/>
            <w:hideMark/>
          </w:tcPr>
          <w:p w14:paraId="373333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3C7D2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D58E167" w14:textId="77777777" w:rsidTr="00921A47">
        <w:trPr>
          <w:tblCellSpacing w:w="15" w:type="dxa"/>
        </w:trPr>
        <w:tc>
          <w:tcPr>
            <w:tcW w:w="0" w:type="auto"/>
            <w:vAlign w:val="center"/>
            <w:hideMark/>
          </w:tcPr>
          <w:p w14:paraId="05D969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A3F775" w14:textId="77777777" w:rsidR="00921A47" w:rsidRPr="006518C9" w:rsidRDefault="00921A47">
            <w:pPr>
              <w:rPr>
                <w:sz w:val="24"/>
                <w:szCs w:val="24"/>
                <w:lang w:val="en-US"/>
              </w:rPr>
            </w:pPr>
            <w:proofErr w:type="spellStart"/>
            <w:r w:rsidRPr="006518C9">
              <w:rPr>
                <w:lang w:val="en-US"/>
              </w:rPr>
              <w:t>CVListType</w:t>
            </w:r>
            <w:proofErr w:type="spellEnd"/>
            <w:r w:rsidRPr="006518C9">
              <w:rPr>
                <w:lang w:val="en-US"/>
              </w:rPr>
              <w:t xml:space="preserve"> </w:t>
            </w:r>
          </w:p>
        </w:tc>
      </w:tr>
      <w:tr w:rsidR="00921A47" w:rsidRPr="006518C9" w14:paraId="5A9E284A" w14:textId="77777777" w:rsidTr="00921A47">
        <w:trPr>
          <w:tblCellSpacing w:w="15" w:type="dxa"/>
        </w:trPr>
        <w:tc>
          <w:tcPr>
            <w:tcW w:w="0" w:type="auto"/>
            <w:vAlign w:val="center"/>
            <w:hideMark/>
          </w:tcPr>
          <w:p w14:paraId="45CBF2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13B1F0" w14:textId="77777777" w:rsidR="00921A47" w:rsidRPr="006518C9" w:rsidRDefault="00921A47">
            <w:pPr>
              <w:rPr>
                <w:sz w:val="24"/>
                <w:szCs w:val="24"/>
                <w:lang w:val="en-US"/>
              </w:rPr>
            </w:pPr>
            <w:r w:rsidRPr="006518C9">
              <w:rPr>
                <w:lang w:val="en-US"/>
              </w:rPr>
              <w:t>none</w:t>
            </w:r>
          </w:p>
        </w:tc>
      </w:tr>
      <w:tr w:rsidR="00921A47" w:rsidRPr="006518C9" w14:paraId="315F2107" w14:textId="77777777" w:rsidTr="00921A47">
        <w:trPr>
          <w:tblCellSpacing w:w="15" w:type="dxa"/>
        </w:trPr>
        <w:tc>
          <w:tcPr>
            <w:tcW w:w="0" w:type="auto"/>
            <w:vAlign w:val="center"/>
            <w:hideMark/>
          </w:tcPr>
          <w:p w14:paraId="007C92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717FA5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CF66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5358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F06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FE7F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ADF6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2B05C" w14:textId="77777777" w:rsidR="00921A47" w:rsidRPr="006518C9" w:rsidRDefault="00C741B0">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6490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47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466FB" w14:textId="77777777" w:rsidR="00921A47" w:rsidRPr="006518C9" w:rsidRDefault="00921A47">
                  <w:pPr>
                    <w:rPr>
                      <w:sz w:val="24"/>
                      <w:szCs w:val="24"/>
                      <w:lang w:val="en-US"/>
                    </w:rPr>
                  </w:pPr>
                  <w:r w:rsidRPr="006518C9">
                    <w:rPr>
                      <w:lang w:val="en-US"/>
                    </w:rPr>
                    <w:t xml:space="preserve">A </w:t>
                  </w:r>
                  <w:proofErr w:type="gramStart"/>
                  <w:r w:rsidRPr="006518C9">
                    <w:rPr>
                      <w:lang w:val="en-US"/>
                    </w:rPr>
                    <w:t>source controlled</w:t>
                  </w:r>
                  <w:proofErr w:type="gramEnd"/>
                  <w:r w:rsidRPr="006518C9">
                    <w:rPr>
                      <w:lang w:val="en-US"/>
                    </w:rPr>
                    <w:t xml:space="preserve"> vocabulary from which </w:t>
                  </w:r>
                  <w:proofErr w:type="spellStart"/>
                  <w:r w:rsidRPr="006518C9">
                    <w:rPr>
                      <w:lang w:val="en-US"/>
                    </w:rPr>
                    <w:t>cvParams</w:t>
                  </w:r>
                  <w:proofErr w:type="spellEnd"/>
                  <w:r w:rsidRPr="006518C9">
                    <w:rPr>
                      <w:lang w:val="en-US"/>
                    </w:rPr>
                    <w:t xml:space="preserve"> will be obtained.</w:t>
                  </w:r>
                </w:p>
              </w:tc>
            </w:tr>
          </w:tbl>
          <w:p w14:paraId="58759197" w14:textId="77777777" w:rsidR="00921A47" w:rsidRPr="006518C9" w:rsidRDefault="00921A47">
            <w:pPr>
              <w:rPr>
                <w:sz w:val="24"/>
                <w:szCs w:val="24"/>
                <w:lang w:val="en-US"/>
              </w:rPr>
            </w:pPr>
          </w:p>
        </w:tc>
      </w:tr>
      <w:tr w:rsidR="00921A47" w:rsidRPr="006518C9" w14:paraId="26F70771" w14:textId="77777777" w:rsidTr="00921A47">
        <w:trPr>
          <w:tblCellSpacing w:w="15" w:type="dxa"/>
        </w:trPr>
        <w:tc>
          <w:tcPr>
            <w:tcW w:w="0" w:type="auto"/>
            <w:vAlign w:val="center"/>
            <w:hideMark/>
          </w:tcPr>
          <w:p w14:paraId="2982D4D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2C515D" w14:textId="77777777" w:rsidR="00921A47" w:rsidRPr="006518C9" w:rsidRDefault="00921A47">
            <w:pPr>
              <w:pStyle w:val="HTMLPreformatted"/>
            </w:pPr>
            <w:r w:rsidRPr="006518C9">
              <w:t>&lt;</w:t>
            </w:r>
            <w:proofErr w:type="spellStart"/>
            <w:r w:rsidRPr="006518C9">
              <w:t>cvList</w:t>
            </w:r>
            <w:proofErr w:type="spellEnd"/>
            <w:r w:rsidRPr="006518C9">
              <w:t xml:space="preserve">&gt; </w:t>
            </w:r>
          </w:p>
          <w:p w14:paraId="0E3A3009" w14:textId="77777777" w:rsidR="00921A47" w:rsidRPr="006518C9" w:rsidRDefault="00921A47">
            <w:pPr>
              <w:pStyle w:val="HTMLPreformatted"/>
            </w:pPr>
            <w:r w:rsidRPr="006518C9">
              <w:t xml:space="preserve">   &lt;cv id="PSI-MS" </w:t>
            </w:r>
            <w:proofErr w:type="spellStart"/>
            <w:r w:rsidRPr="006518C9">
              <w:t>fullName</w:t>
            </w:r>
            <w:proofErr w:type="spellEnd"/>
            <w:r w:rsidRPr="006518C9">
              <w:t xml:space="preserve">="Proteomics Standards Initiative Mass Spectrometry Vocabularies" uri="https://raw.githubusercontent.com/HUPO-PSI/psi-ms-CV/master/psi-ms.obo" version="3.15.0"&gt;&lt;/cv&gt; </w:t>
            </w:r>
          </w:p>
          <w:p w14:paraId="6951752D" w14:textId="77777777" w:rsidR="00921A47" w:rsidRPr="006518C9" w:rsidRDefault="00921A47">
            <w:pPr>
              <w:pStyle w:val="HTMLPreformatted"/>
            </w:pPr>
            <w:r w:rsidRPr="006518C9">
              <w:t xml:space="preserve">   &lt;cv id="UNIMOD" </w:t>
            </w:r>
            <w:proofErr w:type="spellStart"/>
            <w:r w:rsidRPr="006518C9">
              <w:t>fullName</w:t>
            </w:r>
            <w:proofErr w:type="spellEnd"/>
            <w:r w:rsidRPr="006518C9">
              <w:t xml:space="preserve">="UNIMOD" </w:t>
            </w:r>
            <w:proofErr w:type="spellStart"/>
            <w:r w:rsidRPr="006518C9">
              <w:t>uri</w:t>
            </w:r>
            <w:proofErr w:type="spellEnd"/>
            <w:r w:rsidRPr="006518C9">
              <w:t xml:space="preserve">="http://www.unimod.org/obo/unimod.obo"&gt;&lt;/cv&gt; </w:t>
            </w:r>
          </w:p>
          <w:p w14:paraId="75092A1E" w14:textId="77777777" w:rsidR="00921A47" w:rsidRPr="006518C9" w:rsidRDefault="00921A47">
            <w:pPr>
              <w:pStyle w:val="HTMLPreformatted"/>
            </w:pPr>
            <w:r w:rsidRPr="006518C9">
              <w:t xml:space="preserve">  &lt;cv id="UO"     </w:t>
            </w:r>
            <w:proofErr w:type="spellStart"/>
            <w:r w:rsidRPr="006518C9">
              <w:t>fullName</w:t>
            </w:r>
            <w:proofErr w:type="spellEnd"/>
            <w:r w:rsidRPr="006518C9">
              <w:t>="UNIT-ONTOLOGY" uri="https://raw.githubusercontent.com/bio-ontology-research-group/unit-ontology/master/unit.obo"&gt;&lt;/cv&gt;</w:t>
            </w:r>
          </w:p>
          <w:p w14:paraId="7BA1BAE1" w14:textId="77777777" w:rsidR="00921A47" w:rsidRPr="006518C9" w:rsidRDefault="00921A47">
            <w:pPr>
              <w:pStyle w:val="HTMLPreformatted"/>
            </w:pPr>
            <w:r w:rsidRPr="006518C9">
              <w:t xml:space="preserve">  &lt;cv id="XLMOD" </w:t>
            </w:r>
            <w:proofErr w:type="spellStart"/>
            <w:r w:rsidRPr="006518C9">
              <w:t>fullName</w:t>
            </w:r>
            <w:proofErr w:type="spellEnd"/>
            <w:r w:rsidRPr="006518C9">
              <w:t xml:space="preserve">="PSI cross-link modifications" uri="https://raw.githubusercontent.com/HUPO-PSI/mzIdentML/master/cv/XLMOD-1.0.0.obo"&gt;&lt;/cv&gt; </w:t>
            </w:r>
          </w:p>
          <w:p w14:paraId="068B3EDB" w14:textId="77777777" w:rsidR="00921A47" w:rsidRPr="006518C9" w:rsidRDefault="00921A47">
            <w:pPr>
              <w:pStyle w:val="HTMLPreformatted"/>
            </w:pPr>
            <w:r w:rsidRPr="006518C9">
              <w:t>&lt;/</w:t>
            </w:r>
            <w:proofErr w:type="spellStart"/>
            <w:r w:rsidRPr="006518C9">
              <w:t>cvList</w:t>
            </w:r>
            <w:proofErr w:type="spellEnd"/>
            <w:r w:rsidRPr="006518C9">
              <w:t>&gt;</w:t>
            </w:r>
          </w:p>
        </w:tc>
      </w:tr>
    </w:tbl>
    <w:p w14:paraId="6DE53026" w14:textId="77777777" w:rsidR="00921A47" w:rsidRPr="006518C9" w:rsidRDefault="00921A47" w:rsidP="00921A47">
      <w:pPr>
        <w:rPr>
          <w:lang w:val="en-US"/>
        </w:rPr>
      </w:pPr>
    </w:p>
    <w:p w14:paraId="0C750131" w14:textId="77777777" w:rsidR="00921A47" w:rsidRPr="006518C9" w:rsidRDefault="00921A47" w:rsidP="00921A47">
      <w:pPr>
        <w:pStyle w:val="Heading2"/>
      </w:pPr>
      <w:bookmarkStart w:id="364" w:name="_Toc476057210"/>
      <w:r w:rsidRPr="006518C9">
        <w:t>Element &lt;</w:t>
      </w:r>
      <w:bookmarkStart w:id="365" w:name="cvParam"/>
      <w:proofErr w:type="spellStart"/>
      <w:r w:rsidRPr="006518C9">
        <w:t>cvParam</w:t>
      </w:r>
      <w:bookmarkEnd w:id="365"/>
      <w:proofErr w:type="spellEnd"/>
      <w:r w:rsidRPr="006518C9">
        <w:t>&gt;</w:t>
      </w:r>
      <w:bookmarkEnd w:id="3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0063A6B9" w14:textId="77777777" w:rsidTr="00921A47">
        <w:trPr>
          <w:tblCellSpacing w:w="15" w:type="dxa"/>
        </w:trPr>
        <w:tc>
          <w:tcPr>
            <w:tcW w:w="0" w:type="auto"/>
            <w:vAlign w:val="center"/>
            <w:hideMark/>
          </w:tcPr>
          <w:p w14:paraId="7FBB711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4EF6E34"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4D48813" w14:textId="77777777" w:rsidTr="00921A47">
        <w:trPr>
          <w:tblCellSpacing w:w="15" w:type="dxa"/>
        </w:trPr>
        <w:tc>
          <w:tcPr>
            <w:tcW w:w="0" w:type="auto"/>
            <w:vAlign w:val="center"/>
            <w:hideMark/>
          </w:tcPr>
          <w:p w14:paraId="09FFB4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CC4735" w14:textId="77777777" w:rsidR="00921A47" w:rsidRPr="006518C9" w:rsidRDefault="00921A47">
            <w:pPr>
              <w:rPr>
                <w:sz w:val="24"/>
                <w:szCs w:val="24"/>
                <w:lang w:val="en-US"/>
              </w:rPr>
            </w:pPr>
            <w:proofErr w:type="spellStart"/>
            <w:r w:rsidRPr="006518C9">
              <w:rPr>
                <w:lang w:val="en-US"/>
              </w:rPr>
              <w:t>CVParamType</w:t>
            </w:r>
            <w:proofErr w:type="spellEnd"/>
            <w:r w:rsidRPr="006518C9">
              <w:rPr>
                <w:lang w:val="en-US"/>
              </w:rPr>
              <w:t xml:space="preserve"> </w:t>
            </w:r>
          </w:p>
        </w:tc>
      </w:tr>
      <w:tr w:rsidR="00921A47" w:rsidRPr="006518C9" w14:paraId="7EE6BB39" w14:textId="77777777" w:rsidTr="00921A47">
        <w:trPr>
          <w:tblCellSpacing w:w="15" w:type="dxa"/>
        </w:trPr>
        <w:tc>
          <w:tcPr>
            <w:tcW w:w="0" w:type="auto"/>
            <w:vAlign w:val="center"/>
            <w:hideMark/>
          </w:tcPr>
          <w:p w14:paraId="6875049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8B5FFF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52E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F976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00D7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F1F0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62C4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8433F"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B66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6A8A8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15203BC"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1EB2951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D3F56" w14:textId="77777777" w:rsidR="00921A47" w:rsidRPr="006518C9" w:rsidRDefault="00921A47">
                  <w:pPr>
                    <w:rPr>
                      <w:sz w:val="24"/>
                      <w:szCs w:val="24"/>
                      <w:lang w:val="en-US"/>
                    </w:rPr>
                  </w:pPr>
                  <w:proofErr w:type="spellStart"/>
                  <w:r w:rsidRPr="006518C9">
                    <w:rPr>
                      <w:lang w:val="en-US"/>
                    </w:rPr>
                    <w: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33B23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48B80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C7D7E7"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32B264B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0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7D3C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6755FA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FE44185" w14:textId="77777777" w:rsidR="00921A47" w:rsidRPr="006518C9" w:rsidRDefault="00921A47">
                  <w:pPr>
                    <w:rPr>
                      <w:sz w:val="24"/>
                      <w:szCs w:val="24"/>
                      <w:lang w:val="en-US"/>
                    </w:rPr>
                  </w:pPr>
                  <w:r w:rsidRPr="006518C9">
                    <w:rPr>
                      <w:lang w:val="en-US"/>
                    </w:rPr>
                    <w:t>The name of the parameter.</w:t>
                  </w:r>
                </w:p>
              </w:tc>
            </w:tr>
            <w:tr w:rsidR="00921A47" w:rsidRPr="006518C9" w14:paraId="075077C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41FC"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C605F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EDE942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BE6FBA4"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063F8AD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E5C9"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EF175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85FAE8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B7AB9E"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5C9FFFB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D332A"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60B7C9"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877789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A59A871" w14:textId="77777777" w:rsidR="00921A47" w:rsidRPr="006518C9" w:rsidRDefault="00921A47">
                  <w:pPr>
                    <w:rPr>
                      <w:sz w:val="24"/>
                      <w:szCs w:val="24"/>
                      <w:lang w:val="en-US"/>
                    </w:rPr>
                  </w:pPr>
                  <w:r w:rsidRPr="006518C9">
                    <w:rPr>
                      <w:lang w:val="en-US"/>
                    </w:rPr>
                    <w:t>The name of the unit.</w:t>
                  </w:r>
                </w:p>
              </w:tc>
            </w:tr>
            <w:tr w:rsidR="00921A47" w:rsidRPr="006518C9" w14:paraId="1D125CB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1BAD"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698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9BA3EC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076DF7" w14:textId="77777777" w:rsidR="00921A47" w:rsidRPr="006518C9" w:rsidRDefault="00921A47">
                  <w:pPr>
                    <w:rPr>
                      <w:sz w:val="24"/>
                      <w:szCs w:val="24"/>
                      <w:lang w:val="en-US"/>
                    </w:rPr>
                  </w:pPr>
                  <w:r w:rsidRPr="006518C9">
                    <w:rPr>
                      <w:lang w:val="en-US"/>
                    </w:rPr>
                    <w:t>The user-entered value of the parameter.</w:t>
                  </w:r>
                </w:p>
              </w:tc>
            </w:tr>
          </w:tbl>
          <w:p w14:paraId="647BDD54" w14:textId="77777777" w:rsidR="00921A47" w:rsidRPr="006518C9" w:rsidRDefault="00921A47">
            <w:pPr>
              <w:rPr>
                <w:sz w:val="24"/>
                <w:szCs w:val="24"/>
                <w:lang w:val="en-US"/>
              </w:rPr>
            </w:pPr>
          </w:p>
        </w:tc>
      </w:tr>
      <w:tr w:rsidR="00921A47" w:rsidRPr="006518C9" w14:paraId="6DF5A764" w14:textId="77777777" w:rsidTr="00921A47">
        <w:trPr>
          <w:tblCellSpacing w:w="15" w:type="dxa"/>
        </w:trPr>
        <w:tc>
          <w:tcPr>
            <w:tcW w:w="0" w:type="auto"/>
            <w:vAlign w:val="center"/>
            <w:hideMark/>
          </w:tcPr>
          <w:p w14:paraId="74A9867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26999BAB" w14:textId="77777777" w:rsidR="00921A47" w:rsidRPr="006518C9" w:rsidRDefault="00921A47">
            <w:pPr>
              <w:rPr>
                <w:sz w:val="24"/>
                <w:szCs w:val="24"/>
                <w:lang w:val="en-US"/>
              </w:rPr>
            </w:pPr>
            <w:r w:rsidRPr="006518C9">
              <w:rPr>
                <w:lang w:val="en-US"/>
              </w:rPr>
              <w:t>none</w:t>
            </w:r>
          </w:p>
        </w:tc>
      </w:tr>
      <w:tr w:rsidR="00921A47" w:rsidRPr="006518C9" w14:paraId="0A533312" w14:textId="77777777" w:rsidTr="00921A47">
        <w:trPr>
          <w:tblCellSpacing w:w="15" w:type="dxa"/>
        </w:trPr>
        <w:tc>
          <w:tcPr>
            <w:tcW w:w="0" w:type="auto"/>
            <w:vAlign w:val="center"/>
            <w:hideMark/>
          </w:tcPr>
          <w:p w14:paraId="042390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37DA527" w14:textId="77777777" w:rsidR="008F498D"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value="CCPQCCSSGCSQNLCGPLCVTTPYYCTR_##Carbamidomethyl(C):1##Carbamid</w:t>
            </w:r>
            <w:r w:rsidR="008F498D" w:rsidRPr="006518C9">
              <w:t>omethyl(C):2##</w:t>
            </w:r>
            <w:proofErr w:type="gramStart"/>
            <w:r w:rsidR="008F498D" w:rsidRPr="006518C9">
              <w:t>Carbamidomethyl(</w:t>
            </w:r>
            <w:proofErr w:type="gramEnd"/>
            <w:r w:rsidR="008F498D" w:rsidRPr="006518C9">
              <w:t>C</w:t>
            </w:r>
          </w:p>
          <w:p w14:paraId="6635BD4E" w14:textId="77777777" w:rsidR="008F498D" w:rsidRPr="006518C9" w:rsidRDefault="00921A47">
            <w:pPr>
              <w:pStyle w:val="HTMLPreformatted"/>
            </w:pPr>
            <w:r w:rsidRPr="006518C9">
              <w:t>:5##Carbamidomethyl(C):6##Carbamidomethyl(C):10##Carbamido</w:t>
            </w:r>
            <w:r w:rsidR="008F498D" w:rsidRPr="006518C9">
              <w:t>methyl(C):15##</w:t>
            </w:r>
            <w:proofErr w:type="gramStart"/>
            <w:r w:rsidR="008F498D" w:rsidRPr="006518C9">
              <w:t>Carbamidomethyl(</w:t>
            </w:r>
            <w:proofErr w:type="gramEnd"/>
            <w:r w:rsidR="008F498D" w:rsidRPr="006518C9">
              <w:t>C</w:t>
            </w:r>
          </w:p>
          <w:p w14:paraId="36AC4802" w14:textId="77777777" w:rsidR="00921A47" w:rsidRPr="006518C9" w:rsidRDefault="00921A47">
            <w:pPr>
              <w:pStyle w:val="HTMLPreformatted"/>
            </w:pPr>
            <w:r w:rsidRPr="006518C9">
              <w:t>:19##Carbamidomethyl(C):26"&gt;&lt;/</w:t>
            </w:r>
            <w:proofErr w:type="spellStart"/>
            <w:r w:rsidRPr="006518C9">
              <w:t>cvParam</w:t>
            </w:r>
            <w:proofErr w:type="spellEnd"/>
            <w:r w:rsidRPr="006518C9">
              <w:t>&gt;</w:t>
            </w:r>
          </w:p>
        </w:tc>
      </w:tr>
    </w:tbl>
    <w:p w14:paraId="34DAF1D0" w14:textId="77777777" w:rsidR="00921A47" w:rsidRPr="006518C9" w:rsidRDefault="00921A47" w:rsidP="00921A47">
      <w:pPr>
        <w:rPr>
          <w:lang w:val="en-US"/>
        </w:rPr>
      </w:pPr>
    </w:p>
    <w:p w14:paraId="4E7B7BD9" w14:textId="77777777" w:rsidR="00921A47" w:rsidRPr="006518C9" w:rsidRDefault="00921A47" w:rsidP="00921A47">
      <w:pPr>
        <w:pStyle w:val="Heading2"/>
      </w:pPr>
      <w:bookmarkStart w:id="366" w:name="_Toc476057211"/>
      <w:r w:rsidRPr="006518C9">
        <w:t>Element &lt;</w:t>
      </w:r>
      <w:bookmarkStart w:id="367" w:name="DatabaseFilters"/>
      <w:proofErr w:type="spellStart"/>
      <w:r w:rsidRPr="006518C9">
        <w:t>DatabaseFilters</w:t>
      </w:r>
      <w:bookmarkEnd w:id="367"/>
      <w:proofErr w:type="spellEnd"/>
      <w:r w:rsidRPr="006518C9">
        <w:t>&gt;</w:t>
      </w:r>
      <w:bookmarkEnd w:id="3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07224295" w14:textId="77777777" w:rsidTr="00921A47">
        <w:trPr>
          <w:tblCellSpacing w:w="15" w:type="dxa"/>
        </w:trPr>
        <w:tc>
          <w:tcPr>
            <w:tcW w:w="0" w:type="auto"/>
            <w:vAlign w:val="center"/>
            <w:hideMark/>
          </w:tcPr>
          <w:p w14:paraId="724B120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4FF09A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8F515D0" w14:textId="77777777" w:rsidTr="00921A47">
        <w:trPr>
          <w:tblCellSpacing w:w="15" w:type="dxa"/>
        </w:trPr>
        <w:tc>
          <w:tcPr>
            <w:tcW w:w="0" w:type="auto"/>
            <w:vAlign w:val="center"/>
            <w:hideMark/>
          </w:tcPr>
          <w:p w14:paraId="48610B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B7785" w14:textId="77777777" w:rsidR="00921A47" w:rsidRPr="006518C9" w:rsidRDefault="00921A47">
            <w:pPr>
              <w:rPr>
                <w:sz w:val="24"/>
                <w:szCs w:val="24"/>
                <w:lang w:val="en-US"/>
              </w:rPr>
            </w:pPr>
            <w:proofErr w:type="spellStart"/>
            <w:r w:rsidRPr="006518C9">
              <w:rPr>
                <w:lang w:val="en-US"/>
              </w:rPr>
              <w:t>DatabaseFiltersType</w:t>
            </w:r>
            <w:proofErr w:type="spellEnd"/>
            <w:r w:rsidRPr="006518C9">
              <w:rPr>
                <w:lang w:val="en-US"/>
              </w:rPr>
              <w:t xml:space="preserve"> </w:t>
            </w:r>
          </w:p>
        </w:tc>
      </w:tr>
      <w:tr w:rsidR="00921A47" w:rsidRPr="006518C9" w14:paraId="3C9F8DDF" w14:textId="77777777" w:rsidTr="00921A47">
        <w:trPr>
          <w:tblCellSpacing w:w="15" w:type="dxa"/>
        </w:trPr>
        <w:tc>
          <w:tcPr>
            <w:tcW w:w="0" w:type="auto"/>
            <w:vAlign w:val="center"/>
            <w:hideMark/>
          </w:tcPr>
          <w:p w14:paraId="5D52A70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DD8E0E" w14:textId="77777777" w:rsidR="00921A47" w:rsidRPr="006518C9" w:rsidRDefault="00921A47">
            <w:pPr>
              <w:rPr>
                <w:sz w:val="24"/>
                <w:szCs w:val="24"/>
                <w:lang w:val="en-US"/>
              </w:rPr>
            </w:pPr>
            <w:r w:rsidRPr="006518C9">
              <w:rPr>
                <w:lang w:val="en-US"/>
              </w:rPr>
              <w:t>none</w:t>
            </w:r>
          </w:p>
        </w:tc>
      </w:tr>
      <w:tr w:rsidR="00921A47" w:rsidRPr="006518C9" w14:paraId="1FC2862A" w14:textId="77777777" w:rsidTr="00921A47">
        <w:trPr>
          <w:tblCellSpacing w:w="15" w:type="dxa"/>
        </w:trPr>
        <w:tc>
          <w:tcPr>
            <w:tcW w:w="0" w:type="auto"/>
            <w:vAlign w:val="center"/>
            <w:hideMark/>
          </w:tcPr>
          <w:p w14:paraId="5012753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4DB235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854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7BD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1F9B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14C40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41F5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12B11" w14:textId="77777777" w:rsidR="00921A47" w:rsidRPr="006518C9" w:rsidRDefault="00C741B0">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CE171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7FCF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020A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6B75C2E4" w14:textId="77777777" w:rsidR="00921A47" w:rsidRPr="006518C9" w:rsidRDefault="00921A47">
            <w:pPr>
              <w:rPr>
                <w:sz w:val="24"/>
                <w:szCs w:val="24"/>
                <w:lang w:val="en-US"/>
              </w:rPr>
            </w:pPr>
          </w:p>
        </w:tc>
      </w:tr>
      <w:tr w:rsidR="00921A47" w:rsidRPr="006518C9" w14:paraId="26AA4F72" w14:textId="77777777" w:rsidTr="00921A47">
        <w:trPr>
          <w:tblCellSpacing w:w="15" w:type="dxa"/>
        </w:trPr>
        <w:tc>
          <w:tcPr>
            <w:tcW w:w="0" w:type="auto"/>
            <w:vAlign w:val="center"/>
            <w:hideMark/>
          </w:tcPr>
          <w:p w14:paraId="04A1AAF0"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277D13" w14:textId="77777777" w:rsidR="00921A47" w:rsidRPr="006518C9" w:rsidRDefault="00921A47">
            <w:pPr>
              <w:pStyle w:val="HTMLPreformatted"/>
            </w:pPr>
            <w:r w:rsidRPr="006518C9">
              <w:t>&lt;</w:t>
            </w:r>
            <w:proofErr w:type="spellStart"/>
            <w:r w:rsidRPr="006518C9">
              <w:t>DatabaseFilters</w:t>
            </w:r>
            <w:proofErr w:type="spellEnd"/>
            <w:r w:rsidRPr="006518C9">
              <w:t>&gt;</w:t>
            </w:r>
          </w:p>
          <w:p w14:paraId="0AF60B1C" w14:textId="77777777" w:rsidR="00921A47" w:rsidRPr="006518C9" w:rsidRDefault="00921A47">
            <w:pPr>
              <w:pStyle w:val="HTMLPreformatted"/>
            </w:pPr>
            <w:r w:rsidRPr="006518C9">
              <w:t xml:space="preserve">    &lt;Filter&gt;</w:t>
            </w:r>
          </w:p>
          <w:p w14:paraId="1C14F668"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6B3DC7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3C14A94C"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FAFA30B" w14:textId="77777777" w:rsidR="00921A47" w:rsidRPr="006518C9" w:rsidRDefault="00921A47">
            <w:pPr>
              <w:pStyle w:val="HTMLPreformatted"/>
            </w:pPr>
            <w:r w:rsidRPr="006518C9">
              <w:t xml:space="preserve">    &lt;/Filter&gt;</w:t>
            </w:r>
          </w:p>
          <w:p w14:paraId="100EE66B" w14:textId="77777777" w:rsidR="00921A47" w:rsidRPr="006518C9" w:rsidRDefault="00921A47">
            <w:pPr>
              <w:pStyle w:val="HTMLPreformatted"/>
            </w:pPr>
            <w:r w:rsidRPr="006518C9">
              <w:t>&lt;/</w:t>
            </w:r>
            <w:proofErr w:type="spellStart"/>
            <w:r w:rsidRPr="006518C9">
              <w:t>DatabaseFilters</w:t>
            </w:r>
            <w:proofErr w:type="spellEnd"/>
            <w:r w:rsidRPr="006518C9">
              <w:t>&gt;</w:t>
            </w:r>
          </w:p>
        </w:tc>
      </w:tr>
    </w:tbl>
    <w:p w14:paraId="6EB68135" w14:textId="77777777" w:rsidR="00921A47" w:rsidRPr="006518C9" w:rsidRDefault="00921A47" w:rsidP="00921A47">
      <w:pPr>
        <w:rPr>
          <w:lang w:val="en-US"/>
        </w:rPr>
      </w:pPr>
    </w:p>
    <w:p w14:paraId="6A87C251" w14:textId="77777777" w:rsidR="00921A47" w:rsidRPr="006518C9" w:rsidRDefault="00921A47" w:rsidP="00921A47">
      <w:pPr>
        <w:pStyle w:val="Heading2"/>
      </w:pPr>
      <w:bookmarkStart w:id="368" w:name="_Toc476057212"/>
      <w:r w:rsidRPr="006518C9">
        <w:t>Element &lt;</w:t>
      </w:r>
      <w:bookmarkStart w:id="369" w:name="DatabaseName"/>
      <w:proofErr w:type="spellStart"/>
      <w:r w:rsidRPr="006518C9">
        <w:t>DatabaseName</w:t>
      </w:r>
      <w:bookmarkEnd w:id="369"/>
      <w:proofErr w:type="spellEnd"/>
      <w:r w:rsidRPr="006518C9">
        <w:t>&gt;</w:t>
      </w:r>
      <w:bookmarkEnd w:id="3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028A54EF" w14:textId="77777777" w:rsidTr="00921A47">
        <w:trPr>
          <w:tblCellSpacing w:w="15" w:type="dxa"/>
        </w:trPr>
        <w:tc>
          <w:tcPr>
            <w:tcW w:w="0" w:type="auto"/>
            <w:vAlign w:val="center"/>
            <w:hideMark/>
          </w:tcPr>
          <w:p w14:paraId="7536853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A0E552"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4EE3028F" w14:textId="77777777" w:rsidTr="00921A47">
        <w:trPr>
          <w:tblCellSpacing w:w="15" w:type="dxa"/>
        </w:trPr>
        <w:tc>
          <w:tcPr>
            <w:tcW w:w="0" w:type="auto"/>
            <w:vAlign w:val="center"/>
            <w:hideMark/>
          </w:tcPr>
          <w:p w14:paraId="0FE8F5A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2483D9"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2DAB4E0" w14:textId="77777777" w:rsidTr="00921A47">
        <w:trPr>
          <w:tblCellSpacing w:w="15" w:type="dxa"/>
        </w:trPr>
        <w:tc>
          <w:tcPr>
            <w:tcW w:w="0" w:type="auto"/>
            <w:vAlign w:val="center"/>
            <w:hideMark/>
          </w:tcPr>
          <w:p w14:paraId="75E602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40D71FD" w14:textId="77777777" w:rsidR="00921A47" w:rsidRPr="006518C9" w:rsidRDefault="00921A47">
            <w:pPr>
              <w:rPr>
                <w:sz w:val="24"/>
                <w:szCs w:val="24"/>
                <w:lang w:val="en-US"/>
              </w:rPr>
            </w:pPr>
            <w:r w:rsidRPr="006518C9">
              <w:rPr>
                <w:lang w:val="en-US"/>
              </w:rPr>
              <w:t>none</w:t>
            </w:r>
          </w:p>
        </w:tc>
      </w:tr>
      <w:tr w:rsidR="00921A47" w:rsidRPr="006518C9" w14:paraId="453B7468" w14:textId="77777777" w:rsidTr="00921A47">
        <w:trPr>
          <w:tblCellSpacing w:w="15" w:type="dxa"/>
        </w:trPr>
        <w:tc>
          <w:tcPr>
            <w:tcW w:w="0" w:type="auto"/>
            <w:vAlign w:val="center"/>
            <w:hideMark/>
          </w:tcPr>
          <w:p w14:paraId="7B59D78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39B281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E544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4C3F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FE6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69677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2B789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81D49"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F8230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4B58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420B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8E95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229B2"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66E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29F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FFB76" w14:textId="77777777" w:rsidR="00921A47" w:rsidRPr="006518C9" w:rsidRDefault="00921A47">
                  <w:pPr>
                    <w:rPr>
                      <w:sz w:val="24"/>
                      <w:szCs w:val="24"/>
                      <w:lang w:val="en-US"/>
                    </w:rPr>
                  </w:pPr>
                  <w:r w:rsidRPr="006518C9">
                    <w:rPr>
                      <w:lang w:val="en-US"/>
                    </w:rPr>
                    <w:t>A single user-defined parameter.</w:t>
                  </w:r>
                </w:p>
              </w:tc>
            </w:tr>
          </w:tbl>
          <w:p w14:paraId="5A1726E1" w14:textId="77777777" w:rsidR="00921A47" w:rsidRPr="006518C9" w:rsidRDefault="00921A47">
            <w:pPr>
              <w:rPr>
                <w:sz w:val="24"/>
                <w:szCs w:val="24"/>
                <w:lang w:val="en-US"/>
              </w:rPr>
            </w:pPr>
          </w:p>
        </w:tc>
      </w:tr>
      <w:tr w:rsidR="00921A47" w:rsidRPr="006518C9" w14:paraId="392E88C1" w14:textId="77777777" w:rsidTr="00921A47">
        <w:trPr>
          <w:tblCellSpacing w:w="15" w:type="dxa"/>
        </w:trPr>
        <w:tc>
          <w:tcPr>
            <w:tcW w:w="0" w:type="auto"/>
            <w:vAlign w:val="center"/>
            <w:hideMark/>
          </w:tcPr>
          <w:p w14:paraId="14ED9E7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E5D9AE"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EDCD1DC"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586BC341"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tc>
      </w:tr>
      <w:tr w:rsidR="00921A47" w:rsidRPr="006518C9" w14:paraId="68123E48" w14:textId="77777777" w:rsidTr="00921A47">
        <w:trPr>
          <w:tblCellSpacing w:w="15" w:type="dxa"/>
        </w:trPr>
        <w:tc>
          <w:tcPr>
            <w:tcW w:w="0" w:type="auto"/>
            <w:vAlign w:val="center"/>
            <w:hideMark/>
          </w:tcPr>
          <w:p w14:paraId="49411C6B"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1EC199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DatabaseName</w:t>
            </w:r>
            <w:proofErr w:type="spellEnd"/>
          </w:p>
          <w:p w14:paraId="399DFB0A" w14:textId="77777777" w:rsidR="00921A47" w:rsidRPr="006518C9" w:rsidRDefault="00921A47">
            <w:pPr>
              <w:pStyle w:val="HTMLPreformatted"/>
            </w:pPr>
            <w:r w:rsidRPr="006518C9">
              <w:t xml:space="preserve">MAY supply a *child* term of </w:t>
            </w:r>
            <w:hyperlink r:id="rId70" w:tgtFrame="new" w:history="1">
              <w:r w:rsidRPr="006518C9">
                <w:rPr>
                  <w:rStyle w:val="Hyperlink"/>
                </w:rPr>
                <w:t>MS:1001013</w:t>
              </w:r>
            </w:hyperlink>
            <w:r w:rsidRPr="006518C9">
              <w:t xml:space="preserve"> (</w:t>
            </w:r>
            <w:r w:rsidRPr="006518C9">
              <w:rPr>
                <w:rStyle w:val="popup"/>
              </w:rPr>
              <w:t>database name</w:t>
            </w:r>
            <w:r w:rsidR="002971BD">
              <w:t>) one time</w:t>
            </w:r>
          </w:p>
          <w:p w14:paraId="7CB471EA" w14:textId="77777777" w:rsidR="00921A47" w:rsidRPr="006518C9" w:rsidRDefault="00921A47">
            <w:pPr>
              <w:pStyle w:val="HTMLPreformatted"/>
            </w:pPr>
            <w:r w:rsidRPr="006518C9">
              <w:t xml:space="preserve">  e.g.: </w:t>
            </w:r>
            <w:hyperlink r:id="rId71" w:tgtFrame="new" w:history="1">
              <w:r w:rsidRPr="006518C9">
                <w:rPr>
                  <w:rStyle w:val="Hyperlink"/>
                </w:rPr>
                <w:t>MS:1001084</w:t>
              </w:r>
            </w:hyperlink>
            <w:r w:rsidRPr="006518C9">
              <w:t xml:space="preserve"> (</w:t>
            </w:r>
            <w:r w:rsidRPr="006518C9">
              <w:rPr>
                <w:rStyle w:val="popup"/>
              </w:rPr>
              <w:t>database nr</w:t>
            </w:r>
            <w:r w:rsidRPr="006518C9">
              <w:t xml:space="preserve">) </w:t>
            </w:r>
          </w:p>
          <w:p w14:paraId="3183228F" w14:textId="77777777" w:rsidR="00921A47" w:rsidRPr="006518C9" w:rsidRDefault="00921A47">
            <w:pPr>
              <w:pStyle w:val="HTMLPreformatted"/>
            </w:pPr>
            <w:r w:rsidRPr="006518C9">
              <w:t xml:space="preserve">  e.g.: </w:t>
            </w:r>
            <w:hyperlink r:id="rId72" w:tgtFrame="new" w:history="1">
              <w:r w:rsidRPr="006518C9">
                <w:rPr>
                  <w:rStyle w:val="Hyperlink"/>
                </w:rPr>
                <w:t>MS:1001104</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/Swiss-</w:t>
            </w:r>
            <w:proofErr w:type="spellStart"/>
            <w:r w:rsidRPr="006518C9">
              <w:rPr>
                <w:rStyle w:val="popup"/>
              </w:rPr>
              <w:t>Prot</w:t>
            </w:r>
            <w:proofErr w:type="spellEnd"/>
            <w:r w:rsidRPr="006518C9">
              <w:t xml:space="preserve">) </w:t>
            </w:r>
          </w:p>
          <w:p w14:paraId="0ED187DE" w14:textId="77777777" w:rsidR="00921A47" w:rsidRPr="006518C9" w:rsidRDefault="00921A47">
            <w:pPr>
              <w:pStyle w:val="HTMLPreformatted"/>
            </w:pPr>
            <w:r w:rsidRPr="006518C9">
              <w:t xml:space="preserve">  e.g.: </w:t>
            </w:r>
            <w:hyperlink r:id="rId73" w:tgtFrame="new" w:history="1">
              <w:r w:rsidRPr="006518C9">
                <w:rPr>
                  <w:rStyle w:val="Hyperlink"/>
                </w:rPr>
                <w:t>MS:1001142</w:t>
              </w:r>
            </w:hyperlink>
            <w:r w:rsidRPr="006518C9">
              <w:t xml:space="preserve"> (</w:t>
            </w:r>
            <w:r w:rsidRPr="006518C9">
              <w:rPr>
                <w:rStyle w:val="popup"/>
              </w:rPr>
              <w:t xml:space="preserve">database </w:t>
            </w:r>
            <w:proofErr w:type="spellStart"/>
            <w:r w:rsidRPr="006518C9">
              <w:rPr>
                <w:rStyle w:val="popup"/>
              </w:rPr>
              <w:t>IPI_human</w:t>
            </w:r>
            <w:proofErr w:type="spellEnd"/>
            <w:r w:rsidRPr="006518C9">
              <w:t xml:space="preserve">) </w:t>
            </w:r>
          </w:p>
          <w:p w14:paraId="175600CE" w14:textId="77777777" w:rsidR="00921A47" w:rsidRPr="006518C9" w:rsidRDefault="00921A47">
            <w:pPr>
              <w:pStyle w:val="HTMLPreformatted"/>
            </w:pPr>
            <w:r w:rsidRPr="006518C9">
              <w:t xml:space="preserve">  e.g.: </w:t>
            </w:r>
            <w:hyperlink r:id="rId74" w:tgtFrame="new" w:history="1">
              <w:r w:rsidRPr="006518C9">
                <w:rPr>
                  <w:rStyle w:val="Hyperlink"/>
                </w:rPr>
                <w:t>MS:1001285</w:t>
              </w:r>
            </w:hyperlink>
            <w:r w:rsidRPr="006518C9">
              <w:t xml:space="preserve"> (</w:t>
            </w:r>
            <w:r w:rsidRPr="006518C9">
              <w:rPr>
                <w:rStyle w:val="popup"/>
              </w:rPr>
              <w:t xml:space="preserve">database </w:t>
            </w:r>
            <w:proofErr w:type="spellStart"/>
            <w:r w:rsidRPr="006518C9">
              <w:rPr>
                <w:rStyle w:val="popup"/>
              </w:rPr>
              <w:t>IPI_mouse</w:t>
            </w:r>
            <w:proofErr w:type="spellEnd"/>
            <w:r w:rsidRPr="006518C9">
              <w:t xml:space="preserve">) </w:t>
            </w:r>
          </w:p>
          <w:p w14:paraId="5969984E" w14:textId="77777777" w:rsidR="00921A47" w:rsidRPr="006518C9" w:rsidRDefault="00921A47">
            <w:pPr>
              <w:pStyle w:val="HTMLPreformatted"/>
            </w:pPr>
            <w:r w:rsidRPr="006518C9">
              <w:t xml:space="preserve">  e.g.: </w:t>
            </w:r>
            <w:hyperlink r:id="rId75" w:tgtFrame="new" w:history="1">
              <w:r w:rsidRPr="006518C9">
                <w:rPr>
                  <w:rStyle w:val="Hyperlink"/>
                </w:rPr>
                <w:t>MS:1001286</w:t>
              </w:r>
            </w:hyperlink>
            <w:r w:rsidRPr="006518C9">
              <w:t xml:space="preserve"> (</w:t>
            </w:r>
            <w:r w:rsidRPr="006518C9">
              <w:rPr>
                <w:rStyle w:val="popup"/>
              </w:rPr>
              <w:t xml:space="preserve">database </w:t>
            </w:r>
            <w:proofErr w:type="spellStart"/>
            <w:r w:rsidRPr="006518C9">
              <w:rPr>
                <w:rStyle w:val="popup"/>
              </w:rPr>
              <w:t>IPI_rat</w:t>
            </w:r>
            <w:proofErr w:type="spellEnd"/>
            <w:r w:rsidRPr="006518C9">
              <w:t xml:space="preserve">) </w:t>
            </w:r>
          </w:p>
          <w:p w14:paraId="4304CE63" w14:textId="77777777" w:rsidR="00921A47" w:rsidRPr="006518C9" w:rsidRDefault="00921A47">
            <w:pPr>
              <w:pStyle w:val="HTMLPreformatted"/>
            </w:pPr>
            <w:r w:rsidRPr="006518C9">
              <w:t xml:space="preserve">  e.g.: </w:t>
            </w:r>
            <w:hyperlink r:id="rId76" w:tgtFrame="new" w:history="1">
              <w:r w:rsidRPr="006518C9">
                <w:rPr>
                  <w:rStyle w:val="Hyperlink"/>
                </w:rPr>
                <w:t>MS:1001287</w:t>
              </w:r>
            </w:hyperlink>
            <w:r w:rsidRPr="006518C9">
              <w:t xml:space="preserve"> (</w:t>
            </w:r>
            <w:r w:rsidRPr="006518C9">
              <w:rPr>
                <w:rStyle w:val="popup"/>
              </w:rPr>
              <w:t xml:space="preserve">database </w:t>
            </w:r>
            <w:proofErr w:type="spellStart"/>
            <w:r w:rsidRPr="006518C9">
              <w:rPr>
                <w:rStyle w:val="popup"/>
              </w:rPr>
              <w:t>IPI_zebrafish</w:t>
            </w:r>
            <w:proofErr w:type="spellEnd"/>
            <w:r w:rsidRPr="006518C9">
              <w:t xml:space="preserve">) </w:t>
            </w:r>
          </w:p>
          <w:p w14:paraId="2A6E94F1" w14:textId="77777777" w:rsidR="00921A47" w:rsidRPr="006518C9" w:rsidRDefault="00921A47">
            <w:pPr>
              <w:pStyle w:val="HTMLPreformatted"/>
            </w:pPr>
            <w:r w:rsidRPr="006518C9">
              <w:t xml:space="preserve">  e.g.: </w:t>
            </w:r>
            <w:hyperlink r:id="rId77" w:tgtFrame="new" w:history="1">
              <w:r w:rsidRPr="006518C9">
                <w:rPr>
                  <w:rStyle w:val="Hyperlink"/>
                </w:rPr>
                <w:t>MS:1001288</w:t>
              </w:r>
            </w:hyperlink>
            <w:r w:rsidRPr="006518C9">
              <w:t xml:space="preserve"> (</w:t>
            </w:r>
            <w:r w:rsidRPr="006518C9">
              <w:rPr>
                <w:rStyle w:val="popup"/>
              </w:rPr>
              <w:t xml:space="preserve">database </w:t>
            </w:r>
            <w:proofErr w:type="spellStart"/>
            <w:r w:rsidRPr="006518C9">
              <w:rPr>
                <w:rStyle w:val="popup"/>
              </w:rPr>
              <w:t>IPI_chicken</w:t>
            </w:r>
            <w:proofErr w:type="spellEnd"/>
            <w:r w:rsidRPr="006518C9">
              <w:t xml:space="preserve">) </w:t>
            </w:r>
          </w:p>
          <w:p w14:paraId="6F54A762" w14:textId="77777777" w:rsidR="00921A47" w:rsidRPr="006518C9" w:rsidRDefault="00921A47">
            <w:pPr>
              <w:pStyle w:val="HTMLPreformatted"/>
            </w:pPr>
            <w:r w:rsidRPr="006518C9">
              <w:t xml:space="preserve">  e.g.: </w:t>
            </w:r>
            <w:hyperlink r:id="rId78" w:tgtFrame="new" w:history="1">
              <w:r w:rsidRPr="006518C9">
                <w:rPr>
                  <w:rStyle w:val="Hyperlink"/>
                </w:rPr>
                <w:t>MS:1001289</w:t>
              </w:r>
            </w:hyperlink>
            <w:r w:rsidRPr="006518C9">
              <w:t xml:space="preserve"> (</w:t>
            </w:r>
            <w:r w:rsidRPr="006518C9">
              <w:rPr>
                <w:rStyle w:val="popup"/>
              </w:rPr>
              <w:t xml:space="preserve">database </w:t>
            </w:r>
            <w:proofErr w:type="spellStart"/>
            <w:r w:rsidRPr="006518C9">
              <w:rPr>
                <w:rStyle w:val="popup"/>
              </w:rPr>
              <w:t>IPI_cow</w:t>
            </w:r>
            <w:proofErr w:type="spellEnd"/>
            <w:r w:rsidRPr="006518C9">
              <w:t xml:space="preserve">) </w:t>
            </w:r>
          </w:p>
          <w:p w14:paraId="1DA63F88" w14:textId="77777777" w:rsidR="00921A47" w:rsidRPr="006518C9" w:rsidRDefault="00921A47">
            <w:pPr>
              <w:pStyle w:val="HTMLPreformatted"/>
            </w:pPr>
            <w:r w:rsidRPr="006518C9">
              <w:t xml:space="preserve">  e.g.: </w:t>
            </w:r>
            <w:hyperlink r:id="rId79" w:tgtFrame="new" w:history="1">
              <w:r w:rsidRPr="006518C9">
                <w:rPr>
                  <w:rStyle w:val="Hyperlink"/>
                </w:rPr>
                <w:t>MS:1001290</w:t>
              </w:r>
            </w:hyperlink>
            <w:r w:rsidRPr="006518C9">
              <w:t xml:space="preserve"> (</w:t>
            </w:r>
            <w:r w:rsidRPr="006518C9">
              <w:rPr>
                <w:rStyle w:val="popup"/>
              </w:rPr>
              <w:t xml:space="preserve">database </w:t>
            </w:r>
            <w:proofErr w:type="spellStart"/>
            <w:r w:rsidRPr="006518C9">
              <w:rPr>
                <w:rStyle w:val="popup"/>
              </w:rPr>
              <w:t>IPI_arabidopsis</w:t>
            </w:r>
            <w:proofErr w:type="spellEnd"/>
            <w:r w:rsidRPr="006518C9">
              <w:t xml:space="preserve">) </w:t>
            </w:r>
          </w:p>
          <w:p w14:paraId="0DE011A9" w14:textId="77777777" w:rsidR="00921A47" w:rsidRPr="006518C9" w:rsidRDefault="00921A47">
            <w:pPr>
              <w:pStyle w:val="HTMLPreformatted"/>
            </w:pPr>
            <w:r w:rsidRPr="006518C9">
              <w:t xml:space="preserve">  e.g.: </w:t>
            </w:r>
            <w:hyperlink r:id="rId80" w:tgtFrame="new" w:history="1">
              <w:r w:rsidRPr="006518C9">
                <w:rPr>
                  <w:rStyle w:val="Hyperlink"/>
                </w:rPr>
                <w:t>MS:1002060</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w:t>
            </w:r>
            <w:proofErr w:type="spellStart"/>
            <w:r w:rsidRPr="006518C9">
              <w:rPr>
                <w:rStyle w:val="popup"/>
              </w:rPr>
              <w:t>TrEMBL</w:t>
            </w:r>
            <w:proofErr w:type="spellEnd"/>
            <w:r w:rsidRPr="006518C9">
              <w:t xml:space="preserve">) </w:t>
            </w:r>
          </w:p>
        </w:tc>
      </w:tr>
      <w:tr w:rsidR="00921A47" w:rsidRPr="006518C9" w14:paraId="164B0325" w14:textId="77777777" w:rsidTr="00921A47">
        <w:trPr>
          <w:tblCellSpacing w:w="15" w:type="dxa"/>
        </w:trPr>
        <w:tc>
          <w:tcPr>
            <w:tcW w:w="0" w:type="auto"/>
            <w:vAlign w:val="center"/>
            <w:hideMark/>
          </w:tcPr>
          <w:p w14:paraId="1EEC51B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6B0768C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w:t>
            </w:r>
            <w:r w:rsidR="00F243FB">
              <w:t>42</w:t>
            </w:r>
            <w:r w:rsidRPr="006518C9">
              <w:t xml:space="preserve">" </w:t>
            </w:r>
            <w:proofErr w:type="spellStart"/>
            <w:r w:rsidRPr="006518C9">
              <w:t>cvRef</w:t>
            </w:r>
            <w:proofErr w:type="spellEnd"/>
            <w:r w:rsidRPr="006518C9">
              <w:t>="PSI-MS" name="</w:t>
            </w:r>
            <w:r w:rsidR="0067177A">
              <w:t xml:space="preserve">database </w:t>
            </w:r>
            <w:proofErr w:type="spellStart"/>
            <w:r w:rsidR="0067177A">
              <w:t>IPI_human</w:t>
            </w:r>
            <w:proofErr w:type="spellEnd"/>
            <w:r w:rsidR="005C1488">
              <w:t>"/&gt;</w:t>
            </w:r>
          </w:p>
        </w:tc>
      </w:tr>
      <w:tr w:rsidR="00921A47" w:rsidRPr="006518C9" w14:paraId="2306895E" w14:textId="77777777" w:rsidTr="00921A47">
        <w:trPr>
          <w:tblCellSpacing w:w="15" w:type="dxa"/>
        </w:trPr>
        <w:tc>
          <w:tcPr>
            <w:tcW w:w="0" w:type="auto"/>
            <w:vAlign w:val="center"/>
            <w:hideMark/>
          </w:tcPr>
          <w:p w14:paraId="56C4511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4468F252" w14:textId="77777777" w:rsidR="00921A47" w:rsidRPr="006518C9" w:rsidRDefault="00921A47">
            <w:pPr>
              <w:pStyle w:val="HTMLPreformatted"/>
            </w:pPr>
            <w:r w:rsidRPr="006518C9">
              <w:t>&lt;</w:t>
            </w:r>
            <w:proofErr w:type="spellStart"/>
            <w:r w:rsidRPr="006518C9">
              <w:t>userParam</w:t>
            </w:r>
            <w:proofErr w:type="spellEnd"/>
            <w:r w:rsidRPr="006518C9">
              <w:t xml:space="preserve"> name="fawaz_PXD000652_combined_concatenated_target_</w:t>
            </w:r>
            <w:proofErr w:type="gramStart"/>
            <w:r w:rsidRPr="006518C9">
              <w:t>decoy.fasta</w:t>
            </w:r>
            <w:proofErr w:type="gramEnd"/>
            <w:r w:rsidRPr="006518C9">
              <w:t>"&gt;&lt;/userParam&gt;</w:t>
            </w:r>
          </w:p>
          <w:p w14:paraId="09250863" w14:textId="77777777" w:rsidR="00921A47" w:rsidRPr="006518C9" w:rsidRDefault="00921A47">
            <w:pPr>
              <w:pStyle w:val="HTMLPreformatted"/>
            </w:pPr>
            <w:r w:rsidRPr="006518C9">
              <w:t>&lt;</w:t>
            </w:r>
            <w:proofErr w:type="spellStart"/>
            <w:r w:rsidRPr="006518C9">
              <w:t>userParam</w:t>
            </w:r>
            <w:proofErr w:type="spellEnd"/>
            <w:r w:rsidRPr="006518C9">
              <w:t xml:space="preserve"> name="no description"/&gt;</w:t>
            </w:r>
          </w:p>
          <w:p w14:paraId="6CBF7436" w14:textId="77777777" w:rsidR="00921A47" w:rsidRPr="006518C9" w:rsidRDefault="00921A47">
            <w:pPr>
              <w:pStyle w:val="HTMLPreformatted"/>
            </w:pPr>
            <w:r w:rsidRPr="006518C9">
              <w:t>&lt;</w:t>
            </w:r>
            <w:proofErr w:type="spellStart"/>
            <w:r w:rsidRPr="006518C9">
              <w:t>userParam</w:t>
            </w:r>
            <w:proofErr w:type="spellEnd"/>
            <w:r w:rsidRPr="006518C9">
              <w:t xml:space="preserve"> name="Rosetta_uniprot_20130402_mouse_SWISS_can_iso_ECOLI.fasta"/&gt;</w:t>
            </w:r>
          </w:p>
          <w:p w14:paraId="07DA28F1"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name="Ros_Uniprot_20130402.fasta"/&gt;</w:t>
            </w:r>
          </w:p>
          <w:p w14:paraId="576159A0" w14:textId="77777777" w:rsidR="00921A47" w:rsidRPr="006518C9" w:rsidRDefault="00921A47">
            <w:pPr>
              <w:pStyle w:val="HTMLPreformatted"/>
            </w:pPr>
            <w:r w:rsidRPr="006518C9">
              <w:t>&lt;</w:t>
            </w:r>
            <w:proofErr w:type="spellStart"/>
            <w:r w:rsidRPr="006518C9">
              <w:t>userParam</w:t>
            </w:r>
            <w:proofErr w:type="spellEnd"/>
            <w:r w:rsidRPr="006518C9">
              <w:t xml:space="preserve"> name="26Syeast_</w:t>
            </w:r>
            <w:proofErr w:type="gramStart"/>
            <w:r w:rsidRPr="006518C9">
              <w:t>test.fasta</w:t>
            </w:r>
            <w:proofErr w:type="gramEnd"/>
            <w:r w:rsidRPr="006518C9">
              <w:t>"/&gt;</w:t>
            </w:r>
          </w:p>
          <w:p w14:paraId="4CB8322E"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name="Ros_Uniprot_Ecoli_20130402.fasta" /&gt;</w:t>
            </w:r>
          </w:p>
          <w:p w14:paraId="5169ED7F" w14:textId="77777777" w:rsidR="00921A47" w:rsidRPr="006518C9" w:rsidRDefault="00921A47">
            <w:pPr>
              <w:pStyle w:val="HTMLPreformatted"/>
            </w:pPr>
            <w:r w:rsidRPr="006518C9">
              <w:t>&lt;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67C8F25B" w14:textId="77777777" w:rsidR="00921A47" w:rsidRPr="006518C9" w:rsidRDefault="00921A47">
            <w:pPr>
              <w:pStyle w:val="HTMLPreformatted"/>
            </w:pPr>
            <w:r w:rsidRPr="006518C9">
              <w:t>&lt;</w:t>
            </w:r>
            <w:proofErr w:type="spellStart"/>
            <w:r w:rsidRPr="006518C9">
              <w:t>userParam</w:t>
            </w:r>
            <w:proofErr w:type="spellEnd"/>
            <w:r w:rsidRPr="006518C9">
              <w:t xml:space="preserve"> name="HSA-</w:t>
            </w:r>
            <w:proofErr w:type="spellStart"/>
            <w:r w:rsidRPr="006518C9">
              <w:t>Active.FASTA</w:t>
            </w:r>
            <w:proofErr w:type="spellEnd"/>
            <w:r w:rsidRPr="006518C9">
              <w:t>"&gt;&lt;/</w:t>
            </w:r>
            <w:proofErr w:type="spellStart"/>
            <w:r w:rsidRPr="006518C9">
              <w:t>userParam</w:t>
            </w:r>
            <w:proofErr w:type="spellEnd"/>
            <w:r w:rsidRPr="006518C9">
              <w:t>&gt;</w:t>
            </w:r>
          </w:p>
        </w:tc>
      </w:tr>
    </w:tbl>
    <w:p w14:paraId="4CD09BBC" w14:textId="77777777" w:rsidR="00921A47" w:rsidRPr="006518C9" w:rsidRDefault="00921A47" w:rsidP="00921A47">
      <w:pPr>
        <w:rPr>
          <w:lang w:val="en-US"/>
        </w:rPr>
      </w:pPr>
    </w:p>
    <w:p w14:paraId="79F36B29" w14:textId="77777777" w:rsidR="00921A47" w:rsidRPr="006518C9" w:rsidRDefault="00921A47" w:rsidP="00921A47">
      <w:pPr>
        <w:pStyle w:val="Heading2"/>
      </w:pPr>
      <w:bookmarkStart w:id="370" w:name="_Toc476057213"/>
      <w:r w:rsidRPr="006518C9">
        <w:t>Element &lt;</w:t>
      </w:r>
      <w:bookmarkStart w:id="371" w:name="DatabaseTranslation"/>
      <w:proofErr w:type="spellStart"/>
      <w:r w:rsidRPr="006518C9">
        <w:t>DatabaseTranslation</w:t>
      </w:r>
      <w:bookmarkEnd w:id="371"/>
      <w:proofErr w:type="spellEnd"/>
      <w:r w:rsidRPr="006518C9">
        <w:t>&gt;</w:t>
      </w:r>
      <w:bookmarkEnd w:id="3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6BEE58E5" w14:textId="77777777" w:rsidTr="00921A47">
        <w:trPr>
          <w:tblCellSpacing w:w="15" w:type="dxa"/>
        </w:trPr>
        <w:tc>
          <w:tcPr>
            <w:tcW w:w="0" w:type="auto"/>
            <w:vAlign w:val="center"/>
            <w:hideMark/>
          </w:tcPr>
          <w:p w14:paraId="0A630B5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4B7D836"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42C955F2" w14:textId="77777777" w:rsidTr="00921A47">
        <w:trPr>
          <w:tblCellSpacing w:w="15" w:type="dxa"/>
        </w:trPr>
        <w:tc>
          <w:tcPr>
            <w:tcW w:w="0" w:type="auto"/>
            <w:vAlign w:val="center"/>
            <w:hideMark/>
          </w:tcPr>
          <w:p w14:paraId="31D53BC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6250F9" w14:textId="77777777" w:rsidR="00921A47" w:rsidRPr="006518C9" w:rsidRDefault="00921A47">
            <w:pPr>
              <w:rPr>
                <w:sz w:val="24"/>
                <w:szCs w:val="24"/>
                <w:lang w:val="en-US"/>
              </w:rPr>
            </w:pPr>
            <w:proofErr w:type="spellStart"/>
            <w:r w:rsidRPr="006518C9">
              <w:rPr>
                <w:lang w:val="en-US"/>
              </w:rPr>
              <w:t>DatabaseTranslationType</w:t>
            </w:r>
            <w:proofErr w:type="spellEnd"/>
            <w:r w:rsidRPr="006518C9">
              <w:rPr>
                <w:lang w:val="en-US"/>
              </w:rPr>
              <w:t xml:space="preserve"> </w:t>
            </w:r>
          </w:p>
        </w:tc>
      </w:tr>
      <w:tr w:rsidR="00921A47" w:rsidRPr="006518C9" w14:paraId="303B4E9D" w14:textId="77777777" w:rsidTr="00921A47">
        <w:trPr>
          <w:tblCellSpacing w:w="15" w:type="dxa"/>
        </w:trPr>
        <w:tc>
          <w:tcPr>
            <w:tcW w:w="0" w:type="auto"/>
            <w:vAlign w:val="center"/>
            <w:hideMark/>
          </w:tcPr>
          <w:p w14:paraId="40F2F7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733C7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0103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A59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E9E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52D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0854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7AA43"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C9B2" w14:textId="77777777" w:rsidR="00921A47" w:rsidRPr="006518C9" w:rsidRDefault="00921A47">
                  <w:pPr>
                    <w:rPr>
                      <w:sz w:val="24"/>
                      <w:szCs w:val="24"/>
                      <w:lang w:val="en-US"/>
                    </w:rPr>
                  </w:pPr>
                  <w:proofErr w:type="spellStart"/>
                  <w:r w:rsidRPr="006518C9">
                    <w:rPr>
                      <w:lang w:val="en-US"/>
                    </w:rPr>
                    <w:t>listOfAllowedFrames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1587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EED0A"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7A9E915B" w14:textId="77777777" w:rsidR="00921A47" w:rsidRPr="006518C9" w:rsidRDefault="00921A47">
            <w:pPr>
              <w:rPr>
                <w:sz w:val="24"/>
                <w:szCs w:val="24"/>
                <w:lang w:val="en-US"/>
              </w:rPr>
            </w:pPr>
          </w:p>
        </w:tc>
      </w:tr>
      <w:tr w:rsidR="00921A47" w:rsidRPr="006518C9" w14:paraId="20E61F33" w14:textId="77777777" w:rsidTr="00921A47">
        <w:trPr>
          <w:tblCellSpacing w:w="15" w:type="dxa"/>
        </w:trPr>
        <w:tc>
          <w:tcPr>
            <w:tcW w:w="0" w:type="auto"/>
            <w:vAlign w:val="center"/>
            <w:hideMark/>
          </w:tcPr>
          <w:p w14:paraId="6E43AEE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5E41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ACEC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AAA5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5987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978E7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7620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53C1" w14:textId="77777777" w:rsidR="00921A47" w:rsidRPr="006518C9" w:rsidRDefault="00C741B0">
                  <w:pPr>
                    <w:rPr>
                      <w:sz w:val="24"/>
                      <w:szCs w:val="24"/>
                      <w:lang w:val="en-US"/>
                    </w:rPr>
                  </w:pPr>
                  <w:hyperlink w:anchor="TranslationTable" w:history="1">
                    <w:proofErr w:type="spellStart"/>
                    <w:r w:rsidR="00921A47" w:rsidRPr="006518C9">
                      <w:rPr>
                        <w:rStyle w:val="Hyperlink"/>
                        <w:lang w:val="en-US"/>
                      </w:rPr>
                      <w:t>TranslationTable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6FB3F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6A0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10127" w14:textId="77777777" w:rsidR="00921A47" w:rsidRPr="006518C9" w:rsidRDefault="00921A47">
                  <w:pPr>
                    <w:rPr>
                      <w:sz w:val="24"/>
                      <w:szCs w:val="24"/>
                      <w:lang w:val="en-US"/>
                    </w:rPr>
                  </w:pPr>
                  <w:r w:rsidRPr="006518C9">
                    <w:rPr>
                      <w:lang w:val="en-US"/>
                    </w:rPr>
                    <w:t xml:space="preserve">The table used to translate codons into nucleic acids </w:t>
                  </w:r>
                  <w:proofErr w:type="gramStart"/>
                  <w:r w:rsidRPr="006518C9">
                    <w:rPr>
                      <w:lang w:val="en-US"/>
                    </w:rPr>
                    <w:t>e.g.</w:t>
                  </w:r>
                  <w:proofErr w:type="gramEnd"/>
                  <w:r w:rsidRPr="006518C9">
                    <w:rPr>
                      <w:lang w:val="en-US"/>
                    </w:rPr>
                    <w:t xml:space="preserve"> by reference to the NCBI translation table. </w:t>
                  </w:r>
                </w:p>
              </w:tc>
            </w:tr>
          </w:tbl>
          <w:p w14:paraId="46BECDB3" w14:textId="77777777" w:rsidR="00921A47" w:rsidRPr="006518C9" w:rsidRDefault="00921A47">
            <w:pPr>
              <w:rPr>
                <w:sz w:val="24"/>
                <w:szCs w:val="24"/>
                <w:lang w:val="en-US"/>
              </w:rPr>
            </w:pPr>
          </w:p>
        </w:tc>
      </w:tr>
      <w:tr w:rsidR="00921A47" w:rsidRPr="006518C9" w14:paraId="40B386E4" w14:textId="77777777" w:rsidTr="00921A47">
        <w:trPr>
          <w:tblCellSpacing w:w="15" w:type="dxa"/>
        </w:trPr>
        <w:tc>
          <w:tcPr>
            <w:tcW w:w="0" w:type="auto"/>
            <w:vAlign w:val="center"/>
            <w:hideMark/>
          </w:tcPr>
          <w:p w14:paraId="3747B2D5"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54A45DE9" w14:textId="77777777" w:rsidR="00921A47" w:rsidRPr="006518C9" w:rsidRDefault="00921A47">
            <w:pPr>
              <w:rPr>
                <w:sz w:val="24"/>
                <w:szCs w:val="24"/>
                <w:lang w:val="en-US"/>
              </w:rPr>
            </w:pPr>
          </w:p>
        </w:tc>
      </w:tr>
    </w:tbl>
    <w:p w14:paraId="424AAB19" w14:textId="77777777" w:rsidR="00921A47" w:rsidRPr="006518C9" w:rsidRDefault="00921A47" w:rsidP="00921A47">
      <w:pPr>
        <w:rPr>
          <w:lang w:val="en-US"/>
        </w:rPr>
      </w:pPr>
    </w:p>
    <w:p w14:paraId="4592C8DB" w14:textId="77777777" w:rsidR="00921A47" w:rsidRPr="006518C9" w:rsidRDefault="00921A47" w:rsidP="00921A47">
      <w:pPr>
        <w:pStyle w:val="Heading2"/>
      </w:pPr>
      <w:bookmarkStart w:id="372" w:name="_Toc476057214"/>
      <w:r w:rsidRPr="006518C9">
        <w:t>Element &lt;</w:t>
      </w:r>
      <w:bookmarkStart w:id="373" w:name="DataCollection"/>
      <w:proofErr w:type="spellStart"/>
      <w:r w:rsidRPr="006518C9">
        <w:t>DataCollection</w:t>
      </w:r>
      <w:bookmarkEnd w:id="373"/>
      <w:proofErr w:type="spellEnd"/>
      <w:r w:rsidRPr="006518C9">
        <w:t>&gt;</w:t>
      </w:r>
      <w:bookmarkEnd w:id="3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29E0108" w14:textId="77777777" w:rsidTr="00921A47">
        <w:trPr>
          <w:tblCellSpacing w:w="15" w:type="dxa"/>
        </w:trPr>
        <w:tc>
          <w:tcPr>
            <w:tcW w:w="0" w:type="auto"/>
            <w:vAlign w:val="center"/>
            <w:hideMark/>
          </w:tcPr>
          <w:p w14:paraId="2B304D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0DAC75"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4F1134FB" w14:textId="77777777" w:rsidTr="00921A47">
        <w:trPr>
          <w:tblCellSpacing w:w="15" w:type="dxa"/>
        </w:trPr>
        <w:tc>
          <w:tcPr>
            <w:tcW w:w="0" w:type="auto"/>
            <w:vAlign w:val="center"/>
            <w:hideMark/>
          </w:tcPr>
          <w:p w14:paraId="629A8B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F65B16" w14:textId="77777777" w:rsidR="00921A47" w:rsidRPr="006518C9" w:rsidRDefault="00921A47">
            <w:pPr>
              <w:rPr>
                <w:sz w:val="24"/>
                <w:szCs w:val="24"/>
                <w:lang w:val="en-US"/>
              </w:rPr>
            </w:pPr>
            <w:proofErr w:type="spellStart"/>
            <w:r w:rsidRPr="006518C9">
              <w:rPr>
                <w:lang w:val="en-US"/>
              </w:rPr>
              <w:t>DataCollectionType</w:t>
            </w:r>
            <w:proofErr w:type="spellEnd"/>
            <w:r w:rsidRPr="006518C9">
              <w:rPr>
                <w:lang w:val="en-US"/>
              </w:rPr>
              <w:t xml:space="preserve"> </w:t>
            </w:r>
          </w:p>
        </w:tc>
      </w:tr>
      <w:tr w:rsidR="00921A47" w:rsidRPr="006518C9" w14:paraId="60F14C2A" w14:textId="77777777" w:rsidTr="00921A47">
        <w:trPr>
          <w:tblCellSpacing w:w="15" w:type="dxa"/>
        </w:trPr>
        <w:tc>
          <w:tcPr>
            <w:tcW w:w="0" w:type="auto"/>
            <w:vAlign w:val="center"/>
            <w:hideMark/>
          </w:tcPr>
          <w:p w14:paraId="622A60C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D01CE6" w14:textId="77777777" w:rsidR="00921A47" w:rsidRPr="006518C9" w:rsidRDefault="00921A47">
            <w:pPr>
              <w:rPr>
                <w:sz w:val="24"/>
                <w:szCs w:val="24"/>
                <w:lang w:val="en-US"/>
              </w:rPr>
            </w:pPr>
            <w:r w:rsidRPr="006518C9">
              <w:rPr>
                <w:lang w:val="en-US"/>
              </w:rPr>
              <w:t>none</w:t>
            </w:r>
          </w:p>
        </w:tc>
      </w:tr>
      <w:tr w:rsidR="00921A47" w:rsidRPr="006518C9" w14:paraId="41E31E75" w14:textId="77777777" w:rsidTr="00921A47">
        <w:trPr>
          <w:tblCellSpacing w:w="15" w:type="dxa"/>
        </w:trPr>
        <w:tc>
          <w:tcPr>
            <w:tcW w:w="0" w:type="auto"/>
            <w:vAlign w:val="center"/>
            <w:hideMark/>
          </w:tcPr>
          <w:p w14:paraId="2403D25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A8231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8D00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0C15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97B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63781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7510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6D737" w14:textId="77777777" w:rsidR="00921A47" w:rsidRPr="006518C9" w:rsidRDefault="00C741B0">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6B17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C2A6"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E72B4D"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w:t>
                  </w:r>
                  <w:proofErr w:type="spellStart"/>
                  <w:r w:rsidRPr="006518C9">
                    <w:rPr>
                      <w:lang w:val="en-US"/>
                    </w:rPr>
                    <w:t>mzIdentML</w:t>
                  </w:r>
                  <w:proofErr w:type="spellEnd"/>
                  <w:r w:rsidRPr="006518C9">
                    <w:rPr>
                      <w:lang w:val="en-US"/>
                    </w:rPr>
                    <w:t xml:space="preserve">. </w:t>
                  </w:r>
                </w:p>
              </w:tc>
            </w:tr>
            <w:tr w:rsidR="00921A47" w:rsidRPr="006518C9" w14:paraId="54B9EDD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1FFD3" w14:textId="77777777" w:rsidR="00921A47" w:rsidRPr="006518C9" w:rsidRDefault="00C741B0">
                  <w:pPr>
                    <w:rPr>
                      <w:sz w:val="24"/>
                      <w:szCs w:val="24"/>
                      <w:lang w:val="en-US"/>
                    </w:rPr>
                  </w:pPr>
                  <w:hyperlink w:anchor="AnalysisData" w:history="1">
                    <w:proofErr w:type="spellStart"/>
                    <w:r w:rsidR="00921A47" w:rsidRPr="006518C9">
                      <w:rPr>
                        <w:rStyle w:val="Hyperlink"/>
                        <w:lang w:val="en-US"/>
                      </w:rPr>
                      <w:t>AnalysisData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C030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05E3C"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3FBFA30"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7BE601E1" w14:textId="77777777" w:rsidR="00921A47" w:rsidRPr="006518C9" w:rsidRDefault="00921A47">
            <w:pPr>
              <w:rPr>
                <w:sz w:val="24"/>
                <w:szCs w:val="24"/>
                <w:lang w:val="en-US"/>
              </w:rPr>
            </w:pPr>
          </w:p>
        </w:tc>
      </w:tr>
      <w:tr w:rsidR="00921A47" w:rsidRPr="006518C9" w14:paraId="160489D8" w14:textId="77777777" w:rsidTr="00921A47">
        <w:trPr>
          <w:tblCellSpacing w:w="15" w:type="dxa"/>
        </w:trPr>
        <w:tc>
          <w:tcPr>
            <w:tcW w:w="0" w:type="auto"/>
            <w:vAlign w:val="center"/>
            <w:hideMark/>
          </w:tcPr>
          <w:p w14:paraId="411442F3"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15932F4" w14:textId="77777777" w:rsidR="00921A47" w:rsidRPr="006518C9" w:rsidRDefault="00AD4E91">
            <w:pPr>
              <w:rPr>
                <w:sz w:val="24"/>
                <w:szCs w:val="24"/>
                <w:lang w:val="en-US"/>
              </w:rPr>
            </w:pPr>
            <w:r>
              <w:rPr>
                <w:noProof/>
                <w:lang w:val="de-DE" w:eastAsia="de-DE"/>
              </w:rPr>
              <w:drawing>
                <wp:inline distT="0" distB="0" distL="0" distR="0" wp14:anchorId="7611FE56" wp14:editId="2B572B5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19D3B51E" w14:textId="77777777" w:rsidTr="00921A47">
        <w:trPr>
          <w:tblCellSpacing w:w="15" w:type="dxa"/>
        </w:trPr>
        <w:tc>
          <w:tcPr>
            <w:tcW w:w="0" w:type="auto"/>
            <w:vAlign w:val="center"/>
            <w:hideMark/>
          </w:tcPr>
          <w:p w14:paraId="4728D6B8"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04C233FA" w14:textId="77777777" w:rsidR="00921A47" w:rsidRPr="006518C9" w:rsidRDefault="00921A47">
            <w:pPr>
              <w:pStyle w:val="HTMLPreformatted"/>
            </w:pPr>
            <w:r w:rsidRPr="006518C9">
              <w:lastRenderedPageBreak/>
              <w:t>&lt;</w:t>
            </w:r>
            <w:proofErr w:type="spellStart"/>
            <w:r w:rsidRPr="006518C9">
              <w:t>DataCollection</w:t>
            </w:r>
            <w:proofErr w:type="spellEnd"/>
            <w:r w:rsidRPr="006518C9">
              <w:t>&gt;</w:t>
            </w:r>
          </w:p>
          <w:p w14:paraId="2950BD36"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19778DB9" w14:textId="77777777" w:rsidR="008F498D" w:rsidRPr="006518C9" w:rsidRDefault="00921A47">
            <w:pPr>
              <w:pStyle w:val="HTMLPreformatted"/>
            </w:pPr>
            <w:r w:rsidRPr="006518C9">
              <w:lastRenderedPageBreak/>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="57566" location="E:\Work\PSI\mzIdentML\ProteinInference\Rosetta2\FASTAswithecoli\Rosetta_uniprot_20130402_</w:t>
            </w:r>
          </w:p>
          <w:p w14:paraId="1A84A22A" w14:textId="77777777" w:rsidR="00921A47" w:rsidRPr="006518C9" w:rsidRDefault="00921A47">
            <w:pPr>
              <w:pStyle w:val="HTMLPreformatted"/>
            </w:pPr>
            <w:proofErr w:type="spellStart"/>
            <w:r w:rsidRPr="006518C9">
              <w:t>mouse_SWISS_can_iso_ECOLI.fasta</w:t>
            </w:r>
            <w:proofErr w:type="spellEnd"/>
            <w:r w:rsidRPr="006518C9">
              <w:t>" id="SearchDB_1"&gt;</w:t>
            </w:r>
          </w:p>
          <w:p w14:paraId="6D4DE252"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5FF0656A"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accession="MS:1001348" </w:t>
            </w:r>
            <w:proofErr w:type="spellStart"/>
            <w:r w:rsidRPr="006518C9">
              <w:t>cvRef</w:t>
            </w:r>
            <w:proofErr w:type="spellEnd"/>
            <w:r w:rsidRPr="006518C9">
              <w:t>="PSI-MS" name="FASTA format"/&gt;</w:t>
            </w:r>
          </w:p>
          <w:p w14:paraId="246F76A4"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32730F7"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718E6731" w14:textId="77777777" w:rsidR="00921A47" w:rsidRPr="006518C9" w:rsidRDefault="00921A47">
            <w:pPr>
              <w:pStyle w:val="HTMLPreformatted"/>
            </w:pPr>
            <w:r w:rsidRPr="006518C9">
              <w:t xml:space="preserve">  ...</w:t>
            </w:r>
          </w:p>
          <w:p w14:paraId="7F19BF7A" w14:textId="77777777" w:rsidR="00921A47" w:rsidRPr="006518C9" w:rsidRDefault="00921A47">
            <w:pPr>
              <w:pStyle w:val="HTMLPreformatted"/>
            </w:pPr>
            <w:r w:rsidRPr="006518C9">
              <w:t>&lt;/</w:t>
            </w:r>
            <w:proofErr w:type="spellStart"/>
            <w:r w:rsidRPr="006518C9">
              <w:t>DataCollection</w:t>
            </w:r>
            <w:proofErr w:type="spellEnd"/>
            <w:r w:rsidRPr="006518C9">
              <w:t>&gt;</w:t>
            </w:r>
          </w:p>
        </w:tc>
      </w:tr>
    </w:tbl>
    <w:p w14:paraId="69D7F4DF" w14:textId="77777777" w:rsidR="00921A47" w:rsidRPr="006518C9" w:rsidRDefault="00921A47" w:rsidP="00921A47">
      <w:pPr>
        <w:rPr>
          <w:lang w:val="en-US"/>
        </w:rPr>
      </w:pPr>
    </w:p>
    <w:p w14:paraId="1CD9F8F6" w14:textId="77777777" w:rsidR="00921A47" w:rsidRPr="006518C9" w:rsidRDefault="00921A47" w:rsidP="00921A47">
      <w:pPr>
        <w:pStyle w:val="Heading2"/>
      </w:pPr>
      <w:bookmarkStart w:id="374" w:name="_Toc476057215"/>
      <w:r w:rsidRPr="006518C9">
        <w:t>Element &lt;</w:t>
      </w:r>
      <w:bookmarkStart w:id="375" w:name="DBSequence"/>
      <w:proofErr w:type="spellStart"/>
      <w:r w:rsidRPr="006518C9">
        <w:t>DBSequence</w:t>
      </w:r>
      <w:bookmarkEnd w:id="375"/>
      <w:proofErr w:type="spellEnd"/>
      <w:r w:rsidRPr="006518C9">
        <w:t>&gt;</w:t>
      </w:r>
      <w:bookmarkEnd w:id="3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D1E7375" w14:textId="77777777" w:rsidTr="00921A47">
        <w:trPr>
          <w:tblCellSpacing w:w="15" w:type="dxa"/>
        </w:trPr>
        <w:tc>
          <w:tcPr>
            <w:tcW w:w="0" w:type="auto"/>
            <w:vAlign w:val="center"/>
            <w:hideMark/>
          </w:tcPr>
          <w:p w14:paraId="7130C90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9E4087"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0841B0A3" w14:textId="77777777" w:rsidTr="00921A47">
        <w:trPr>
          <w:tblCellSpacing w:w="15" w:type="dxa"/>
        </w:trPr>
        <w:tc>
          <w:tcPr>
            <w:tcW w:w="0" w:type="auto"/>
            <w:vAlign w:val="center"/>
            <w:hideMark/>
          </w:tcPr>
          <w:p w14:paraId="643FFF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29AF96" w14:textId="77777777" w:rsidR="00921A47" w:rsidRPr="006518C9" w:rsidRDefault="00921A47">
            <w:pPr>
              <w:rPr>
                <w:sz w:val="24"/>
                <w:szCs w:val="24"/>
                <w:lang w:val="en-US"/>
              </w:rPr>
            </w:pPr>
            <w:proofErr w:type="spellStart"/>
            <w:r w:rsidRPr="006518C9">
              <w:rPr>
                <w:lang w:val="en-US"/>
              </w:rPr>
              <w:t>DBSequenceType</w:t>
            </w:r>
            <w:proofErr w:type="spellEnd"/>
            <w:r w:rsidRPr="006518C9">
              <w:rPr>
                <w:lang w:val="en-US"/>
              </w:rPr>
              <w:t xml:space="preserve"> </w:t>
            </w:r>
          </w:p>
        </w:tc>
      </w:tr>
      <w:tr w:rsidR="00921A47" w:rsidRPr="006518C9" w14:paraId="401303B1" w14:textId="77777777" w:rsidTr="00921A47">
        <w:trPr>
          <w:tblCellSpacing w:w="15" w:type="dxa"/>
        </w:trPr>
        <w:tc>
          <w:tcPr>
            <w:tcW w:w="0" w:type="auto"/>
            <w:vAlign w:val="center"/>
            <w:hideMark/>
          </w:tcPr>
          <w:p w14:paraId="5B2217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7834BEC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DFB6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3743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F3AB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6CC0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49F404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84884"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2B09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4E6DD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D9E125" w14:textId="77777777" w:rsidR="00921A47" w:rsidRPr="006518C9" w:rsidRDefault="00921A47">
                  <w:pPr>
                    <w:rPr>
                      <w:sz w:val="24"/>
                      <w:szCs w:val="24"/>
                      <w:lang w:val="en-US"/>
                    </w:rPr>
                  </w:pPr>
                  <w:r w:rsidRPr="006518C9">
                    <w:rPr>
                      <w:lang w:val="en-US"/>
                    </w:rPr>
                    <w:t>The unique accession of this sequence.</w:t>
                  </w:r>
                </w:p>
              </w:tc>
            </w:tr>
            <w:tr w:rsidR="00921A47" w:rsidRPr="006518C9" w14:paraId="1D34F3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0C22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5F38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6ECE201"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8A71747"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64991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261F8"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526B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4ACFC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1135CC"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7BD58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E78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186E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75129B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FBAAE4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B80D13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52324"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51C6A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3E3BA5"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2832075" w14:textId="77777777" w:rsidR="00921A47" w:rsidRPr="006518C9" w:rsidRDefault="00921A47">
                  <w:pPr>
                    <w:rPr>
                      <w:sz w:val="24"/>
                      <w:szCs w:val="24"/>
                      <w:lang w:val="en-US"/>
                    </w:rPr>
                  </w:pPr>
                  <w:r w:rsidRPr="006518C9">
                    <w:rPr>
                      <w:lang w:val="en-US"/>
                    </w:rPr>
                    <w:t>The source database of this sequence.</w:t>
                  </w:r>
                </w:p>
              </w:tc>
            </w:tr>
          </w:tbl>
          <w:p w14:paraId="27E6107B" w14:textId="77777777" w:rsidR="00921A47" w:rsidRPr="006518C9" w:rsidRDefault="00921A47">
            <w:pPr>
              <w:rPr>
                <w:sz w:val="24"/>
                <w:szCs w:val="24"/>
                <w:lang w:val="en-US"/>
              </w:rPr>
            </w:pPr>
          </w:p>
        </w:tc>
      </w:tr>
      <w:tr w:rsidR="00921A47" w:rsidRPr="006518C9" w14:paraId="2569A278" w14:textId="77777777" w:rsidTr="00921A47">
        <w:trPr>
          <w:tblCellSpacing w:w="15" w:type="dxa"/>
        </w:trPr>
        <w:tc>
          <w:tcPr>
            <w:tcW w:w="0" w:type="auto"/>
            <w:vAlign w:val="center"/>
            <w:hideMark/>
          </w:tcPr>
          <w:p w14:paraId="3481824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4EB58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0BE7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4D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F5D8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13692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2BE2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2BAB" w14:textId="77777777" w:rsidR="00921A47" w:rsidRPr="006518C9" w:rsidRDefault="00C741B0">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BF05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3A9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326FF"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7A526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3B8C1"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F3768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76F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722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7AD1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AEAD0"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EE7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E3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520DF" w14:textId="77777777" w:rsidR="00921A47" w:rsidRPr="006518C9" w:rsidRDefault="00921A47">
                  <w:pPr>
                    <w:rPr>
                      <w:sz w:val="24"/>
                      <w:szCs w:val="24"/>
                      <w:lang w:val="en-US"/>
                    </w:rPr>
                  </w:pPr>
                  <w:r w:rsidRPr="006518C9">
                    <w:rPr>
                      <w:lang w:val="en-US"/>
                    </w:rPr>
                    <w:t>A single user-defined parameter.</w:t>
                  </w:r>
                </w:p>
              </w:tc>
            </w:tr>
          </w:tbl>
          <w:p w14:paraId="51BEF27E" w14:textId="77777777" w:rsidR="00921A47" w:rsidRPr="006518C9" w:rsidRDefault="00921A47">
            <w:pPr>
              <w:rPr>
                <w:sz w:val="24"/>
                <w:szCs w:val="24"/>
                <w:lang w:val="en-US"/>
              </w:rPr>
            </w:pPr>
          </w:p>
        </w:tc>
      </w:tr>
      <w:tr w:rsidR="00921A47" w:rsidRPr="006518C9" w14:paraId="4D729B86" w14:textId="77777777" w:rsidTr="00921A47">
        <w:trPr>
          <w:tblCellSpacing w:w="15" w:type="dxa"/>
        </w:trPr>
        <w:tc>
          <w:tcPr>
            <w:tcW w:w="0" w:type="auto"/>
            <w:vAlign w:val="center"/>
            <w:hideMark/>
          </w:tcPr>
          <w:p w14:paraId="608A8F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21EBC" w14:textId="77777777" w:rsidR="008F498D" w:rsidRPr="006518C9" w:rsidRDefault="00921A47">
            <w:pPr>
              <w:pStyle w:val="HTMLPreformatted"/>
            </w:pPr>
            <w:r w:rsidRPr="006518C9">
              <w:t>&lt;</w:t>
            </w:r>
            <w:proofErr w:type="spellStart"/>
            <w:r w:rsidRPr="006518C9">
              <w:t>DBSequence</w:t>
            </w:r>
            <w:proofErr w:type="spellEnd"/>
            <w:r w:rsidRPr="006518C9">
              <w:t xml:space="preserve"> accession="sp|P20029|GRP78_MOUSE 78 </w:t>
            </w:r>
            <w:proofErr w:type="spellStart"/>
            <w:r w:rsidRPr="006518C9">
              <w:t>kDa</w:t>
            </w:r>
            <w:proofErr w:type="spellEnd"/>
            <w:r w:rsidRPr="006518C9">
              <w:t xml:space="preserve"> glucose-regulated protein OS=Mus musculus GN=Hspa5</w:t>
            </w:r>
          </w:p>
          <w:p w14:paraId="6C81F726" w14:textId="77777777" w:rsidR="008F498D" w:rsidRPr="006518C9" w:rsidRDefault="00921A47">
            <w:pPr>
              <w:pStyle w:val="HTMLPreformatted"/>
            </w:pPr>
            <w:r w:rsidRPr="006518C9">
              <w:t xml:space="preserve">PE=1..." </w:t>
            </w:r>
            <w:proofErr w:type="spellStart"/>
            <w:r w:rsidRPr="006518C9">
              <w:t>searchDatabase_ref</w:t>
            </w:r>
            <w:proofErr w:type="spellEnd"/>
            <w:r w:rsidRPr="006518C9">
              <w:t xml:space="preserve">="SearchDB_1" length="655" name="sp|P20029|GRP78_MOUSE 78 </w:t>
            </w:r>
            <w:proofErr w:type="spellStart"/>
            <w:r w:rsidRPr="006518C9">
              <w:t>kDa</w:t>
            </w:r>
            <w:proofErr w:type="spellEnd"/>
            <w:r w:rsidRPr="006518C9">
              <w:t xml:space="preserve"> glucose-</w:t>
            </w:r>
            <w:proofErr w:type="spellStart"/>
            <w:r w:rsidRPr="006518C9">
              <w:t>regula</w:t>
            </w:r>
            <w:proofErr w:type="spellEnd"/>
          </w:p>
          <w:p w14:paraId="50F35960" w14:textId="77777777" w:rsidR="008F498D" w:rsidRPr="006518C9" w:rsidRDefault="00921A47">
            <w:pPr>
              <w:pStyle w:val="HTMLPreformatted"/>
            </w:pPr>
            <w:r w:rsidRPr="006518C9">
              <w:t xml:space="preserve">ted protein OS=Mus musculus GN=Hspa5 PE=1 SV=3" id="dbseq_sp|P20029|GRP78_MOUSE 78 </w:t>
            </w:r>
            <w:proofErr w:type="spellStart"/>
            <w:r w:rsidRPr="006518C9">
              <w:t>kDa</w:t>
            </w:r>
            <w:proofErr w:type="spellEnd"/>
            <w:r w:rsidRPr="006518C9">
              <w:t xml:space="preserve"> glucose-regulated</w:t>
            </w:r>
          </w:p>
          <w:p w14:paraId="22B8995C" w14:textId="77777777" w:rsidR="00921A47" w:rsidRPr="002971BD" w:rsidRDefault="00921A47">
            <w:pPr>
              <w:pStyle w:val="HTMLPreformatted"/>
              <w:rPr>
                <w:lang w:val="de-DE"/>
              </w:rPr>
            </w:pPr>
            <w:r w:rsidRPr="002971BD">
              <w:rPr>
                <w:lang w:val="de-DE"/>
              </w:rPr>
              <w:t>protein OS=Mus musculus GN=Hspa5 PE=1..."&gt;</w:t>
            </w:r>
          </w:p>
          <w:p w14:paraId="1EE01DF7" w14:textId="77777777" w:rsidR="008F498D" w:rsidRPr="002971BD" w:rsidRDefault="00921A47">
            <w:pPr>
              <w:pStyle w:val="HTMLPreformatted"/>
              <w:rPr>
                <w:lang w:val="de-DE"/>
              </w:rPr>
            </w:pPr>
            <w:r w:rsidRPr="002971BD">
              <w:rPr>
                <w:lang w:val="de-DE"/>
              </w:rPr>
              <w:t xml:space="preserve">    &lt;Seq&gt;MMKFTVVAAALLLLGAVRAEEEDKKEDVGTVVGIDLGTTYSCVGVFKNGRVEIIANDQGNRITPSYVAFTPEGERLIGDAAKNQLTSNPENTVFDA</w:t>
            </w:r>
          </w:p>
          <w:p w14:paraId="16EA4168" w14:textId="77777777" w:rsidR="008F498D" w:rsidRPr="002971BD" w:rsidRDefault="00921A47">
            <w:pPr>
              <w:pStyle w:val="HTMLPreformatted"/>
              <w:rPr>
                <w:lang w:val="de-DE"/>
              </w:rPr>
            </w:pPr>
            <w:r w:rsidRPr="002971BD">
              <w:rPr>
                <w:lang w:val="de-DE"/>
              </w:rPr>
              <w:t>KRLIGRTWNDPSVQQDIKFLPFKVVEKKTKPYIQVDIGGGQTKTFAPEEISAMVLTKMKETAEAYLGKKVTHAVVTVPAYFNDAQRQATKDAGTIAGLNVM</w:t>
            </w:r>
          </w:p>
          <w:p w14:paraId="33DC00DC" w14:textId="77777777" w:rsidR="008F498D" w:rsidRPr="002971BD" w:rsidRDefault="00921A47">
            <w:pPr>
              <w:pStyle w:val="HTMLPreformatted"/>
              <w:rPr>
                <w:lang w:val="de-DE"/>
              </w:rPr>
            </w:pPr>
            <w:r w:rsidRPr="002971BD">
              <w:rPr>
                <w:lang w:val="de-DE"/>
              </w:rPr>
              <w:t>RIINEPTAAAIAYGLDKREGEKNILVFDLGGGTFDVSLLTIDNGVFEVVATNGDTHLGGEDFDQRVMEHFIKLYKKKTGKDVRKDNRAVQKLRREVEKAKR</w:t>
            </w:r>
          </w:p>
          <w:p w14:paraId="1A19B5BE" w14:textId="77777777" w:rsidR="008F498D" w:rsidRPr="002971BD" w:rsidRDefault="00921A47">
            <w:pPr>
              <w:pStyle w:val="HTMLPreformatted"/>
              <w:rPr>
                <w:lang w:val="de-DE"/>
              </w:rPr>
            </w:pPr>
            <w:r w:rsidRPr="002971BD">
              <w:rPr>
                <w:lang w:val="de-DE"/>
              </w:rPr>
              <w:t>ALSSQHQARIEIESFFEGEDFSETLTRAKFEELNMDLFRSTMKPVQKVLEDSDLKKSDIDEIVLVGGSTRIPKIQQLVKEFFNGKEPSRGINPDEAVAYGA</w:t>
            </w:r>
          </w:p>
          <w:p w14:paraId="675DE7E1" w14:textId="77777777" w:rsidR="008F498D" w:rsidRPr="002971BD" w:rsidRDefault="00921A47">
            <w:pPr>
              <w:pStyle w:val="HTMLPreformatted"/>
              <w:rPr>
                <w:lang w:val="de-DE"/>
              </w:rPr>
            </w:pPr>
            <w:r w:rsidRPr="002971BD">
              <w:rPr>
                <w:lang w:val="de-DE"/>
              </w:rPr>
              <w:t>AVQAGVLSGDQDTGDLVLLDVCPLTLGIETVGGVMTKLIPRNTVVPTKKSQIFSTASDNQPTVTIKVYEGERPLTKDNHLLGTFDLTGIPPAPRGVPQIEV</w:t>
            </w:r>
          </w:p>
          <w:p w14:paraId="189582E0" w14:textId="77777777" w:rsidR="008F498D" w:rsidRPr="006518C9" w:rsidRDefault="00921A47">
            <w:pPr>
              <w:pStyle w:val="HTMLPreformatted"/>
            </w:pPr>
            <w:r w:rsidRPr="006518C9">
              <w:t>TFEIDVNGILRVTAEDKGTGNKNKITITNDQNRLTPEEIERMVNDAEKFAEEDKKLKERIDTRNELESYAYSLKNQIGDKEKLGGKLSSEDKETMEKAVEE</w:t>
            </w:r>
          </w:p>
          <w:p w14:paraId="3ACA8093" w14:textId="77777777" w:rsidR="00921A47" w:rsidRPr="006518C9" w:rsidRDefault="00921A47">
            <w:pPr>
              <w:pStyle w:val="HTMLPreformatted"/>
            </w:pPr>
            <w:r w:rsidRPr="006518C9">
              <w:t>KIEWLESHQDADIEDFKAKKKELEEIVQPIISKLYGSGGPPPTGEEDTSEKDEL&lt;/Seq&gt;</w:t>
            </w:r>
          </w:p>
          <w:p w14:paraId="05B35FE6" w14:textId="77777777" w:rsidR="00921A47" w:rsidRPr="006518C9" w:rsidRDefault="00921A47">
            <w:pPr>
              <w:pStyle w:val="HTMLPreformatted"/>
            </w:pPr>
            <w:r w:rsidRPr="006518C9">
              <w:t>&lt;/</w:t>
            </w:r>
            <w:proofErr w:type="spellStart"/>
            <w:r w:rsidRPr="006518C9">
              <w:t>DBSequence</w:t>
            </w:r>
            <w:proofErr w:type="spellEnd"/>
            <w:r w:rsidRPr="006518C9">
              <w:t>&gt;</w:t>
            </w:r>
          </w:p>
        </w:tc>
      </w:tr>
      <w:tr w:rsidR="00921A47" w:rsidRPr="006518C9" w14:paraId="71F0EF88" w14:textId="77777777" w:rsidTr="00921A47">
        <w:trPr>
          <w:tblCellSpacing w:w="15" w:type="dxa"/>
        </w:trPr>
        <w:tc>
          <w:tcPr>
            <w:tcW w:w="0" w:type="auto"/>
            <w:vAlign w:val="center"/>
            <w:hideMark/>
          </w:tcPr>
          <w:p w14:paraId="40C53A8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962EE2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w:t>
            </w:r>
            <w:proofErr w:type="spellStart"/>
            <w:r w:rsidRPr="006518C9">
              <w:t>DBSequence</w:t>
            </w:r>
            <w:proofErr w:type="spellEnd"/>
          </w:p>
          <w:p w14:paraId="13577FAD" w14:textId="77777777" w:rsidR="00921A47" w:rsidRPr="006518C9" w:rsidRDefault="00921A47">
            <w:pPr>
              <w:pStyle w:val="HTMLPreformatted"/>
            </w:pPr>
            <w:r w:rsidRPr="006518C9">
              <w:t xml:space="preserve">MAY supply a *child* term of </w:t>
            </w:r>
            <w:hyperlink r:id="rId82"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1EC9CF17" w14:textId="77777777" w:rsidR="00921A47" w:rsidRPr="006518C9" w:rsidRDefault="00921A47">
            <w:pPr>
              <w:pStyle w:val="HTMLPreformatted"/>
            </w:pPr>
            <w:r w:rsidRPr="006518C9">
              <w:t xml:space="preserve">  e.g.: </w:t>
            </w:r>
            <w:hyperlink r:id="rId8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F1A6485" w14:textId="77777777" w:rsidR="00921A47" w:rsidRPr="006518C9" w:rsidRDefault="00921A47">
            <w:pPr>
              <w:pStyle w:val="HTMLPreformatted"/>
            </w:pPr>
            <w:r w:rsidRPr="006518C9">
              <w:t xml:space="preserve">  e.g.: </w:t>
            </w:r>
            <w:hyperlink r:id="rId84"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28F20E0" w14:textId="77777777" w:rsidR="00921A47" w:rsidRPr="006518C9" w:rsidRDefault="00921A47">
            <w:pPr>
              <w:pStyle w:val="HTMLPreformatted"/>
            </w:pPr>
            <w:r w:rsidRPr="006518C9">
              <w:t xml:space="preserve">  e.g.: </w:t>
            </w:r>
            <w:hyperlink r:id="rId85" w:tgtFrame="new" w:history="1">
              <w:r w:rsidRPr="006518C9">
                <w:rPr>
                  <w:rStyle w:val="Hyperlink"/>
                </w:rPr>
                <w:t>MS:1001343</w:t>
              </w:r>
            </w:hyperlink>
            <w:r w:rsidRPr="006518C9">
              <w:t xml:space="preserve"> (</w:t>
            </w:r>
            <w:r w:rsidRPr="006518C9">
              <w:rPr>
                <w:rStyle w:val="popup"/>
              </w:rPr>
              <w:t>NA sequence</w:t>
            </w:r>
            <w:r w:rsidRPr="006518C9">
              <w:t xml:space="preserve">) </w:t>
            </w:r>
          </w:p>
          <w:p w14:paraId="77ED140D" w14:textId="77777777" w:rsidR="00921A47" w:rsidRPr="006518C9" w:rsidRDefault="00921A47">
            <w:pPr>
              <w:pStyle w:val="HTMLPreformatted"/>
            </w:pPr>
            <w:r w:rsidRPr="006518C9">
              <w:t xml:space="preserve">  e.g.: </w:t>
            </w:r>
            <w:hyperlink r:id="rId86" w:tgtFrame="new" w:history="1">
              <w:r w:rsidRPr="006518C9">
                <w:rPr>
                  <w:rStyle w:val="Hyperlink"/>
                </w:rPr>
                <w:t>MS:1001344</w:t>
              </w:r>
            </w:hyperlink>
            <w:r w:rsidRPr="006518C9">
              <w:t xml:space="preserve"> (</w:t>
            </w:r>
            <w:r w:rsidRPr="006518C9">
              <w:rPr>
                <w:rStyle w:val="popup"/>
              </w:rPr>
              <w:t>AA sequence</w:t>
            </w:r>
            <w:r w:rsidRPr="006518C9">
              <w:t xml:space="preserve">) </w:t>
            </w:r>
          </w:p>
          <w:p w14:paraId="5D273F77" w14:textId="77777777" w:rsidR="00921A47" w:rsidRPr="006518C9" w:rsidRDefault="00921A47">
            <w:pPr>
              <w:pStyle w:val="HTMLPreformatted"/>
            </w:pPr>
            <w:r w:rsidRPr="006518C9">
              <w:t xml:space="preserve">  e.g.: </w:t>
            </w:r>
            <w:hyperlink r:id="rId87"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45BAA51A" w14:textId="77777777" w:rsidR="00921A47" w:rsidRPr="006518C9" w:rsidRDefault="00921A47">
            <w:pPr>
              <w:pStyle w:val="HTMLPreformatted"/>
            </w:pPr>
            <w:r w:rsidRPr="006518C9">
              <w:t xml:space="preserve">  e.g.: </w:t>
            </w:r>
            <w:hyperlink r:id="rId8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45CAD5D" w14:textId="77777777" w:rsidR="00921A47" w:rsidRPr="006518C9" w:rsidRDefault="00921A47">
            <w:pPr>
              <w:pStyle w:val="HTMLPreformatted"/>
            </w:pPr>
            <w:r w:rsidRPr="006518C9">
              <w:t xml:space="preserve">  e.g.: </w:t>
            </w:r>
            <w:hyperlink r:id="rId8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273973D" w14:textId="77777777" w:rsidR="00921A47" w:rsidRPr="006518C9" w:rsidRDefault="00921A47">
            <w:pPr>
              <w:pStyle w:val="HTMLPreformatted"/>
            </w:pPr>
            <w:r w:rsidRPr="006518C9">
              <w:t xml:space="preserve">  e.g.: </w:t>
            </w:r>
            <w:hyperlink r:id="rId90"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777DB974" w14:textId="77777777" w:rsidR="00921A47" w:rsidRPr="006518C9" w:rsidRDefault="00921A47">
            <w:pPr>
              <w:pStyle w:val="HTMLPreformatted"/>
            </w:pPr>
            <w:r w:rsidRPr="006518C9">
              <w:t xml:space="preserve">MAY supply a *child* term of </w:t>
            </w:r>
            <w:hyperlink r:id="rId91"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2D407D1F" w14:textId="77777777" w:rsidR="00921A47" w:rsidRPr="006518C9" w:rsidRDefault="00921A47">
            <w:pPr>
              <w:pStyle w:val="HTMLPreformatted"/>
            </w:pPr>
            <w:r w:rsidRPr="006518C9">
              <w:t xml:space="preserve">  e.g.: </w:t>
            </w:r>
            <w:hyperlink r:id="rId9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1E0CC9FB" w14:textId="77777777" w:rsidR="00921A47" w:rsidRPr="006518C9" w:rsidRDefault="00921A47">
            <w:pPr>
              <w:pStyle w:val="HTMLPreformatted"/>
            </w:pPr>
            <w:r w:rsidRPr="006518C9">
              <w:t xml:space="preserve">  e.g.: </w:t>
            </w:r>
            <w:hyperlink r:id="rId93"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6BAD731B" w14:textId="77777777" w:rsidR="00921A47" w:rsidRPr="006518C9" w:rsidRDefault="00921A47">
            <w:pPr>
              <w:pStyle w:val="HTMLPreformatted"/>
            </w:pPr>
            <w:r w:rsidRPr="006518C9">
              <w:t xml:space="preserve">  e.g.: </w:t>
            </w:r>
            <w:hyperlink r:id="rId9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7825B33D" w14:textId="77777777" w:rsidR="00921A47" w:rsidRPr="006518C9" w:rsidRDefault="00921A47">
            <w:pPr>
              <w:pStyle w:val="HTMLPreformatted"/>
            </w:pPr>
            <w:r w:rsidRPr="006518C9">
              <w:t xml:space="preserve">  e.g.: </w:t>
            </w:r>
            <w:hyperlink r:id="rId9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595A22AB" w14:textId="77777777" w:rsidR="00921A47" w:rsidRPr="006518C9" w:rsidRDefault="00921A47">
            <w:pPr>
              <w:pStyle w:val="HTMLPreformatted"/>
            </w:pPr>
            <w:r w:rsidRPr="006518C9">
              <w:t xml:space="preserve">  e.g.: </w:t>
            </w:r>
            <w:hyperlink r:id="rId96"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tc>
      </w:tr>
      <w:tr w:rsidR="00921A47" w:rsidRPr="006518C9" w14:paraId="2EF499C4" w14:textId="77777777" w:rsidTr="00921A47">
        <w:trPr>
          <w:tblCellSpacing w:w="15" w:type="dxa"/>
        </w:trPr>
        <w:tc>
          <w:tcPr>
            <w:tcW w:w="0" w:type="auto"/>
            <w:vAlign w:val="center"/>
            <w:hideMark/>
          </w:tcPr>
          <w:p w14:paraId="43222672"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029C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accession="MS:1001088" </w:t>
            </w:r>
            <w:proofErr w:type="spellStart"/>
            <w:r w:rsidRPr="006518C9">
              <w:t>cvRef</w:t>
            </w:r>
            <w:proofErr w:type="spellEnd"/>
            <w:r w:rsidRPr="006518C9">
              <w:t>="PSI-MS" value="sp|P36938|PGM_ECOLI Phosphoglucomutase OS=Escherichia coli (strain K12) GN=</w:t>
            </w:r>
            <w:proofErr w:type="spellStart"/>
            <w:r w:rsidRPr="006518C9">
              <w:t>pgm</w:t>
            </w:r>
            <w:proofErr w:type="spellEnd"/>
            <w:r w:rsidRPr="006518C9">
              <w:t xml:space="preserve"> PE=1 SV=1" name="protein description"/&gt;</w:t>
            </w:r>
          </w:p>
        </w:tc>
      </w:tr>
    </w:tbl>
    <w:p w14:paraId="78BBC01A" w14:textId="77777777" w:rsidR="00921A47" w:rsidRPr="006518C9" w:rsidRDefault="00193359"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55C5A5B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searchDatabase_ref</w:t>
      </w:r>
      <w:proofErr w:type="spellEnd"/>
      <w:r w:rsidRPr="006518C9">
        <w:rPr>
          <w:rFonts w:ascii="Courier New" w:hAnsi="Courier New" w:cs="Courier New"/>
          <w:sz w:val="14"/>
          <w:szCs w:val="14"/>
          <w:lang w:val="en-US"/>
        </w:rPr>
        <w:t>="SearchDB_1" accession="generic|A_ENSP00000284981|" id="dbseq_generic|A_ENSP00000284981|"&gt;</w:t>
      </w:r>
    </w:p>
    <w:p w14:paraId="1A7382DA"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accession="MS:1002637" name="chromosome name"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C6F9419"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accession="MS:1002638" name="chromosome strand"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F91780C"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accession="MS:1002644" name="genome reference version" value="Homo_</w:t>
      </w:r>
      <w:proofErr w:type="gramStart"/>
      <w:r w:rsidRPr="006518C9">
        <w:rPr>
          <w:rFonts w:ascii="Courier New" w:hAnsi="Courier New" w:cs="Courier New"/>
          <w:sz w:val="14"/>
          <w:szCs w:val="14"/>
          <w:lang w:val="en-US"/>
        </w:rPr>
        <w:t>sapiens.GRCh</w:t>
      </w:r>
      <w:proofErr w:type="gramEnd"/>
      <w:r w:rsidRPr="006518C9">
        <w:rPr>
          <w:rFonts w:ascii="Courier New" w:hAnsi="Courier New" w:cs="Courier New"/>
          <w:sz w:val="14"/>
          <w:szCs w:val="14"/>
          <w:lang w:val="en-US"/>
        </w:rPr>
        <w:t>38.77.gff3"&gt;&lt;/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AB72C97"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&gt;</w:t>
      </w:r>
    </w:p>
    <w:p w14:paraId="70367A97" w14:textId="77777777" w:rsidR="00193359" w:rsidRPr="006518C9" w:rsidRDefault="00193359" w:rsidP="00921A47">
      <w:pPr>
        <w:rPr>
          <w:lang w:val="en-US"/>
        </w:rPr>
      </w:pPr>
    </w:p>
    <w:p w14:paraId="7509D59C" w14:textId="77777777" w:rsidR="00921A47" w:rsidRPr="006518C9" w:rsidRDefault="00921A47" w:rsidP="00921A47">
      <w:pPr>
        <w:pStyle w:val="Heading2"/>
      </w:pPr>
      <w:bookmarkStart w:id="376" w:name="_Toc476057216"/>
      <w:r w:rsidRPr="006518C9">
        <w:t>Element &lt;</w:t>
      </w:r>
      <w:bookmarkStart w:id="377" w:name="Enzyme"/>
      <w:r w:rsidRPr="006518C9">
        <w:t>Enzyme</w:t>
      </w:r>
      <w:bookmarkEnd w:id="377"/>
      <w:r w:rsidRPr="006518C9">
        <w:t>&gt;</w:t>
      </w:r>
      <w:bookmarkEnd w:id="3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3B0846DC" w14:textId="77777777" w:rsidTr="00921A47">
        <w:trPr>
          <w:tblCellSpacing w:w="15" w:type="dxa"/>
        </w:trPr>
        <w:tc>
          <w:tcPr>
            <w:tcW w:w="0" w:type="auto"/>
            <w:vAlign w:val="center"/>
            <w:hideMark/>
          </w:tcPr>
          <w:p w14:paraId="1554AB1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34A76F"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6B3228F8" w14:textId="77777777" w:rsidTr="00921A47">
        <w:trPr>
          <w:tblCellSpacing w:w="15" w:type="dxa"/>
        </w:trPr>
        <w:tc>
          <w:tcPr>
            <w:tcW w:w="0" w:type="auto"/>
            <w:vAlign w:val="center"/>
            <w:hideMark/>
          </w:tcPr>
          <w:p w14:paraId="479331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DA0657" w14:textId="77777777" w:rsidR="00921A47" w:rsidRPr="006518C9" w:rsidRDefault="00921A47">
            <w:pPr>
              <w:rPr>
                <w:sz w:val="24"/>
                <w:szCs w:val="24"/>
                <w:lang w:val="en-US"/>
              </w:rPr>
            </w:pPr>
            <w:proofErr w:type="spellStart"/>
            <w:r w:rsidRPr="006518C9">
              <w:rPr>
                <w:lang w:val="en-US"/>
              </w:rPr>
              <w:t>EnzymeType</w:t>
            </w:r>
            <w:proofErr w:type="spellEnd"/>
            <w:r w:rsidRPr="006518C9">
              <w:rPr>
                <w:lang w:val="en-US"/>
              </w:rPr>
              <w:t xml:space="preserve"> </w:t>
            </w:r>
          </w:p>
        </w:tc>
      </w:tr>
      <w:tr w:rsidR="00921A47" w:rsidRPr="006518C9" w14:paraId="23E4F4DC" w14:textId="77777777" w:rsidTr="00921A47">
        <w:trPr>
          <w:tblCellSpacing w:w="15" w:type="dxa"/>
        </w:trPr>
        <w:tc>
          <w:tcPr>
            <w:tcW w:w="0" w:type="auto"/>
            <w:vAlign w:val="center"/>
            <w:hideMark/>
          </w:tcPr>
          <w:p w14:paraId="7E5AAB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722AE1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42AF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24C5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2EA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55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A64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00E51" w14:textId="77777777" w:rsidR="00921A47" w:rsidRPr="006518C9" w:rsidRDefault="00921A47">
                  <w:pPr>
                    <w:rPr>
                      <w:sz w:val="24"/>
                      <w:szCs w:val="24"/>
                      <w:lang w:val="en-US"/>
                    </w:rPr>
                  </w:pPr>
                  <w:proofErr w:type="spellStart"/>
                  <w:r w:rsidRPr="006518C9">
                    <w:rPr>
                      <w:lang w:val="en-US"/>
                    </w:rPr>
                    <w:t>cTermGain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0230EF"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081C363E" w14:textId="77777777" w:rsidR="00921A47" w:rsidRPr="006518C9" w:rsidRDefault="00921A47">
                  <w:pPr>
                    <w:pStyle w:val="HTMLPreformatted"/>
                  </w:pPr>
                  <w:r w:rsidRPr="006518C9">
                    <w:t>[A-Za-z0-</w:t>
                  </w:r>
                  <w:proofErr w:type="gramStart"/>
                  <w:r w:rsidRPr="006518C9">
                    <w:t>9 ]</w:t>
                  </w:r>
                  <w:proofErr w:type="gramEnd"/>
                  <w:r w:rsidRPr="006518C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98DE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15FD"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CTerm</w:t>
                  </w:r>
                  <w:proofErr w:type="spellEnd"/>
                  <w:r w:rsidRPr="006518C9">
                    <w:rPr>
                      <w:lang w:val="en-US"/>
                    </w:rPr>
                    <w:t>.</w:t>
                  </w:r>
                </w:p>
              </w:tc>
            </w:tr>
            <w:tr w:rsidR="00921A47" w:rsidRPr="006518C9" w14:paraId="69EAFB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2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2815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4C83E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2736"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783A5C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D1E6E" w14:textId="77777777" w:rsidR="00921A47" w:rsidRPr="006518C9" w:rsidRDefault="00921A47">
                  <w:pPr>
                    <w:rPr>
                      <w:sz w:val="24"/>
                      <w:szCs w:val="24"/>
                      <w:lang w:val="en-US"/>
                    </w:rPr>
                  </w:pPr>
                  <w:proofErr w:type="spellStart"/>
                  <w:r w:rsidRPr="006518C9">
                    <w:rPr>
                      <w:lang w:val="en-US"/>
                    </w:rPr>
                    <w:t>minDistance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15574D"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C2E9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16772"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021A91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CBCA0" w14:textId="77777777" w:rsidR="00921A47" w:rsidRPr="006518C9" w:rsidRDefault="00921A47">
                  <w:pPr>
                    <w:rPr>
                      <w:sz w:val="24"/>
                      <w:szCs w:val="24"/>
                      <w:lang w:val="en-US"/>
                    </w:rPr>
                  </w:pPr>
                  <w:proofErr w:type="spellStart"/>
                  <w:r w:rsidRPr="006518C9">
                    <w:rPr>
                      <w:lang w:val="en-US"/>
                    </w:rPr>
                    <w:t>missedCleavages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AD4B1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27CDF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21C7"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41883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16FC" w14:textId="77777777" w:rsidR="00921A47" w:rsidRPr="006518C9" w:rsidRDefault="00921A47">
                  <w:pPr>
                    <w:rPr>
                      <w:sz w:val="24"/>
                      <w:szCs w:val="24"/>
                      <w:lang w:val="en-US"/>
                    </w:rPr>
                  </w:pPr>
                  <w:proofErr w:type="spellStart"/>
                  <w:r w:rsidRPr="006518C9">
                    <w:rPr>
                      <w:lang w:val="en-US"/>
                    </w:rPr>
                    <w:t>nTermGain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01A25B"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38BE619D" w14:textId="77777777" w:rsidR="00921A47" w:rsidRPr="006518C9" w:rsidRDefault="00921A47">
                  <w:pPr>
                    <w:pStyle w:val="HTMLPreformatted"/>
                  </w:pPr>
                  <w:r w:rsidRPr="006518C9">
                    <w:t>[A-Za-z0-</w:t>
                  </w:r>
                  <w:proofErr w:type="gramStart"/>
                  <w:r w:rsidRPr="006518C9">
                    <w:t>9 ]</w:t>
                  </w:r>
                  <w:proofErr w:type="gramEnd"/>
                  <w:r w:rsidRPr="006518C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394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7B91"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NTerm</w:t>
                  </w:r>
                  <w:proofErr w:type="spellEnd"/>
                  <w:r w:rsidRPr="006518C9">
                    <w:rPr>
                      <w:lang w:val="en-US"/>
                    </w:rPr>
                    <w:t>.</w:t>
                  </w:r>
                </w:p>
              </w:tc>
            </w:tr>
            <w:tr w:rsidR="00921A47" w:rsidRPr="006518C9" w14:paraId="09D7B7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6786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5321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7EE10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0F5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361A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3D705" w14:textId="77777777" w:rsidR="00921A47" w:rsidRPr="006518C9" w:rsidRDefault="00921A47">
                  <w:pPr>
                    <w:rPr>
                      <w:sz w:val="24"/>
                      <w:szCs w:val="24"/>
                      <w:lang w:val="en-US"/>
                    </w:rPr>
                  </w:pPr>
                  <w:proofErr w:type="spellStart"/>
                  <w:r w:rsidRPr="006518C9">
                    <w:rPr>
                      <w:lang w:val="en-US"/>
                    </w:rPr>
                    <w:t>semiSpecific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4CAB98"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95F925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6003" w14:textId="77777777" w:rsidR="00921A47" w:rsidRPr="006518C9" w:rsidRDefault="00921A47">
                  <w:pPr>
                    <w:rPr>
                      <w:sz w:val="24"/>
                      <w:szCs w:val="24"/>
                      <w:lang w:val="en-US"/>
                    </w:rPr>
                  </w:pPr>
                  <w:r w:rsidRPr="006518C9">
                    <w:rPr>
                      <w:lang w:val="en-US"/>
                    </w:rPr>
                    <w:t>Set to true if the enzyme cleaves semi-specifically (</w:t>
                  </w:r>
                  <w:proofErr w:type="gramStart"/>
                  <w:r w:rsidRPr="006518C9">
                    <w:rPr>
                      <w:lang w:val="en-US"/>
                    </w:rPr>
                    <w:t>i.e.</w:t>
                  </w:r>
                  <w:proofErr w:type="gramEnd"/>
                  <w:r w:rsidRPr="006518C9">
                    <w:rPr>
                      <w:lang w:val="en-US"/>
                    </w:rPr>
                    <w:t xml:space="preserve"> one terminus MUST cleave according to the rules, the other can cleave at any residue), false if the enzyme cleavage is assumed to be specific to both termini (accepting for any missed cleavages). </w:t>
                  </w:r>
                </w:p>
              </w:tc>
            </w:tr>
          </w:tbl>
          <w:p w14:paraId="679D9834" w14:textId="77777777" w:rsidR="00921A47" w:rsidRPr="006518C9" w:rsidRDefault="00921A47">
            <w:pPr>
              <w:rPr>
                <w:sz w:val="24"/>
                <w:szCs w:val="24"/>
                <w:lang w:val="en-US"/>
              </w:rPr>
            </w:pPr>
          </w:p>
        </w:tc>
      </w:tr>
      <w:tr w:rsidR="00921A47" w:rsidRPr="006518C9" w14:paraId="5A8DC1E5" w14:textId="77777777" w:rsidTr="00921A47">
        <w:trPr>
          <w:tblCellSpacing w:w="15" w:type="dxa"/>
        </w:trPr>
        <w:tc>
          <w:tcPr>
            <w:tcW w:w="0" w:type="auto"/>
            <w:vAlign w:val="center"/>
            <w:hideMark/>
          </w:tcPr>
          <w:p w14:paraId="219259F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21C53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1B7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5848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AA52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FCA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DBB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B7EFD" w14:textId="77777777" w:rsidR="00921A47" w:rsidRPr="006518C9" w:rsidRDefault="00C741B0">
                  <w:pPr>
                    <w:rPr>
                      <w:sz w:val="24"/>
                      <w:szCs w:val="24"/>
                      <w:lang w:val="en-US"/>
                    </w:rPr>
                  </w:pPr>
                  <w:hyperlink w:anchor="SiteRegexp" w:history="1">
                    <w:proofErr w:type="spellStart"/>
                    <w:r w:rsidR="00921A47" w:rsidRPr="006518C9">
                      <w:rPr>
                        <w:rStyle w:val="Hyperlink"/>
                        <w:lang w:val="en-US"/>
                      </w:rPr>
                      <w:t>SiteRegexp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1368E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55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4883"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4D5D3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388D5" w14:textId="77777777" w:rsidR="00921A47" w:rsidRPr="006518C9" w:rsidRDefault="00C741B0">
                  <w:pPr>
                    <w:rPr>
                      <w:sz w:val="24"/>
                      <w:szCs w:val="24"/>
                      <w:lang w:val="en-US"/>
                    </w:rPr>
                  </w:pPr>
                  <w:hyperlink w:anchor="EnzymeName" w:history="1">
                    <w:proofErr w:type="spellStart"/>
                    <w:r w:rsidR="00921A47" w:rsidRPr="006518C9">
                      <w:rPr>
                        <w:rStyle w:val="Hyperlink"/>
                        <w:lang w:val="en-US"/>
                      </w:rPr>
                      <w:t>EnzymeName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502B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6B8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DDD6" w14:textId="77777777" w:rsidR="00921A47" w:rsidRPr="006518C9" w:rsidRDefault="00921A47">
                  <w:pPr>
                    <w:rPr>
                      <w:sz w:val="24"/>
                      <w:szCs w:val="24"/>
                      <w:lang w:val="en-US"/>
                    </w:rPr>
                  </w:pPr>
                  <w:r w:rsidRPr="006518C9">
                    <w:rPr>
                      <w:lang w:val="en-US"/>
                    </w:rPr>
                    <w:t>The name of the enzyme from a CV.</w:t>
                  </w:r>
                </w:p>
              </w:tc>
            </w:tr>
          </w:tbl>
          <w:p w14:paraId="0CA2BF33" w14:textId="77777777" w:rsidR="00921A47" w:rsidRPr="006518C9" w:rsidRDefault="00921A47">
            <w:pPr>
              <w:rPr>
                <w:sz w:val="24"/>
                <w:szCs w:val="24"/>
                <w:lang w:val="en-US"/>
              </w:rPr>
            </w:pPr>
          </w:p>
        </w:tc>
      </w:tr>
      <w:tr w:rsidR="00921A47" w:rsidRPr="006518C9" w14:paraId="373EA13C" w14:textId="77777777" w:rsidTr="00921A47">
        <w:trPr>
          <w:tblCellSpacing w:w="15" w:type="dxa"/>
        </w:trPr>
        <w:tc>
          <w:tcPr>
            <w:tcW w:w="0" w:type="auto"/>
            <w:vAlign w:val="center"/>
            <w:hideMark/>
          </w:tcPr>
          <w:p w14:paraId="0B545B2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392B9A" w14:textId="77777777" w:rsidR="00921A47" w:rsidRPr="006518C9" w:rsidRDefault="00921A47">
            <w:pPr>
              <w:pStyle w:val="HTMLPreformatted"/>
            </w:pPr>
            <w:r w:rsidRPr="006518C9">
              <w:t xml:space="preserve">&lt;Enzyme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324A7D46" w14:textId="77777777" w:rsidR="00921A47" w:rsidRPr="006518C9" w:rsidRDefault="00921A47">
            <w:pPr>
              <w:pStyle w:val="HTMLPreformatted"/>
            </w:pPr>
            <w:r w:rsidRPr="006518C9">
              <w:t xml:space="preserve">    &lt;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p w14:paraId="6EB4C776"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854DC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5A9529B4"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76DB828" w14:textId="77777777" w:rsidR="00921A47" w:rsidRPr="006518C9" w:rsidRDefault="00921A47">
            <w:pPr>
              <w:pStyle w:val="HTMLPreformatted"/>
            </w:pPr>
            <w:r w:rsidRPr="006518C9">
              <w:t>&lt;/Enzyme&gt;</w:t>
            </w:r>
          </w:p>
        </w:tc>
      </w:tr>
    </w:tbl>
    <w:p w14:paraId="78BC584E" w14:textId="77777777" w:rsidR="00921A47" w:rsidRPr="006518C9" w:rsidRDefault="00921A47" w:rsidP="00921A47">
      <w:pPr>
        <w:rPr>
          <w:lang w:val="en-US"/>
        </w:rPr>
      </w:pPr>
    </w:p>
    <w:p w14:paraId="6C949C8C" w14:textId="77777777" w:rsidR="00921A47" w:rsidRPr="006518C9" w:rsidRDefault="00921A47" w:rsidP="00921A47">
      <w:pPr>
        <w:pStyle w:val="Heading2"/>
      </w:pPr>
      <w:bookmarkStart w:id="378" w:name="_Toc476057217"/>
      <w:r w:rsidRPr="006518C9">
        <w:t>Element &lt;</w:t>
      </w:r>
      <w:bookmarkStart w:id="379" w:name="EnzymeName"/>
      <w:proofErr w:type="spellStart"/>
      <w:r w:rsidRPr="006518C9">
        <w:t>EnzymeName</w:t>
      </w:r>
      <w:bookmarkEnd w:id="379"/>
      <w:proofErr w:type="spellEnd"/>
      <w:r w:rsidRPr="006518C9">
        <w:t>&gt;</w:t>
      </w:r>
      <w:bookmarkEnd w:id="3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59157F9D" w14:textId="77777777" w:rsidTr="00921A47">
        <w:trPr>
          <w:tblCellSpacing w:w="15" w:type="dxa"/>
        </w:trPr>
        <w:tc>
          <w:tcPr>
            <w:tcW w:w="0" w:type="auto"/>
            <w:vAlign w:val="center"/>
            <w:hideMark/>
          </w:tcPr>
          <w:p w14:paraId="1C469C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F174AA"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79089F48" w14:textId="77777777" w:rsidTr="00921A47">
        <w:trPr>
          <w:tblCellSpacing w:w="15" w:type="dxa"/>
        </w:trPr>
        <w:tc>
          <w:tcPr>
            <w:tcW w:w="0" w:type="auto"/>
            <w:vAlign w:val="center"/>
            <w:hideMark/>
          </w:tcPr>
          <w:p w14:paraId="28CD8C6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90AB4D"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E8AA07A" w14:textId="77777777" w:rsidTr="00921A47">
        <w:trPr>
          <w:tblCellSpacing w:w="15" w:type="dxa"/>
        </w:trPr>
        <w:tc>
          <w:tcPr>
            <w:tcW w:w="0" w:type="auto"/>
            <w:vAlign w:val="center"/>
            <w:hideMark/>
          </w:tcPr>
          <w:p w14:paraId="5AD3862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CEE095" w14:textId="77777777" w:rsidR="00921A47" w:rsidRPr="006518C9" w:rsidRDefault="00921A47">
            <w:pPr>
              <w:rPr>
                <w:sz w:val="24"/>
                <w:szCs w:val="24"/>
                <w:lang w:val="en-US"/>
              </w:rPr>
            </w:pPr>
            <w:r w:rsidRPr="006518C9">
              <w:rPr>
                <w:lang w:val="en-US"/>
              </w:rPr>
              <w:t>none</w:t>
            </w:r>
          </w:p>
        </w:tc>
      </w:tr>
      <w:tr w:rsidR="00921A47" w:rsidRPr="006518C9" w14:paraId="34662D5B" w14:textId="77777777" w:rsidTr="00921A47">
        <w:trPr>
          <w:tblCellSpacing w:w="15" w:type="dxa"/>
        </w:trPr>
        <w:tc>
          <w:tcPr>
            <w:tcW w:w="0" w:type="auto"/>
            <w:vAlign w:val="center"/>
            <w:hideMark/>
          </w:tcPr>
          <w:p w14:paraId="673B34F8"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0E5E51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C075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F7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6A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5FC03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C927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B310"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F05F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FBC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C670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366E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F671"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9DFD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F916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8BDCF" w14:textId="77777777" w:rsidR="00921A47" w:rsidRPr="006518C9" w:rsidRDefault="00921A47">
                  <w:pPr>
                    <w:rPr>
                      <w:sz w:val="24"/>
                      <w:szCs w:val="24"/>
                      <w:lang w:val="en-US"/>
                    </w:rPr>
                  </w:pPr>
                  <w:r w:rsidRPr="006518C9">
                    <w:rPr>
                      <w:lang w:val="en-US"/>
                    </w:rPr>
                    <w:t>A single user-defined parameter.</w:t>
                  </w:r>
                </w:p>
              </w:tc>
            </w:tr>
          </w:tbl>
          <w:p w14:paraId="294AC4A1" w14:textId="77777777" w:rsidR="00921A47" w:rsidRPr="006518C9" w:rsidRDefault="00921A47">
            <w:pPr>
              <w:rPr>
                <w:sz w:val="24"/>
                <w:szCs w:val="24"/>
                <w:lang w:val="en-US"/>
              </w:rPr>
            </w:pPr>
          </w:p>
        </w:tc>
      </w:tr>
      <w:tr w:rsidR="00921A47" w:rsidRPr="006518C9" w14:paraId="0DE122FD" w14:textId="77777777" w:rsidTr="00921A47">
        <w:trPr>
          <w:tblCellSpacing w:w="15" w:type="dxa"/>
        </w:trPr>
        <w:tc>
          <w:tcPr>
            <w:tcW w:w="0" w:type="auto"/>
            <w:vAlign w:val="center"/>
            <w:hideMark/>
          </w:tcPr>
          <w:p w14:paraId="4EE6BFD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5B9041"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4B9B0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w:t>
            </w:r>
          </w:p>
          <w:p w14:paraId="02B8FD7C"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tc>
      </w:tr>
      <w:tr w:rsidR="00921A47" w:rsidRPr="006518C9" w14:paraId="599A7034" w14:textId="77777777" w:rsidTr="00921A47">
        <w:trPr>
          <w:tblCellSpacing w:w="15" w:type="dxa"/>
        </w:trPr>
        <w:tc>
          <w:tcPr>
            <w:tcW w:w="0" w:type="auto"/>
            <w:vAlign w:val="center"/>
            <w:hideMark/>
          </w:tcPr>
          <w:p w14:paraId="11080C7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CD2354C" w14:textId="77777777" w:rsidR="00921A47" w:rsidRPr="006518C9" w:rsidRDefault="00921A47">
            <w:pPr>
              <w:pStyle w:val="HTMLPreformatted"/>
            </w:pPr>
            <w:r w:rsidRPr="006518C9">
              <w:t>Path /MzIdentML/AnalysisProtocolCollection/SpectrumIdentificationProtocol/Enzymes/Enzyme/EnzymeName</w:t>
            </w:r>
          </w:p>
          <w:p w14:paraId="2753942E" w14:textId="77777777" w:rsidR="00921A47" w:rsidRPr="006518C9" w:rsidRDefault="00921A47">
            <w:pPr>
              <w:pStyle w:val="HTMLPreformatted"/>
            </w:pPr>
            <w:r w:rsidRPr="006518C9">
              <w:t xml:space="preserve">MAY supply a *child* term of </w:t>
            </w:r>
            <w:hyperlink r:id="rId97" w:tgtFrame="new" w:history="1">
              <w:r w:rsidRPr="006518C9">
                <w:rPr>
                  <w:rStyle w:val="Hyperlink"/>
                </w:rPr>
                <w:t>MS:1001045</w:t>
              </w:r>
            </w:hyperlink>
            <w:r w:rsidRPr="006518C9">
              <w:t xml:space="preserve"> (</w:t>
            </w:r>
            <w:r w:rsidRPr="006518C9">
              <w:rPr>
                <w:rStyle w:val="popup"/>
              </w:rPr>
              <w:t>cleavage agent name</w:t>
            </w:r>
            <w:r w:rsidRPr="006518C9">
              <w:t>) only once</w:t>
            </w:r>
          </w:p>
          <w:p w14:paraId="4C686E05" w14:textId="77777777" w:rsidR="00921A47" w:rsidRPr="006518C9" w:rsidRDefault="00921A47">
            <w:pPr>
              <w:pStyle w:val="HTMLPreformatted"/>
            </w:pPr>
            <w:r w:rsidRPr="006518C9">
              <w:t xml:space="preserve">  e.g.: </w:t>
            </w:r>
            <w:hyperlink r:id="rId98" w:tgtFrame="new" w:history="1">
              <w:r w:rsidRPr="006518C9">
                <w:rPr>
                  <w:rStyle w:val="Hyperlink"/>
                </w:rPr>
                <w:t>MS:1001091</w:t>
              </w:r>
            </w:hyperlink>
            <w:r w:rsidRPr="006518C9">
              <w:t xml:space="preserve"> (</w:t>
            </w:r>
            <w:proofErr w:type="spellStart"/>
            <w:r w:rsidRPr="006518C9">
              <w:rPr>
                <w:rStyle w:val="popup"/>
              </w:rPr>
              <w:t>NoEnzyme</w:t>
            </w:r>
            <w:proofErr w:type="spellEnd"/>
            <w:r w:rsidR="008F498D" w:rsidRPr="006518C9">
              <w:t>)</w:t>
            </w:r>
          </w:p>
          <w:p w14:paraId="5D519054" w14:textId="77777777" w:rsidR="00921A47" w:rsidRPr="006518C9" w:rsidRDefault="00921A47">
            <w:pPr>
              <w:pStyle w:val="HTMLPreformatted"/>
            </w:pPr>
            <w:r w:rsidRPr="006518C9">
              <w:t xml:space="preserve">  e.g.: </w:t>
            </w:r>
            <w:hyperlink r:id="rId99" w:tgtFrame="new" w:history="1">
              <w:r w:rsidRPr="006518C9">
                <w:rPr>
                  <w:rStyle w:val="Hyperlink"/>
                </w:rPr>
                <w:t>MS:1001251</w:t>
              </w:r>
            </w:hyperlink>
            <w:r w:rsidRPr="006518C9">
              <w:t xml:space="preserve"> (</w:t>
            </w:r>
            <w:r w:rsidRPr="006518C9">
              <w:rPr>
                <w:rStyle w:val="popup"/>
              </w:rPr>
              <w:t>Trypsin</w:t>
            </w:r>
            <w:r w:rsidRPr="006518C9">
              <w:t xml:space="preserve">) </w:t>
            </w:r>
          </w:p>
          <w:p w14:paraId="1D1AD08B" w14:textId="77777777" w:rsidR="00921A47" w:rsidRPr="006518C9" w:rsidRDefault="00921A47">
            <w:pPr>
              <w:pStyle w:val="HTMLPreformatted"/>
            </w:pPr>
            <w:r w:rsidRPr="006518C9">
              <w:t xml:space="preserve">  e.g.: </w:t>
            </w:r>
            <w:hyperlink r:id="rId100" w:tgtFrame="new" w:history="1">
              <w:r w:rsidRPr="006518C9">
                <w:rPr>
                  <w:rStyle w:val="Hyperlink"/>
                </w:rPr>
                <w:t>MS:1001303</w:t>
              </w:r>
            </w:hyperlink>
            <w:r w:rsidRPr="006518C9">
              <w:t xml:space="preserve"> (</w:t>
            </w:r>
            <w:proofErr w:type="spellStart"/>
            <w:r w:rsidRPr="006518C9">
              <w:rPr>
                <w:rStyle w:val="popup"/>
              </w:rPr>
              <w:t>Arg</w:t>
            </w:r>
            <w:proofErr w:type="spellEnd"/>
            <w:r w:rsidRPr="006518C9">
              <w:rPr>
                <w:rStyle w:val="popup"/>
              </w:rPr>
              <w:t>-C</w:t>
            </w:r>
            <w:r w:rsidRPr="006518C9">
              <w:t xml:space="preserve">) </w:t>
            </w:r>
          </w:p>
          <w:p w14:paraId="28BF18CC" w14:textId="77777777" w:rsidR="00921A47" w:rsidRPr="006518C9" w:rsidRDefault="00921A47">
            <w:pPr>
              <w:pStyle w:val="HTMLPreformatted"/>
            </w:pPr>
            <w:r w:rsidRPr="006518C9">
              <w:t xml:space="preserve">  e.g.: </w:t>
            </w:r>
            <w:hyperlink r:id="rId101" w:tgtFrame="new" w:history="1">
              <w:r w:rsidRPr="006518C9">
                <w:rPr>
                  <w:rStyle w:val="Hyperlink"/>
                </w:rPr>
                <w:t>MS:1001304</w:t>
              </w:r>
            </w:hyperlink>
            <w:r w:rsidRPr="006518C9">
              <w:t xml:space="preserve"> (</w:t>
            </w:r>
            <w:r w:rsidRPr="006518C9">
              <w:rPr>
                <w:rStyle w:val="popup"/>
              </w:rPr>
              <w:t>Asp-N</w:t>
            </w:r>
            <w:r w:rsidRPr="006518C9">
              <w:t xml:space="preserve">) </w:t>
            </w:r>
          </w:p>
          <w:p w14:paraId="46271BB5" w14:textId="77777777" w:rsidR="00921A47" w:rsidRPr="006518C9" w:rsidRDefault="00921A47">
            <w:pPr>
              <w:pStyle w:val="HTMLPreformatted"/>
            </w:pPr>
            <w:r w:rsidRPr="006518C9">
              <w:t xml:space="preserve">  e.g.: </w:t>
            </w:r>
            <w:hyperlink r:id="rId102" w:tgtFrame="new" w:history="1">
              <w:r w:rsidRPr="006518C9">
                <w:rPr>
                  <w:rStyle w:val="Hyperlink"/>
                </w:rPr>
                <w:t>MS:1001305</w:t>
              </w:r>
            </w:hyperlink>
            <w:r w:rsidRPr="006518C9">
              <w:t xml:space="preserve"> (</w:t>
            </w:r>
            <w:r w:rsidRPr="006518C9">
              <w:rPr>
                <w:rStyle w:val="popup"/>
              </w:rPr>
              <w:t>Asp-</w:t>
            </w:r>
            <w:proofErr w:type="spellStart"/>
            <w:r w:rsidRPr="006518C9">
              <w:rPr>
                <w:rStyle w:val="popup"/>
              </w:rPr>
              <w:t>N_ambic</w:t>
            </w:r>
            <w:proofErr w:type="spellEnd"/>
            <w:r w:rsidRPr="006518C9">
              <w:t xml:space="preserve">) </w:t>
            </w:r>
          </w:p>
          <w:p w14:paraId="655EC12C" w14:textId="77777777" w:rsidR="00921A47" w:rsidRPr="006518C9" w:rsidRDefault="00921A47">
            <w:pPr>
              <w:pStyle w:val="HTMLPreformatted"/>
            </w:pPr>
            <w:r w:rsidRPr="006518C9">
              <w:t xml:space="preserve">  e.g.: </w:t>
            </w:r>
            <w:hyperlink r:id="rId103" w:tgtFrame="new" w:history="1">
              <w:r w:rsidRPr="006518C9">
                <w:rPr>
                  <w:rStyle w:val="Hyperlink"/>
                </w:rPr>
                <w:t>MS:1001306</w:t>
              </w:r>
            </w:hyperlink>
            <w:r w:rsidRPr="006518C9">
              <w:t xml:space="preserve"> (</w:t>
            </w:r>
            <w:r w:rsidRPr="006518C9">
              <w:rPr>
                <w:rStyle w:val="popup"/>
              </w:rPr>
              <w:t>Chymotrypsin</w:t>
            </w:r>
            <w:r w:rsidRPr="006518C9">
              <w:t xml:space="preserve">) </w:t>
            </w:r>
          </w:p>
          <w:p w14:paraId="7F25ADB1" w14:textId="77777777" w:rsidR="00921A47" w:rsidRPr="006518C9" w:rsidRDefault="00921A47">
            <w:pPr>
              <w:pStyle w:val="HTMLPreformatted"/>
            </w:pPr>
            <w:r w:rsidRPr="006518C9">
              <w:t xml:space="preserve">  e.g.: </w:t>
            </w:r>
            <w:hyperlink r:id="rId104" w:tgtFrame="new" w:history="1">
              <w:r w:rsidRPr="006518C9">
                <w:rPr>
                  <w:rStyle w:val="Hyperlink"/>
                </w:rPr>
                <w:t>MS:1001307</w:t>
              </w:r>
            </w:hyperlink>
            <w:r w:rsidRPr="006518C9">
              <w:t xml:space="preserve"> (</w:t>
            </w:r>
            <w:proofErr w:type="spellStart"/>
            <w:r w:rsidRPr="006518C9">
              <w:rPr>
                <w:rStyle w:val="popup"/>
              </w:rPr>
              <w:t>CNBr</w:t>
            </w:r>
            <w:proofErr w:type="spellEnd"/>
            <w:r w:rsidRPr="006518C9">
              <w:t xml:space="preserve">) </w:t>
            </w:r>
          </w:p>
          <w:p w14:paraId="6385510A" w14:textId="77777777" w:rsidR="00921A47" w:rsidRPr="006518C9" w:rsidRDefault="00921A47">
            <w:pPr>
              <w:pStyle w:val="HTMLPreformatted"/>
            </w:pPr>
            <w:r w:rsidRPr="006518C9">
              <w:t xml:space="preserve">  e.g.: </w:t>
            </w:r>
            <w:hyperlink r:id="rId105" w:tgtFrame="new" w:history="1">
              <w:r w:rsidRPr="006518C9">
                <w:rPr>
                  <w:rStyle w:val="Hyperlink"/>
                </w:rPr>
                <w:t>MS:1001308</w:t>
              </w:r>
            </w:hyperlink>
            <w:r w:rsidRPr="006518C9">
              <w:t xml:space="preserve"> (</w:t>
            </w:r>
            <w:proofErr w:type="spellStart"/>
            <w:r w:rsidRPr="006518C9">
              <w:rPr>
                <w:rStyle w:val="popup"/>
              </w:rPr>
              <w:t>Formic_acid</w:t>
            </w:r>
            <w:proofErr w:type="spellEnd"/>
            <w:r w:rsidRPr="006518C9">
              <w:t xml:space="preserve">) </w:t>
            </w:r>
          </w:p>
          <w:p w14:paraId="0C82E2A6" w14:textId="77777777" w:rsidR="00921A47" w:rsidRPr="006518C9" w:rsidRDefault="00921A47">
            <w:pPr>
              <w:pStyle w:val="HTMLPreformatted"/>
            </w:pPr>
            <w:r w:rsidRPr="006518C9">
              <w:t xml:space="preserve">  e.g.: </w:t>
            </w:r>
            <w:hyperlink r:id="rId106" w:tgtFrame="new" w:history="1">
              <w:r w:rsidRPr="006518C9">
                <w:rPr>
                  <w:rStyle w:val="Hyperlink"/>
                </w:rPr>
                <w:t>MS:1001309</w:t>
              </w:r>
            </w:hyperlink>
            <w:r w:rsidRPr="006518C9">
              <w:t xml:space="preserve"> (</w:t>
            </w:r>
            <w:r w:rsidRPr="006518C9">
              <w:rPr>
                <w:rStyle w:val="popup"/>
              </w:rPr>
              <w:t>Lys-C</w:t>
            </w:r>
            <w:r w:rsidRPr="006518C9">
              <w:t xml:space="preserve">) </w:t>
            </w:r>
          </w:p>
          <w:p w14:paraId="143DB101" w14:textId="77777777" w:rsidR="00921A47" w:rsidRPr="006518C9" w:rsidRDefault="00921A47">
            <w:pPr>
              <w:pStyle w:val="HTMLPreformatted"/>
            </w:pPr>
            <w:r w:rsidRPr="006518C9">
              <w:t xml:space="preserve">  e.g.: </w:t>
            </w:r>
            <w:hyperlink r:id="rId107" w:tgtFrame="new" w:history="1">
              <w:r w:rsidRPr="006518C9">
                <w:rPr>
                  <w:rStyle w:val="Hyperlink"/>
                </w:rPr>
                <w:t>MS:1001310</w:t>
              </w:r>
            </w:hyperlink>
            <w:r w:rsidRPr="006518C9">
              <w:t xml:space="preserve"> (</w:t>
            </w:r>
            <w:r w:rsidRPr="006518C9">
              <w:rPr>
                <w:rStyle w:val="popup"/>
              </w:rPr>
              <w:t>Lys-C/P</w:t>
            </w:r>
            <w:r w:rsidRPr="006518C9">
              <w:t xml:space="preserve">) </w:t>
            </w:r>
          </w:p>
          <w:p w14:paraId="1DBC3DC5" w14:textId="77777777" w:rsidR="00921A47" w:rsidRPr="006518C9" w:rsidRDefault="00921A47">
            <w:pPr>
              <w:pStyle w:val="HTMLPreformatted"/>
            </w:pPr>
            <w:r w:rsidRPr="006518C9">
              <w:t xml:space="preserve">  </w:t>
            </w:r>
            <w:hyperlink r:id="rId108" w:tgtFrame="new" w:history="1">
              <w:r w:rsidRPr="006518C9">
                <w:rPr>
                  <w:rStyle w:val="Hyperlink"/>
                </w:rPr>
                <w:t>et al.</w:t>
              </w:r>
            </w:hyperlink>
          </w:p>
        </w:tc>
      </w:tr>
      <w:tr w:rsidR="00921A47" w:rsidRPr="006518C9" w14:paraId="186FC77F" w14:textId="77777777" w:rsidTr="00921A47">
        <w:trPr>
          <w:tblCellSpacing w:w="15" w:type="dxa"/>
        </w:trPr>
        <w:tc>
          <w:tcPr>
            <w:tcW w:w="0" w:type="auto"/>
            <w:vAlign w:val="center"/>
            <w:hideMark/>
          </w:tcPr>
          <w:p w14:paraId="14CF593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9ED3D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name="Trypsin"&gt;&lt;/</w:t>
            </w:r>
            <w:proofErr w:type="spellStart"/>
            <w:r w:rsidRPr="006518C9">
              <w:t>cvParam</w:t>
            </w:r>
            <w:proofErr w:type="spellEnd"/>
            <w:r w:rsidRPr="006518C9">
              <w:t>&gt;</w:t>
            </w:r>
          </w:p>
          <w:p w14:paraId="7531F42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tc>
      </w:tr>
    </w:tbl>
    <w:p w14:paraId="13451274" w14:textId="77777777" w:rsidR="00921A47" w:rsidRPr="006518C9" w:rsidRDefault="00921A47" w:rsidP="00921A47">
      <w:pPr>
        <w:rPr>
          <w:lang w:val="en-US"/>
        </w:rPr>
      </w:pPr>
    </w:p>
    <w:p w14:paraId="5BE1B246" w14:textId="77777777" w:rsidR="00921A47" w:rsidRPr="006518C9" w:rsidRDefault="00921A47" w:rsidP="00921A47">
      <w:pPr>
        <w:pStyle w:val="Heading2"/>
      </w:pPr>
      <w:bookmarkStart w:id="380" w:name="_Toc476057218"/>
      <w:r w:rsidRPr="006518C9">
        <w:t>Element &lt;</w:t>
      </w:r>
      <w:bookmarkStart w:id="381" w:name="Enzymes"/>
      <w:r w:rsidRPr="006518C9">
        <w:t>Enzymes</w:t>
      </w:r>
      <w:bookmarkEnd w:id="381"/>
      <w:r w:rsidRPr="006518C9">
        <w:t>&gt;</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12BCCC54" w14:textId="77777777" w:rsidTr="00921A47">
        <w:trPr>
          <w:tblCellSpacing w:w="15" w:type="dxa"/>
        </w:trPr>
        <w:tc>
          <w:tcPr>
            <w:tcW w:w="0" w:type="auto"/>
            <w:vAlign w:val="center"/>
            <w:hideMark/>
          </w:tcPr>
          <w:p w14:paraId="7C8101D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C3184B3"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77AFEF94" w14:textId="77777777" w:rsidTr="00921A47">
        <w:trPr>
          <w:tblCellSpacing w:w="15" w:type="dxa"/>
        </w:trPr>
        <w:tc>
          <w:tcPr>
            <w:tcW w:w="0" w:type="auto"/>
            <w:vAlign w:val="center"/>
            <w:hideMark/>
          </w:tcPr>
          <w:p w14:paraId="6FF76B6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DF89A3" w14:textId="77777777" w:rsidR="00921A47" w:rsidRPr="006518C9" w:rsidRDefault="00921A47">
            <w:pPr>
              <w:rPr>
                <w:sz w:val="24"/>
                <w:szCs w:val="24"/>
                <w:lang w:val="en-US"/>
              </w:rPr>
            </w:pPr>
            <w:proofErr w:type="spellStart"/>
            <w:r w:rsidRPr="006518C9">
              <w:rPr>
                <w:lang w:val="en-US"/>
              </w:rPr>
              <w:t>EnzymesType</w:t>
            </w:r>
            <w:proofErr w:type="spellEnd"/>
            <w:r w:rsidRPr="006518C9">
              <w:rPr>
                <w:lang w:val="en-US"/>
              </w:rPr>
              <w:t xml:space="preserve"> </w:t>
            </w:r>
          </w:p>
        </w:tc>
      </w:tr>
      <w:tr w:rsidR="00921A47" w:rsidRPr="006518C9" w14:paraId="242E5D99" w14:textId="77777777" w:rsidTr="00921A47">
        <w:trPr>
          <w:tblCellSpacing w:w="15" w:type="dxa"/>
        </w:trPr>
        <w:tc>
          <w:tcPr>
            <w:tcW w:w="0" w:type="auto"/>
            <w:vAlign w:val="center"/>
            <w:hideMark/>
          </w:tcPr>
          <w:p w14:paraId="3386F7E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17CE58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142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B2F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7E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940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6F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23B6D9"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A8DD5"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E8FE68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C24E2"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393B25D" w14:textId="77777777" w:rsidR="00921A47" w:rsidRPr="006518C9" w:rsidRDefault="00921A47">
            <w:pPr>
              <w:rPr>
                <w:sz w:val="24"/>
                <w:szCs w:val="24"/>
                <w:lang w:val="en-US"/>
              </w:rPr>
            </w:pPr>
          </w:p>
        </w:tc>
      </w:tr>
      <w:tr w:rsidR="00921A47" w:rsidRPr="006518C9" w14:paraId="39BB96EA" w14:textId="77777777" w:rsidTr="00921A47">
        <w:trPr>
          <w:tblCellSpacing w:w="15" w:type="dxa"/>
        </w:trPr>
        <w:tc>
          <w:tcPr>
            <w:tcW w:w="0" w:type="auto"/>
            <w:vAlign w:val="center"/>
            <w:hideMark/>
          </w:tcPr>
          <w:p w14:paraId="21C978D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A99A5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CD9A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621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DD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95A9A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F830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D8921" w14:textId="77777777" w:rsidR="00921A47" w:rsidRPr="006518C9" w:rsidRDefault="00C741B0">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32AFC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F814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E4133"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1560B2E4" w14:textId="77777777" w:rsidR="00921A47" w:rsidRPr="006518C9" w:rsidRDefault="00921A47">
            <w:pPr>
              <w:rPr>
                <w:sz w:val="24"/>
                <w:szCs w:val="24"/>
                <w:lang w:val="en-US"/>
              </w:rPr>
            </w:pPr>
          </w:p>
        </w:tc>
      </w:tr>
      <w:tr w:rsidR="00921A47" w:rsidRPr="006518C9" w14:paraId="1759A1CE" w14:textId="77777777" w:rsidTr="00921A47">
        <w:trPr>
          <w:tblCellSpacing w:w="15" w:type="dxa"/>
        </w:trPr>
        <w:tc>
          <w:tcPr>
            <w:tcW w:w="0" w:type="auto"/>
            <w:vAlign w:val="center"/>
            <w:hideMark/>
          </w:tcPr>
          <w:p w14:paraId="6C9970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588D0CB" w14:textId="77777777" w:rsidR="00921A47" w:rsidRPr="006518C9" w:rsidRDefault="00921A47">
            <w:pPr>
              <w:pStyle w:val="HTMLPreformatted"/>
            </w:pPr>
            <w:r w:rsidRPr="006518C9">
              <w:t>&lt;Enzymes&gt;</w:t>
            </w:r>
          </w:p>
          <w:p w14:paraId="7CBEECA9" w14:textId="77777777" w:rsidR="00921A47" w:rsidRPr="006518C9" w:rsidRDefault="00921A47">
            <w:pPr>
              <w:pStyle w:val="HTMLPreformatted"/>
            </w:pPr>
            <w:r w:rsidRPr="006518C9">
              <w:t xml:space="preserve">    &lt;Enzyme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438A0555" w14:textId="77777777" w:rsidR="00921A47" w:rsidRPr="006518C9" w:rsidRDefault="00921A47">
            <w:pPr>
              <w:pStyle w:val="HTMLPreformatted"/>
            </w:pPr>
            <w:r w:rsidRPr="006518C9">
              <w:t xml:space="preserve">        &lt;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p w14:paraId="20FB6420"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73CD5B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23DFF998"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276F876" w14:textId="77777777" w:rsidR="00921A47" w:rsidRPr="006518C9" w:rsidRDefault="00921A47">
            <w:pPr>
              <w:pStyle w:val="HTMLPreformatted"/>
            </w:pPr>
            <w:r w:rsidRPr="006518C9">
              <w:t xml:space="preserve">    &lt;/Enzyme&gt;</w:t>
            </w:r>
          </w:p>
          <w:p w14:paraId="0926A235" w14:textId="77777777" w:rsidR="00921A47" w:rsidRPr="006518C9" w:rsidRDefault="00921A47">
            <w:pPr>
              <w:pStyle w:val="HTMLPreformatted"/>
            </w:pPr>
            <w:r w:rsidRPr="006518C9">
              <w:t xml:space="preserve">  ...</w:t>
            </w:r>
          </w:p>
          <w:p w14:paraId="2A298ED7" w14:textId="77777777" w:rsidR="00921A47" w:rsidRPr="006518C9" w:rsidRDefault="00921A47">
            <w:pPr>
              <w:pStyle w:val="HTMLPreformatted"/>
            </w:pPr>
            <w:r w:rsidRPr="006518C9">
              <w:t>&lt;/Enzymes&gt;</w:t>
            </w:r>
          </w:p>
        </w:tc>
      </w:tr>
    </w:tbl>
    <w:p w14:paraId="64A10B30" w14:textId="77777777" w:rsidR="00921A47" w:rsidRPr="006518C9" w:rsidRDefault="00921A47" w:rsidP="00921A47">
      <w:pPr>
        <w:rPr>
          <w:lang w:val="en-US"/>
        </w:rPr>
      </w:pPr>
    </w:p>
    <w:p w14:paraId="113728DA" w14:textId="77777777" w:rsidR="00921A47" w:rsidRPr="006518C9" w:rsidRDefault="00921A47" w:rsidP="00921A47">
      <w:pPr>
        <w:pStyle w:val="Heading2"/>
      </w:pPr>
      <w:bookmarkStart w:id="382" w:name="_Toc476057219"/>
      <w:r w:rsidRPr="006518C9">
        <w:t>Element &lt;</w:t>
      </w:r>
      <w:bookmarkStart w:id="383" w:name="Exclude"/>
      <w:r w:rsidRPr="006518C9">
        <w:t>Exclude</w:t>
      </w:r>
      <w:bookmarkEnd w:id="383"/>
      <w:r w:rsidRPr="006518C9">
        <w:t>&gt;</w:t>
      </w:r>
      <w:bookmarkEnd w:id="3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3A6CB9B7" w14:textId="77777777" w:rsidTr="00921A47">
        <w:trPr>
          <w:tblCellSpacing w:w="15" w:type="dxa"/>
        </w:trPr>
        <w:tc>
          <w:tcPr>
            <w:tcW w:w="0" w:type="auto"/>
            <w:vAlign w:val="center"/>
            <w:hideMark/>
          </w:tcPr>
          <w:p w14:paraId="0C26E2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AD3CD03"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 </w:t>
            </w:r>
          </w:p>
        </w:tc>
      </w:tr>
      <w:tr w:rsidR="00921A47" w:rsidRPr="006518C9" w14:paraId="2681F859" w14:textId="77777777" w:rsidTr="00921A47">
        <w:trPr>
          <w:tblCellSpacing w:w="15" w:type="dxa"/>
        </w:trPr>
        <w:tc>
          <w:tcPr>
            <w:tcW w:w="0" w:type="auto"/>
            <w:vAlign w:val="center"/>
            <w:hideMark/>
          </w:tcPr>
          <w:p w14:paraId="781D82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193E91"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664C03B7" w14:textId="77777777" w:rsidTr="00921A47">
        <w:trPr>
          <w:tblCellSpacing w:w="15" w:type="dxa"/>
        </w:trPr>
        <w:tc>
          <w:tcPr>
            <w:tcW w:w="0" w:type="auto"/>
            <w:vAlign w:val="center"/>
            <w:hideMark/>
          </w:tcPr>
          <w:p w14:paraId="632146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3460" w14:textId="77777777" w:rsidR="00921A47" w:rsidRPr="006518C9" w:rsidRDefault="00921A47">
            <w:pPr>
              <w:rPr>
                <w:sz w:val="24"/>
                <w:szCs w:val="24"/>
                <w:lang w:val="en-US"/>
              </w:rPr>
            </w:pPr>
            <w:r w:rsidRPr="006518C9">
              <w:rPr>
                <w:lang w:val="en-US"/>
              </w:rPr>
              <w:t>none</w:t>
            </w:r>
          </w:p>
        </w:tc>
      </w:tr>
      <w:tr w:rsidR="00921A47" w:rsidRPr="006518C9" w14:paraId="74AE8024" w14:textId="77777777" w:rsidTr="00921A47">
        <w:trPr>
          <w:tblCellSpacing w:w="15" w:type="dxa"/>
        </w:trPr>
        <w:tc>
          <w:tcPr>
            <w:tcW w:w="0" w:type="auto"/>
            <w:vAlign w:val="center"/>
            <w:hideMark/>
          </w:tcPr>
          <w:p w14:paraId="0D37703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468B6E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43D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098B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114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A77DA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32905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4EC2D"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B55BC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DA0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2DD8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373E0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25228"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068AF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F108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A1E93" w14:textId="77777777" w:rsidR="00921A47" w:rsidRPr="006518C9" w:rsidRDefault="00921A47">
                  <w:pPr>
                    <w:rPr>
                      <w:sz w:val="24"/>
                      <w:szCs w:val="24"/>
                      <w:lang w:val="en-US"/>
                    </w:rPr>
                  </w:pPr>
                  <w:r w:rsidRPr="006518C9">
                    <w:rPr>
                      <w:lang w:val="en-US"/>
                    </w:rPr>
                    <w:t>A single user-defined parameter.</w:t>
                  </w:r>
                </w:p>
              </w:tc>
            </w:tr>
          </w:tbl>
          <w:p w14:paraId="2F6C9C22" w14:textId="77777777" w:rsidR="00921A47" w:rsidRPr="006518C9" w:rsidRDefault="00921A47">
            <w:pPr>
              <w:rPr>
                <w:sz w:val="24"/>
                <w:szCs w:val="24"/>
                <w:lang w:val="en-US"/>
              </w:rPr>
            </w:pPr>
          </w:p>
        </w:tc>
      </w:tr>
      <w:tr w:rsidR="00921A47" w:rsidRPr="006518C9" w14:paraId="0D08D91F" w14:textId="77777777" w:rsidTr="00921A47">
        <w:trPr>
          <w:tblCellSpacing w:w="15" w:type="dxa"/>
        </w:trPr>
        <w:tc>
          <w:tcPr>
            <w:tcW w:w="0" w:type="auto"/>
            <w:vAlign w:val="center"/>
            <w:hideMark/>
          </w:tcPr>
          <w:p w14:paraId="6576E355"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CFC1045" w14:textId="77777777" w:rsidR="00921A47" w:rsidRPr="006518C9" w:rsidRDefault="00921A47">
            <w:pPr>
              <w:rPr>
                <w:sz w:val="24"/>
                <w:szCs w:val="24"/>
                <w:lang w:val="en-US"/>
              </w:rPr>
            </w:pPr>
          </w:p>
        </w:tc>
      </w:tr>
      <w:tr w:rsidR="00921A47" w:rsidRPr="006518C9" w14:paraId="78C3F337" w14:textId="77777777" w:rsidTr="00921A47">
        <w:trPr>
          <w:tblCellSpacing w:w="15" w:type="dxa"/>
        </w:trPr>
        <w:tc>
          <w:tcPr>
            <w:tcW w:w="0" w:type="auto"/>
            <w:vAlign w:val="center"/>
            <w:hideMark/>
          </w:tcPr>
          <w:p w14:paraId="277E3AA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9BE717" w14:textId="77777777" w:rsidR="00921A47" w:rsidRPr="006518C9" w:rsidRDefault="00921A47">
            <w:pPr>
              <w:pStyle w:val="HTMLPreformatted"/>
            </w:pPr>
            <w:r w:rsidRPr="006518C9">
              <w:t>Path /MzIdentML/AnalysisProtocolCollection/SpectrumIdentificationProtocol/DatabaseFilters/Filter/Exclude</w:t>
            </w:r>
          </w:p>
          <w:p w14:paraId="67FD2476" w14:textId="77777777" w:rsidR="00921A47" w:rsidRPr="006518C9" w:rsidRDefault="00921A47">
            <w:pPr>
              <w:pStyle w:val="HTMLPreformatted"/>
            </w:pPr>
            <w:r w:rsidRPr="006518C9">
              <w:t xml:space="preserve">MAY supply a *child* term of </w:t>
            </w:r>
            <w:hyperlink r:id="rId109"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756CAB2A" w14:textId="77777777" w:rsidR="00921A47" w:rsidRPr="006518C9" w:rsidRDefault="00921A47">
            <w:pPr>
              <w:pStyle w:val="HTMLPreformatted"/>
            </w:pPr>
            <w:r w:rsidRPr="006518C9">
              <w:t xml:space="preserve">  e.g.: </w:t>
            </w:r>
            <w:hyperlink r:id="rId11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64EF6477"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"http://www.ebi.ac.uk/ols/beta/ontologies/ms/terms?iri=http://purl.obolibrary.org/obo/MS_1001201" \t "new" </w:instrText>
            </w:r>
            <w:r w:rsidR="00C741B0">
              <w:fldChar w:fldCharType="separate"/>
            </w:r>
            <w:r w:rsidRPr="002971BD">
              <w:rPr>
                <w:rStyle w:val="Hyperlink"/>
                <w:lang w:val="de-DE"/>
              </w:rPr>
              <w:t>MS:1001201</w:t>
            </w:r>
            <w:r w:rsidR="00C741B0">
              <w:rPr>
                <w:rStyle w:val="Hyperlink"/>
                <w:lang w:val="de-DE"/>
              </w:rPr>
              <w:fldChar w:fldCharType="end"/>
            </w:r>
            <w:r w:rsidRPr="002971BD">
              <w:rPr>
                <w:lang w:val="de-DE"/>
              </w:rPr>
              <w:t xml:space="preserve"> (</w:t>
            </w:r>
            <w:r w:rsidRPr="002971BD">
              <w:rPr>
                <w:rStyle w:val="popup"/>
                <w:lang w:val="de-DE"/>
              </w:rPr>
              <w:t>DB MW filter maximum</w:t>
            </w:r>
            <w:r w:rsidRPr="002971BD">
              <w:rPr>
                <w:lang w:val="de-DE"/>
              </w:rPr>
              <w:t xml:space="preserve">) </w:t>
            </w:r>
          </w:p>
          <w:p w14:paraId="4EEE0CF6"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"http://www.ebi.ac.uk/ols/beta/ontologies/ms/terms?iri=http://purl.obolibrary.org/obo/MS_1001202" \t "new" </w:instrText>
            </w:r>
            <w:r w:rsidR="00C741B0">
              <w:fldChar w:fldCharType="separate"/>
            </w:r>
            <w:r w:rsidRPr="002971BD">
              <w:rPr>
                <w:rStyle w:val="Hyperlink"/>
                <w:lang w:val="de-DE"/>
              </w:rPr>
              <w:t>MS:1001202</w:t>
            </w:r>
            <w:r w:rsidR="00C741B0">
              <w:rPr>
                <w:rStyle w:val="Hyperlink"/>
                <w:lang w:val="de-DE"/>
              </w:rPr>
              <w:fldChar w:fldCharType="end"/>
            </w:r>
            <w:r w:rsidRPr="002971BD">
              <w:rPr>
                <w:lang w:val="de-DE"/>
              </w:rPr>
              <w:t xml:space="preserve"> (</w:t>
            </w:r>
            <w:r w:rsidRPr="002971BD">
              <w:rPr>
                <w:rStyle w:val="popup"/>
                <w:lang w:val="de-DE"/>
              </w:rPr>
              <w:t>DB MW filter minimum</w:t>
            </w:r>
            <w:r w:rsidRPr="002971BD">
              <w:rPr>
                <w:lang w:val="de-DE"/>
              </w:rPr>
              <w:t xml:space="preserve">) </w:t>
            </w:r>
          </w:p>
          <w:p w14:paraId="1D740A24"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"http://www.ebi.ac.uk/ols/beta/ontologies/ms/terms?iri=http://purl.obolibrary.org/obo/MS_1001203" \t "new" </w:instrText>
            </w:r>
            <w:r w:rsidR="00C741B0">
              <w:fldChar w:fldCharType="separate"/>
            </w:r>
            <w:r w:rsidRPr="002971BD">
              <w:rPr>
                <w:rStyle w:val="Hyperlink"/>
                <w:lang w:val="de-DE"/>
              </w:rPr>
              <w:t>MS:1001203</w:t>
            </w:r>
            <w:r w:rsidR="00C741B0">
              <w:rPr>
                <w:rStyle w:val="Hyperlink"/>
                <w:lang w:val="de-DE"/>
              </w:rPr>
              <w:fldChar w:fldCharType="end"/>
            </w:r>
            <w:r w:rsidRPr="002971BD">
              <w:rPr>
                <w:lang w:val="de-DE"/>
              </w:rPr>
              <w:t xml:space="preserve"> (</w:t>
            </w:r>
            <w:r w:rsidRPr="002971BD">
              <w:rPr>
                <w:rStyle w:val="popup"/>
                <w:lang w:val="de-DE"/>
              </w:rPr>
              <w:t>DB PI filter maximum</w:t>
            </w:r>
            <w:r w:rsidRPr="002971BD">
              <w:rPr>
                <w:lang w:val="de-DE"/>
              </w:rPr>
              <w:t xml:space="preserve">) </w:t>
            </w:r>
          </w:p>
          <w:p w14:paraId="07B5D994"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"http://www.ebi.ac.uk/ols/beta/ontologies/ms/terms?iri=http://purl.obolibrary.org/obo/MS_1001204" \t "new" </w:instrText>
            </w:r>
            <w:r w:rsidR="00C741B0">
              <w:fldChar w:fldCharType="separate"/>
            </w:r>
            <w:r w:rsidRPr="002971BD">
              <w:rPr>
                <w:rStyle w:val="Hyperlink"/>
                <w:lang w:val="de-DE"/>
              </w:rPr>
              <w:t>MS:1001204</w:t>
            </w:r>
            <w:r w:rsidR="00C741B0">
              <w:rPr>
                <w:rStyle w:val="Hyperlink"/>
                <w:lang w:val="de-DE"/>
              </w:rPr>
              <w:fldChar w:fldCharType="end"/>
            </w:r>
            <w:r w:rsidRPr="002971BD">
              <w:rPr>
                <w:lang w:val="de-DE"/>
              </w:rPr>
              <w:t xml:space="preserve"> (</w:t>
            </w:r>
            <w:r w:rsidRPr="002971BD">
              <w:rPr>
                <w:rStyle w:val="popup"/>
                <w:lang w:val="de-DE"/>
              </w:rPr>
              <w:t>DB PI filter minimum</w:t>
            </w:r>
            <w:r w:rsidRPr="002971BD">
              <w:rPr>
                <w:lang w:val="de-DE"/>
              </w:rPr>
              <w:t xml:space="preserve">) </w:t>
            </w:r>
          </w:p>
          <w:p w14:paraId="6668B5B7" w14:textId="77777777" w:rsidR="00921A47" w:rsidRPr="006518C9" w:rsidRDefault="00921A47">
            <w:pPr>
              <w:pStyle w:val="HTMLPreformatted"/>
            </w:pPr>
            <w:r w:rsidRPr="002971BD">
              <w:rPr>
                <w:lang w:val="de-DE"/>
              </w:rPr>
              <w:t xml:space="preserve">  </w:t>
            </w:r>
            <w:r w:rsidRPr="006518C9">
              <w:t xml:space="preserve">e.g.: </w:t>
            </w:r>
            <w:hyperlink r:id="rId111"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5A101B19" w14:textId="77777777" w:rsidR="00921A47" w:rsidRPr="006518C9" w:rsidRDefault="00921A47">
            <w:pPr>
              <w:pStyle w:val="HTMLPreformatted"/>
            </w:pPr>
            <w:r w:rsidRPr="006518C9">
              <w:t xml:space="preserve">  e.g.: </w:t>
            </w:r>
            <w:hyperlink r:id="rId11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36EC8452" w14:textId="77777777" w:rsidR="00921A47" w:rsidRPr="006518C9" w:rsidRDefault="00921A47">
            <w:pPr>
              <w:pStyle w:val="HTMLPreformatted"/>
            </w:pPr>
            <w:r w:rsidRPr="006518C9">
              <w:t xml:space="preserve">  e.g.: </w:t>
            </w:r>
            <w:hyperlink r:id="rId11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A9D0965" w14:textId="77777777" w:rsidR="00921A47" w:rsidRPr="006518C9" w:rsidRDefault="00921A47">
            <w:pPr>
              <w:pStyle w:val="HTMLPreformatted"/>
            </w:pPr>
            <w:r w:rsidRPr="006518C9">
              <w:t xml:space="preserve">  e.g.: </w:t>
            </w:r>
            <w:hyperlink r:id="rId114"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657E25BB" w14:textId="77777777" w:rsidR="00921A47" w:rsidRPr="006518C9" w:rsidRDefault="00921A47">
            <w:pPr>
              <w:pStyle w:val="HTMLPreformatted"/>
            </w:pPr>
            <w:r w:rsidRPr="006518C9">
              <w:t xml:space="preserve">  e.g.: </w:t>
            </w:r>
            <w:hyperlink r:id="rId115"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37A600F" w14:textId="77777777" w:rsidR="00921A47" w:rsidRPr="006518C9" w:rsidRDefault="00921A47">
            <w:pPr>
              <w:pStyle w:val="HTMLPreformatted"/>
            </w:pPr>
            <w:r w:rsidRPr="006518C9">
              <w:t xml:space="preserve">  </w:t>
            </w:r>
            <w:hyperlink r:id="rId116" w:tgtFrame="new" w:history="1">
              <w:r w:rsidRPr="006518C9">
                <w:rPr>
                  <w:rStyle w:val="Hyperlink"/>
                </w:rPr>
                <w:t>et al.</w:t>
              </w:r>
            </w:hyperlink>
          </w:p>
        </w:tc>
      </w:tr>
    </w:tbl>
    <w:p w14:paraId="10568809" w14:textId="77777777" w:rsidR="00921A47" w:rsidRPr="006518C9" w:rsidRDefault="00921A47" w:rsidP="00921A47">
      <w:pPr>
        <w:rPr>
          <w:lang w:val="en-US"/>
        </w:rPr>
      </w:pPr>
    </w:p>
    <w:p w14:paraId="62AD68E8" w14:textId="77777777" w:rsidR="00921A47" w:rsidRPr="006518C9" w:rsidRDefault="00921A47" w:rsidP="00921A47">
      <w:pPr>
        <w:pStyle w:val="Heading2"/>
      </w:pPr>
      <w:bookmarkStart w:id="384" w:name="_Toc476057220"/>
      <w:r w:rsidRPr="006518C9">
        <w:t>Element &lt;</w:t>
      </w:r>
      <w:bookmarkStart w:id="385" w:name="ExternalFormatDocumentation"/>
      <w:proofErr w:type="spellStart"/>
      <w:r w:rsidRPr="006518C9">
        <w:t>ExternalFormatDocumentation</w:t>
      </w:r>
      <w:bookmarkEnd w:id="385"/>
      <w:proofErr w:type="spellEnd"/>
      <w:r w:rsidRPr="006518C9">
        <w:t>&gt;</w:t>
      </w:r>
      <w:bookmarkEnd w:id="3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B193B4B" w14:textId="77777777" w:rsidTr="00921A47">
        <w:trPr>
          <w:tblCellSpacing w:w="15" w:type="dxa"/>
        </w:trPr>
        <w:tc>
          <w:tcPr>
            <w:tcW w:w="0" w:type="auto"/>
            <w:vAlign w:val="center"/>
            <w:hideMark/>
          </w:tcPr>
          <w:p w14:paraId="319E697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41DF1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 </w:t>
            </w:r>
          </w:p>
        </w:tc>
      </w:tr>
      <w:tr w:rsidR="00921A47" w:rsidRPr="006518C9" w14:paraId="220DE65E" w14:textId="77777777" w:rsidTr="00921A47">
        <w:trPr>
          <w:tblCellSpacing w:w="15" w:type="dxa"/>
        </w:trPr>
        <w:tc>
          <w:tcPr>
            <w:tcW w:w="0" w:type="auto"/>
            <w:vAlign w:val="center"/>
            <w:hideMark/>
          </w:tcPr>
          <w:p w14:paraId="42048B5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6202B0"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r w:rsidRPr="006518C9">
              <w:rPr>
                <w:lang w:val="en-US"/>
              </w:rPr>
              <w:t xml:space="preserve"> </w:t>
            </w:r>
          </w:p>
        </w:tc>
      </w:tr>
      <w:tr w:rsidR="00921A47" w:rsidRPr="006518C9" w14:paraId="598F6231" w14:textId="77777777" w:rsidTr="00921A47">
        <w:trPr>
          <w:tblCellSpacing w:w="15" w:type="dxa"/>
        </w:trPr>
        <w:tc>
          <w:tcPr>
            <w:tcW w:w="0" w:type="auto"/>
            <w:vAlign w:val="center"/>
            <w:hideMark/>
          </w:tcPr>
          <w:p w14:paraId="0A4B62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8FFD4B2" w14:textId="77777777" w:rsidR="00921A47" w:rsidRPr="006518C9" w:rsidRDefault="00921A47">
            <w:pPr>
              <w:rPr>
                <w:sz w:val="24"/>
                <w:szCs w:val="24"/>
                <w:lang w:val="en-US"/>
              </w:rPr>
            </w:pPr>
            <w:r w:rsidRPr="006518C9">
              <w:rPr>
                <w:lang w:val="en-US"/>
              </w:rPr>
              <w:t>none</w:t>
            </w:r>
          </w:p>
        </w:tc>
      </w:tr>
      <w:tr w:rsidR="00921A47" w:rsidRPr="006518C9" w14:paraId="00222B1C" w14:textId="77777777" w:rsidTr="00921A47">
        <w:trPr>
          <w:tblCellSpacing w:w="15" w:type="dxa"/>
        </w:trPr>
        <w:tc>
          <w:tcPr>
            <w:tcW w:w="0" w:type="auto"/>
            <w:vAlign w:val="center"/>
            <w:hideMark/>
          </w:tcPr>
          <w:p w14:paraId="6CB6CE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C0DFFFC" w14:textId="77777777" w:rsidR="00921A47" w:rsidRPr="006518C9" w:rsidRDefault="00921A47">
            <w:pPr>
              <w:rPr>
                <w:sz w:val="24"/>
                <w:szCs w:val="24"/>
                <w:lang w:val="en-US"/>
              </w:rPr>
            </w:pPr>
            <w:r w:rsidRPr="006518C9">
              <w:rPr>
                <w:lang w:val="en-US"/>
              </w:rPr>
              <w:t>none</w:t>
            </w:r>
          </w:p>
        </w:tc>
      </w:tr>
      <w:tr w:rsidR="00921A47" w:rsidRPr="006518C9" w14:paraId="2615EA56" w14:textId="77777777" w:rsidTr="00921A47">
        <w:trPr>
          <w:tblCellSpacing w:w="15" w:type="dxa"/>
        </w:trPr>
        <w:tc>
          <w:tcPr>
            <w:tcW w:w="0" w:type="auto"/>
            <w:vAlign w:val="center"/>
            <w:hideMark/>
          </w:tcPr>
          <w:p w14:paraId="39DC8C5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01B8A8" w14:textId="77777777" w:rsidR="00921A47" w:rsidRPr="006518C9" w:rsidRDefault="00921A47">
            <w:pPr>
              <w:rPr>
                <w:sz w:val="24"/>
                <w:szCs w:val="24"/>
                <w:lang w:val="en-US"/>
              </w:rPr>
            </w:pPr>
          </w:p>
        </w:tc>
      </w:tr>
    </w:tbl>
    <w:p w14:paraId="31CBAEE6" w14:textId="77777777" w:rsidR="00921A47" w:rsidRPr="006518C9" w:rsidRDefault="00921A47" w:rsidP="00921A47">
      <w:pPr>
        <w:rPr>
          <w:lang w:val="en-US"/>
        </w:rPr>
      </w:pPr>
    </w:p>
    <w:p w14:paraId="6E01763C" w14:textId="77777777" w:rsidR="00921A47" w:rsidRPr="006518C9" w:rsidRDefault="00921A47" w:rsidP="00921A47">
      <w:pPr>
        <w:pStyle w:val="Heading2"/>
      </w:pPr>
      <w:bookmarkStart w:id="386" w:name="_Toc476057221"/>
      <w:r w:rsidRPr="006518C9">
        <w:t>Element &lt;</w:t>
      </w:r>
      <w:bookmarkStart w:id="387" w:name="FileFormat"/>
      <w:proofErr w:type="spellStart"/>
      <w:r w:rsidRPr="006518C9">
        <w:t>FileFormat</w:t>
      </w:r>
      <w:bookmarkEnd w:id="387"/>
      <w:proofErr w:type="spellEnd"/>
      <w:r w:rsidRPr="006518C9">
        <w:t>&gt;</w:t>
      </w:r>
      <w:bookmarkEnd w:id="3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0EF9EA03" w14:textId="77777777" w:rsidTr="00921A47">
        <w:trPr>
          <w:tblCellSpacing w:w="15" w:type="dxa"/>
        </w:trPr>
        <w:tc>
          <w:tcPr>
            <w:tcW w:w="0" w:type="auto"/>
            <w:vAlign w:val="center"/>
            <w:hideMark/>
          </w:tcPr>
          <w:p w14:paraId="4921BC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5BB34A"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6885451B" w14:textId="77777777" w:rsidTr="00921A47">
        <w:trPr>
          <w:tblCellSpacing w:w="15" w:type="dxa"/>
        </w:trPr>
        <w:tc>
          <w:tcPr>
            <w:tcW w:w="0" w:type="auto"/>
            <w:vAlign w:val="center"/>
            <w:hideMark/>
          </w:tcPr>
          <w:p w14:paraId="24933D8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ACF023" w14:textId="77777777" w:rsidR="00921A47" w:rsidRPr="006518C9" w:rsidRDefault="00921A47">
            <w:pPr>
              <w:rPr>
                <w:sz w:val="24"/>
                <w:szCs w:val="24"/>
                <w:lang w:val="en-US"/>
              </w:rPr>
            </w:pPr>
            <w:proofErr w:type="spellStart"/>
            <w:r w:rsidRPr="006518C9">
              <w:rPr>
                <w:lang w:val="en-US"/>
              </w:rPr>
              <w:t>FileFormatType</w:t>
            </w:r>
            <w:proofErr w:type="spellEnd"/>
            <w:r w:rsidRPr="006518C9">
              <w:rPr>
                <w:lang w:val="en-US"/>
              </w:rPr>
              <w:t xml:space="preserve"> </w:t>
            </w:r>
          </w:p>
        </w:tc>
      </w:tr>
      <w:tr w:rsidR="00921A47" w:rsidRPr="006518C9" w14:paraId="5ECA2D0B" w14:textId="77777777" w:rsidTr="00921A47">
        <w:trPr>
          <w:tblCellSpacing w:w="15" w:type="dxa"/>
        </w:trPr>
        <w:tc>
          <w:tcPr>
            <w:tcW w:w="0" w:type="auto"/>
            <w:vAlign w:val="center"/>
            <w:hideMark/>
          </w:tcPr>
          <w:p w14:paraId="5BB907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4565365" w14:textId="77777777" w:rsidR="00921A47" w:rsidRPr="006518C9" w:rsidRDefault="00921A47">
            <w:pPr>
              <w:rPr>
                <w:sz w:val="24"/>
                <w:szCs w:val="24"/>
                <w:lang w:val="en-US"/>
              </w:rPr>
            </w:pPr>
            <w:r w:rsidRPr="006518C9">
              <w:rPr>
                <w:lang w:val="en-US"/>
              </w:rPr>
              <w:t>none</w:t>
            </w:r>
          </w:p>
        </w:tc>
      </w:tr>
      <w:tr w:rsidR="00921A47" w:rsidRPr="006518C9" w14:paraId="7E8E7790" w14:textId="77777777" w:rsidTr="00921A47">
        <w:trPr>
          <w:tblCellSpacing w:w="15" w:type="dxa"/>
        </w:trPr>
        <w:tc>
          <w:tcPr>
            <w:tcW w:w="0" w:type="auto"/>
            <w:vAlign w:val="center"/>
            <w:hideMark/>
          </w:tcPr>
          <w:p w14:paraId="0D2EF9A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0F6254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C62C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5F70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1E09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C1EB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97B0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2D8CC"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3DD4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E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F1D66" w14:textId="77777777" w:rsidR="00921A47" w:rsidRPr="006518C9" w:rsidRDefault="00921A47">
                  <w:pPr>
                    <w:rPr>
                      <w:sz w:val="24"/>
                      <w:szCs w:val="24"/>
                      <w:lang w:val="en-US"/>
                    </w:rPr>
                  </w:pPr>
                  <w:r w:rsidRPr="006518C9">
                    <w:rPr>
                      <w:lang w:val="en-US"/>
                    </w:rPr>
                    <w:t>A single entry from an ontology or a controlled vocabulary.</w:t>
                  </w:r>
                </w:p>
              </w:tc>
            </w:tr>
          </w:tbl>
          <w:p w14:paraId="61651975" w14:textId="77777777" w:rsidR="00921A47" w:rsidRPr="006518C9" w:rsidRDefault="00921A47">
            <w:pPr>
              <w:rPr>
                <w:sz w:val="24"/>
                <w:szCs w:val="24"/>
                <w:lang w:val="en-US"/>
              </w:rPr>
            </w:pPr>
          </w:p>
        </w:tc>
      </w:tr>
      <w:tr w:rsidR="00921A47" w:rsidRPr="006518C9" w14:paraId="79342A64" w14:textId="77777777" w:rsidTr="00921A47">
        <w:trPr>
          <w:tblCellSpacing w:w="15" w:type="dxa"/>
        </w:trPr>
        <w:tc>
          <w:tcPr>
            <w:tcW w:w="0" w:type="auto"/>
            <w:vAlign w:val="center"/>
            <w:hideMark/>
          </w:tcPr>
          <w:p w14:paraId="3A8DDC4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4776B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3A220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proofErr w:type="gramStart"/>
            <w:r w:rsidRPr="006518C9">
              <w:t>X!Tandem</w:t>
            </w:r>
            <w:proofErr w:type="spellEnd"/>
            <w:proofErr w:type="gramEnd"/>
            <w:r w:rsidRPr="006518C9">
              <w:t xml:space="preserve"> xml format"/&gt;</w:t>
            </w:r>
          </w:p>
          <w:p w14:paraId="1DD1158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tc>
      </w:tr>
      <w:tr w:rsidR="00921A47" w:rsidRPr="006518C9" w14:paraId="6C59F958" w14:textId="77777777" w:rsidTr="00921A47">
        <w:trPr>
          <w:tblCellSpacing w:w="15" w:type="dxa"/>
        </w:trPr>
        <w:tc>
          <w:tcPr>
            <w:tcW w:w="0" w:type="auto"/>
            <w:vAlign w:val="center"/>
            <w:hideMark/>
          </w:tcPr>
          <w:p w14:paraId="614B47AC"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009696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FileFormat</w:t>
            </w:r>
            <w:proofErr w:type="spellEnd"/>
          </w:p>
          <w:p w14:paraId="241C6430" w14:textId="77777777" w:rsidR="00921A47" w:rsidRPr="006518C9" w:rsidRDefault="00921A47">
            <w:pPr>
              <w:pStyle w:val="HTMLPreformatted"/>
            </w:pPr>
            <w:r w:rsidRPr="006518C9">
              <w:t xml:space="preserve">MUST supply a *child* term of </w:t>
            </w:r>
            <w:hyperlink r:id="rId117" w:tgtFrame="new" w:history="1">
              <w:r w:rsidRPr="006518C9">
                <w:rPr>
                  <w:rStyle w:val="Hyperlink"/>
                </w:rPr>
                <w:t>MS:100</w:t>
              </w:r>
              <w:r w:rsidRPr="006518C9">
                <w:rPr>
                  <w:rStyle w:val="Hyperlink"/>
                </w:rPr>
                <w:t>1</w:t>
              </w:r>
              <w:r w:rsidRPr="006518C9">
                <w:rPr>
                  <w:rStyle w:val="Hyperlink"/>
                </w:rPr>
                <w:t>347</w:t>
              </w:r>
            </w:hyperlink>
            <w:r w:rsidRPr="006518C9">
              <w:t xml:space="preserve"> (</w:t>
            </w:r>
            <w:r w:rsidRPr="006518C9">
              <w:rPr>
                <w:rStyle w:val="popup"/>
              </w:rPr>
              <w:t>database file formats</w:t>
            </w:r>
            <w:r w:rsidRPr="006518C9">
              <w:t>) one or more times</w:t>
            </w:r>
          </w:p>
          <w:p w14:paraId="703C56E2" w14:textId="77777777" w:rsidR="00921A47" w:rsidRPr="006518C9" w:rsidRDefault="00921A47">
            <w:pPr>
              <w:pStyle w:val="HTMLPreformatted"/>
            </w:pPr>
            <w:r w:rsidRPr="006518C9">
              <w:t xml:space="preserve">  e.g.: </w:t>
            </w:r>
            <w:hyperlink r:id="rId118"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5DE06F3" w14:textId="77777777" w:rsidR="00921A47" w:rsidRPr="006518C9" w:rsidRDefault="00921A47">
            <w:pPr>
              <w:pStyle w:val="HTMLPreformatted"/>
            </w:pPr>
            <w:r w:rsidRPr="006518C9">
              <w:t xml:space="preserve">  e.g.: </w:t>
            </w:r>
            <w:hyperlink r:id="rId119" w:tgtFrame="new" w:history="1">
              <w:r w:rsidRPr="006518C9">
                <w:rPr>
                  <w:rStyle w:val="Hyperlink"/>
                </w:rPr>
                <w:t>MS:1001349</w:t>
              </w:r>
            </w:hyperlink>
            <w:r w:rsidRPr="006518C9">
              <w:t xml:space="preserve"> (</w:t>
            </w:r>
            <w:r w:rsidRPr="006518C9">
              <w:rPr>
                <w:rStyle w:val="popup"/>
              </w:rPr>
              <w:t>ASN.1</w:t>
            </w:r>
            <w:r w:rsidRPr="006518C9">
              <w:t xml:space="preserve">) </w:t>
            </w:r>
          </w:p>
          <w:p w14:paraId="41BD7304" w14:textId="77777777" w:rsidR="00921A47" w:rsidRPr="006518C9" w:rsidRDefault="00921A47">
            <w:pPr>
              <w:pStyle w:val="HTMLPreformatted"/>
            </w:pPr>
            <w:r w:rsidRPr="006518C9">
              <w:t xml:space="preserve">  e.g.: </w:t>
            </w:r>
            <w:hyperlink r:id="rId120" w:tgtFrame="new" w:history="1">
              <w:r w:rsidRPr="006518C9">
                <w:rPr>
                  <w:rStyle w:val="Hyperlink"/>
                </w:rPr>
                <w:t>MS:1001350</w:t>
              </w:r>
            </w:hyperlink>
            <w:r w:rsidRPr="006518C9">
              <w:t xml:space="preserve"> (</w:t>
            </w:r>
            <w:r w:rsidRPr="006518C9">
              <w:rPr>
                <w:rStyle w:val="popup"/>
              </w:rPr>
              <w:t xml:space="preserve">NCBI </w:t>
            </w:r>
            <w:proofErr w:type="gramStart"/>
            <w:r w:rsidRPr="006518C9">
              <w:rPr>
                <w:rStyle w:val="popup"/>
              </w:rPr>
              <w:t>*.p</w:t>
            </w:r>
            <w:proofErr w:type="gramEnd"/>
            <w:r w:rsidRPr="006518C9">
              <w:rPr>
                <w:rStyle w:val="popup"/>
              </w:rPr>
              <w:t>*</w:t>
            </w:r>
            <w:r w:rsidRPr="006518C9">
              <w:t xml:space="preserve">) </w:t>
            </w:r>
          </w:p>
          <w:p w14:paraId="1BF23905" w14:textId="77777777" w:rsidR="00921A47" w:rsidRPr="006518C9" w:rsidRDefault="00921A47">
            <w:pPr>
              <w:pStyle w:val="HTMLPreformatted"/>
            </w:pPr>
            <w:r w:rsidRPr="006518C9">
              <w:t xml:space="preserve">  e.g.: </w:t>
            </w:r>
            <w:hyperlink r:id="rId121" w:tgtFrame="new" w:history="1">
              <w:r w:rsidRPr="006518C9">
                <w:rPr>
                  <w:rStyle w:val="Hyperlink"/>
                </w:rPr>
                <w:t>MS:1001351</w:t>
              </w:r>
            </w:hyperlink>
            <w:r w:rsidRPr="006518C9">
              <w:t xml:space="preserve"> (</w:t>
            </w:r>
            <w:proofErr w:type="spellStart"/>
            <w:r w:rsidRPr="006518C9">
              <w:rPr>
                <w:rStyle w:val="popup"/>
              </w:rPr>
              <w:t>clustal</w:t>
            </w:r>
            <w:proofErr w:type="spellEnd"/>
            <w:r w:rsidRPr="006518C9">
              <w:rPr>
                <w:rStyle w:val="popup"/>
              </w:rPr>
              <w:t xml:space="preserve"> </w:t>
            </w:r>
            <w:proofErr w:type="spellStart"/>
            <w:r w:rsidRPr="006518C9">
              <w:rPr>
                <w:rStyle w:val="popup"/>
              </w:rPr>
              <w:t>aln</w:t>
            </w:r>
            <w:proofErr w:type="spellEnd"/>
            <w:r w:rsidRPr="006518C9">
              <w:t xml:space="preserve">) </w:t>
            </w:r>
          </w:p>
          <w:p w14:paraId="3682431E" w14:textId="77777777" w:rsidR="00921A47" w:rsidRPr="006518C9" w:rsidRDefault="00921A47">
            <w:pPr>
              <w:pStyle w:val="HTMLPreformatted"/>
            </w:pPr>
            <w:r w:rsidRPr="006518C9">
              <w:t xml:space="preserve">  e.g.: </w:t>
            </w:r>
            <w:hyperlink r:id="rId122" w:tgtFrame="new" w:history="1">
              <w:r w:rsidRPr="006518C9">
                <w:rPr>
                  <w:rStyle w:val="Hyperlink"/>
                </w:rPr>
                <w:t>MS:1001352</w:t>
              </w:r>
            </w:hyperlink>
            <w:r w:rsidRPr="006518C9">
              <w:t xml:space="preserve"> (</w:t>
            </w:r>
            <w:proofErr w:type="spellStart"/>
            <w:r w:rsidRPr="006518C9">
              <w:rPr>
                <w:rStyle w:val="popup"/>
              </w:rPr>
              <w:t>embl</w:t>
            </w:r>
            <w:proofErr w:type="spellEnd"/>
            <w:r w:rsidRPr="006518C9">
              <w:rPr>
                <w:rStyle w:val="popup"/>
              </w:rPr>
              <w:t xml:space="preserve"> </w:t>
            </w:r>
            <w:proofErr w:type="spellStart"/>
            <w:r w:rsidRPr="006518C9">
              <w:rPr>
                <w:rStyle w:val="popup"/>
              </w:rPr>
              <w:t>em</w:t>
            </w:r>
            <w:proofErr w:type="spellEnd"/>
            <w:r w:rsidRPr="006518C9">
              <w:t xml:space="preserve">) </w:t>
            </w:r>
          </w:p>
          <w:p w14:paraId="3E55A89F" w14:textId="77777777" w:rsidR="00921A47" w:rsidRPr="006518C9" w:rsidRDefault="00921A47">
            <w:pPr>
              <w:pStyle w:val="HTMLPreformatted"/>
            </w:pPr>
            <w:r w:rsidRPr="006518C9">
              <w:t xml:space="preserve">  e.g.: </w:t>
            </w:r>
            <w:hyperlink r:id="rId123" w:tgtFrame="new" w:history="1">
              <w:r w:rsidRPr="006518C9">
                <w:rPr>
                  <w:rStyle w:val="Hyperlink"/>
                </w:rPr>
                <w:t>MS:1001353</w:t>
              </w:r>
            </w:hyperlink>
            <w:r w:rsidRPr="006518C9">
              <w:t xml:space="preserve"> (</w:t>
            </w:r>
            <w:r w:rsidRPr="006518C9">
              <w:rPr>
                <w:rStyle w:val="popup"/>
              </w:rPr>
              <w:t>NBRF PIR</w:t>
            </w:r>
            <w:r w:rsidRPr="006518C9">
              <w:t xml:space="preserve">) </w:t>
            </w:r>
          </w:p>
          <w:p w14:paraId="7732A39D" w14:textId="77777777" w:rsidR="00921A47" w:rsidRPr="006518C9" w:rsidRDefault="00921A47">
            <w:pPr>
              <w:pStyle w:val="HTMLPreformatted"/>
            </w:pPr>
            <w:r w:rsidRPr="006518C9">
              <w:t xml:space="preserve">  e.g.: </w:t>
            </w:r>
            <w:hyperlink r:id="rId124" w:tgtFrame="new" w:history="1">
              <w:r w:rsidRPr="006518C9">
                <w:rPr>
                  <w:rStyle w:val="Hyperlink"/>
                </w:rPr>
                <w:t>MS:1001462</w:t>
              </w:r>
            </w:hyperlink>
            <w:r w:rsidRPr="006518C9">
              <w:t xml:space="preserve"> (</w:t>
            </w:r>
            <w:r w:rsidRPr="006518C9">
              <w:rPr>
                <w:rStyle w:val="popup"/>
              </w:rPr>
              <w:t>PEFF format</w:t>
            </w:r>
            <w:r w:rsidRPr="006518C9">
              <w:t xml:space="preserve">) </w:t>
            </w:r>
          </w:p>
          <w:p w14:paraId="6CBBC5A7" w14:textId="77777777" w:rsidR="00921A47" w:rsidRPr="006518C9" w:rsidRDefault="00921A47">
            <w:pPr>
              <w:pStyle w:val="HTMLPreformatted"/>
            </w:pPr>
            <w:r w:rsidRPr="006518C9">
              <w:t xml:space="preserve">  e.g.: </w:t>
            </w:r>
            <w:hyperlink r:id="rId125" w:tgtFrame="new" w:history="1">
              <w:r w:rsidRPr="006518C9">
                <w:rPr>
                  <w:rStyle w:val="Hyperlink"/>
                </w:rPr>
                <w:t>MS:1002659</w:t>
              </w:r>
            </w:hyperlink>
            <w:r w:rsidRPr="006518C9">
              <w:t xml:space="preserve"> (</w:t>
            </w:r>
            <w:proofErr w:type="spellStart"/>
            <w:r w:rsidRPr="006518C9">
              <w:rPr>
                <w:rStyle w:val="popup"/>
              </w:rPr>
              <w:t>UniProtKB</w:t>
            </w:r>
            <w:proofErr w:type="spellEnd"/>
            <w:r w:rsidRPr="006518C9">
              <w:rPr>
                <w:rStyle w:val="popup"/>
              </w:rPr>
              <w:t xml:space="preserve"> text sequence format</w:t>
            </w:r>
            <w:r w:rsidRPr="006518C9">
              <w:t xml:space="preserve">) </w:t>
            </w:r>
          </w:p>
          <w:p w14:paraId="7A9A8F2D" w14:textId="77777777" w:rsidR="00921A47" w:rsidRPr="006518C9" w:rsidRDefault="00921A47">
            <w:pPr>
              <w:pStyle w:val="HTMLPreformatted"/>
            </w:pPr>
            <w:r w:rsidRPr="006518C9">
              <w:t xml:space="preserve">  e.g.: </w:t>
            </w:r>
            <w:hyperlink r:id="rId126" w:tgtFrame="new" w:history="1">
              <w:r w:rsidRPr="006518C9">
                <w:rPr>
                  <w:rStyle w:val="Hyperlink"/>
                </w:rPr>
                <w:t>MS:1002660</w:t>
              </w:r>
            </w:hyperlink>
            <w:r w:rsidRPr="006518C9">
              <w:t xml:space="preserve"> (</w:t>
            </w:r>
            <w:proofErr w:type="spellStart"/>
            <w:r w:rsidRPr="006518C9">
              <w:rPr>
                <w:rStyle w:val="popup"/>
              </w:rPr>
              <w:t>UniProtKB</w:t>
            </w:r>
            <w:proofErr w:type="spellEnd"/>
            <w:r w:rsidRPr="006518C9">
              <w:rPr>
                <w:rStyle w:val="popup"/>
              </w:rPr>
              <w:t xml:space="preserve"> XML sequence format</w:t>
            </w:r>
            <w:r w:rsidRPr="006518C9">
              <w:t xml:space="preserve">) </w:t>
            </w:r>
          </w:p>
          <w:p w14:paraId="1673A6C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r w:rsidRPr="006518C9">
              <w:t>/</w:t>
            </w:r>
            <w:proofErr w:type="spellStart"/>
            <w:r w:rsidRPr="006518C9">
              <w:t>FileFormat</w:t>
            </w:r>
            <w:proofErr w:type="spellEnd"/>
          </w:p>
          <w:p w14:paraId="6DD15297" w14:textId="77777777" w:rsidR="00921A47" w:rsidRPr="006518C9" w:rsidRDefault="00921A47">
            <w:pPr>
              <w:pStyle w:val="HTMLPreformatted"/>
            </w:pPr>
            <w:r w:rsidRPr="006518C9">
              <w:t xml:space="preserve">MUST supply a *child* term of </w:t>
            </w:r>
            <w:hyperlink r:id="rId127"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125A5D33" w14:textId="77777777" w:rsidR="00921A47" w:rsidRPr="006518C9" w:rsidRDefault="00921A47">
            <w:pPr>
              <w:pStyle w:val="HTMLPreformatted"/>
            </w:pPr>
            <w:r w:rsidRPr="006518C9">
              <w:t xml:space="preserve">  e.g.: </w:t>
            </w:r>
            <w:hyperlink r:id="rId128" w:tgtFrame="new" w:history="1">
              <w:r w:rsidRPr="006518C9">
                <w:rPr>
                  <w:rStyle w:val="Hyperlink"/>
                </w:rPr>
                <w:t>MS:1000742</w:t>
              </w:r>
            </w:hyperlink>
            <w:r w:rsidRPr="006518C9">
              <w:t xml:space="preserve"> (</w:t>
            </w:r>
            <w:proofErr w:type="spellStart"/>
            <w:r w:rsidRPr="006518C9">
              <w:rPr>
                <w:rStyle w:val="popup"/>
              </w:rPr>
              <w:t>Bioworks</w:t>
            </w:r>
            <w:proofErr w:type="spellEnd"/>
            <w:r w:rsidRPr="006518C9">
              <w:rPr>
                <w:rStyle w:val="popup"/>
              </w:rPr>
              <w:t xml:space="preserve"> SRF format</w:t>
            </w:r>
            <w:r w:rsidRPr="006518C9">
              <w:t xml:space="preserve">) </w:t>
            </w:r>
          </w:p>
          <w:p w14:paraId="2FB62833" w14:textId="77777777" w:rsidR="00921A47" w:rsidRPr="006518C9" w:rsidRDefault="00921A47">
            <w:pPr>
              <w:pStyle w:val="HTMLPreformatted"/>
            </w:pPr>
            <w:r w:rsidRPr="006518C9">
              <w:t xml:space="preserve">  e.g.: </w:t>
            </w:r>
            <w:hyperlink r:id="rId129"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7A30E89E" w14:textId="77777777" w:rsidR="00921A47" w:rsidRPr="006518C9" w:rsidRDefault="00921A47">
            <w:pPr>
              <w:pStyle w:val="HTMLPreformatted"/>
            </w:pPr>
            <w:r w:rsidRPr="006518C9">
              <w:t xml:space="preserve">  e.g.: </w:t>
            </w:r>
            <w:hyperlink r:id="rId130"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4158E92A" w14:textId="77777777" w:rsidR="00921A47" w:rsidRPr="006518C9" w:rsidRDefault="00921A47">
            <w:pPr>
              <w:pStyle w:val="HTMLPreformatted"/>
            </w:pPr>
            <w:r w:rsidRPr="006518C9">
              <w:t xml:space="preserve">  e.g.: </w:t>
            </w:r>
            <w:hyperlink r:id="rId131"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0AF5BC2A" w14:textId="77777777" w:rsidR="00921A47" w:rsidRPr="006518C9" w:rsidRDefault="00921A47">
            <w:pPr>
              <w:pStyle w:val="HTMLPreformatted"/>
            </w:pPr>
            <w:r w:rsidRPr="006518C9">
              <w:t xml:space="preserve">  e.g.: </w:t>
            </w:r>
            <w:hyperlink r:id="rId132"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10404AD0" w14:textId="77777777" w:rsidR="00921A47" w:rsidRPr="006518C9" w:rsidRDefault="00921A47">
            <w:pPr>
              <w:pStyle w:val="HTMLPreformatted"/>
            </w:pPr>
            <w:r w:rsidRPr="006518C9">
              <w:t xml:space="preserve">  e.g.: </w:t>
            </w:r>
            <w:hyperlink r:id="rId133"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D82BFD8" w14:textId="77777777" w:rsidR="00921A47" w:rsidRPr="006518C9" w:rsidRDefault="00921A47">
            <w:pPr>
              <w:pStyle w:val="HTMLPreformatted"/>
            </w:pPr>
            <w:r w:rsidRPr="006518C9">
              <w:t xml:space="preserve">  e.g.: </w:t>
            </w:r>
            <w:hyperlink r:id="rId134" w:tgtFrame="new" w:history="1">
              <w:r w:rsidRPr="006518C9">
                <w:rPr>
                  <w:rStyle w:val="Hyperlink"/>
                </w:rPr>
                <w:t>MS:1001275</w:t>
              </w:r>
            </w:hyperlink>
            <w:r w:rsidRPr="006518C9">
              <w:t xml:space="preserve"> (</w:t>
            </w:r>
            <w:proofErr w:type="spellStart"/>
            <w:r w:rsidRPr="006518C9">
              <w:rPr>
                <w:rStyle w:val="popup"/>
              </w:rPr>
              <w:t>ProteinScape</w:t>
            </w:r>
            <w:proofErr w:type="spellEnd"/>
            <w:r w:rsidRPr="006518C9">
              <w:rPr>
                <w:rStyle w:val="popup"/>
              </w:rPr>
              <w:t xml:space="preserve"> </w:t>
            </w:r>
            <w:proofErr w:type="spellStart"/>
            <w:r w:rsidRPr="006518C9">
              <w:rPr>
                <w:rStyle w:val="popup"/>
              </w:rPr>
              <w:t>SearchEvent</w:t>
            </w:r>
            <w:proofErr w:type="spellEnd"/>
            <w:r w:rsidRPr="006518C9">
              <w:t xml:space="preserve">) </w:t>
            </w:r>
          </w:p>
          <w:p w14:paraId="6C06705F"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"http://www.ebi.ac.uk/ols/beta/ontologies/ms/terms?iri=http://purl.obolibrary.org/obo/MS_1001276" \t "new" </w:instrText>
            </w:r>
            <w:r w:rsidR="00C741B0">
              <w:fldChar w:fldCharType="separate"/>
            </w:r>
            <w:r w:rsidRPr="002971BD">
              <w:rPr>
                <w:rStyle w:val="Hyperlink"/>
                <w:lang w:val="de-DE"/>
              </w:rPr>
              <w:t>MS:1001276</w:t>
            </w:r>
            <w:r w:rsidR="00C741B0">
              <w:rPr>
                <w:rStyle w:val="Hyperlink"/>
                <w:lang w:val="de-DE"/>
              </w:rPr>
              <w:fldChar w:fldCharType="end"/>
            </w:r>
            <w:r w:rsidRPr="002971BD">
              <w:rPr>
                <w:lang w:val="de-DE"/>
              </w:rPr>
              <w:t xml:space="preserve"> (</w:t>
            </w:r>
            <w:r w:rsidRPr="002971BD">
              <w:rPr>
                <w:rStyle w:val="popup"/>
                <w:lang w:val="de-DE"/>
              </w:rPr>
              <w:t>ProteinScape Gel</w:t>
            </w:r>
            <w:r w:rsidRPr="002971BD">
              <w:rPr>
                <w:lang w:val="de-DE"/>
              </w:rPr>
              <w:t xml:space="preserve">) </w:t>
            </w:r>
          </w:p>
          <w:p w14:paraId="4E11E179"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"http://www.ebi.ac.uk/ols/beta/ontologies/ms/terms?iri=http://purl.obolibrary.org/obo/MS_1001399" \t "new" </w:instrText>
            </w:r>
            <w:r w:rsidR="00C741B0">
              <w:fldChar w:fldCharType="separate"/>
            </w:r>
            <w:r w:rsidRPr="002971BD">
              <w:rPr>
                <w:rStyle w:val="Hyperlink"/>
                <w:lang w:val="de-DE"/>
              </w:rPr>
              <w:t>MS:1001399</w:t>
            </w:r>
            <w:r w:rsidR="00C741B0">
              <w:rPr>
                <w:rStyle w:val="Hyperlink"/>
                <w:lang w:val="de-DE"/>
              </w:rPr>
              <w:fldChar w:fldCharType="end"/>
            </w:r>
            <w:r w:rsidRPr="002971BD">
              <w:rPr>
                <w:lang w:val="de-DE"/>
              </w:rPr>
              <w:t xml:space="preserve"> (</w:t>
            </w:r>
            <w:r w:rsidRPr="002971BD">
              <w:rPr>
                <w:rStyle w:val="popup"/>
                <w:lang w:val="de-DE"/>
              </w:rPr>
              <w:t>OMSSA csv format</w:t>
            </w:r>
            <w:r w:rsidRPr="002971BD">
              <w:rPr>
                <w:lang w:val="de-DE"/>
              </w:rPr>
              <w:t xml:space="preserve">) </w:t>
            </w:r>
          </w:p>
          <w:p w14:paraId="1F03CDA1"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"http://www.ebi.ac.uk/ols/beta/ontologies/ms/terms?iri=http://purl.obolibrary.org/obo/MS_1001400" \t "new" </w:instrText>
            </w:r>
            <w:r w:rsidR="00C741B0">
              <w:fldChar w:fldCharType="separate"/>
            </w:r>
            <w:r w:rsidRPr="002971BD">
              <w:rPr>
                <w:rStyle w:val="Hyperlink"/>
                <w:lang w:val="de-DE"/>
              </w:rPr>
              <w:t>MS:1001400</w:t>
            </w:r>
            <w:r w:rsidR="00C741B0">
              <w:rPr>
                <w:rStyle w:val="Hyperlink"/>
                <w:lang w:val="de-DE"/>
              </w:rPr>
              <w:fldChar w:fldCharType="end"/>
            </w:r>
            <w:r w:rsidRPr="002971BD">
              <w:rPr>
                <w:lang w:val="de-DE"/>
              </w:rPr>
              <w:t xml:space="preserve"> (</w:t>
            </w:r>
            <w:r w:rsidRPr="002971BD">
              <w:rPr>
                <w:rStyle w:val="popup"/>
                <w:lang w:val="de-DE"/>
              </w:rPr>
              <w:t>OMSSA xml format</w:t>
            </w:r>
            <w:r w:rsidRPr="002971BD">
              <w:rPr>
                <w:lang w:val="de-DE"/>
              </w:rPr>
              <w:t xml:space="preserve">) </w:t>
            </w:r>
          </w:p>
          <w:p w14:paraId="6FF457D3" w14:textId="77777777" w:rsidR="00921A47" w:rsidRPr="006518C9" w:rsidRDefault="00921A47">
            <w:pPr>
              <w:pStyle w:val="HTMLPreformatted"/>
            </w:pPr>
            <w:r w:rsidRPr="002971BD">
              <w:rPr>
                <w:lang w:val="de-DE"/>
              </w:rPr>
              <w:t xml:space="preserve">  </w:t>
            </w:r>
            <w:hyperlink r:id="rId135" w:tgtFrame="new" w:history="1">
              <w:r w:rsidRPr="006518C9">
                <w:rPr>
                  <w:rStyle w:val="Hyperlink"/>
                </w:rPr>
                <w:t>et al.</w:t>
              </w:r>
            </w:hyperlink>
          </w:p>
          <w:p w14:paraId="0BDA3EA7"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FileFormat</w:t>
            </w:r>
            <w:proofErr w:type="spellEnd"/>
          </w:p>
          <w:p w14:paraId="4EA25007" w14:textId="77777777" w:rsidR="00921A47" w:rsidRPr="006518C9" w:rsidRDefault="00921A47">
            <w:pPr>
              <w:pStyle w:val="HTMLPreformatted"/>
            </w:pPr>
            <w:r w:rsidRPr="006518C9">
              <w:t xml:space="preserve">MUST supply a *child* term of </w:t>
            </w:r>
            <w:hyperlink r:id="rId136"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43E501B2" w14:textId="77777777" w:rsidR="00921A47" w:rsidRPr="006518C9" w:rsidRDefault="00921A47">
            <w:pPr>
              <w:pStyle w:val="HTMLPreformatted"/>
            </w:pPr>
            <w:r w:rsidRPr="006518C9">
              <w:t xml:space="preserve">  e.g.: </w:t>
            </w:r>
            <w:hyperlink r:id="rId137"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437EEBBF" w14:textId="77777777" w:rsidR="00921A47" w:rsidRPr="006518C9" w:rsidRDefault="00921A47">
            <w:pPr>
              <w:pStyle w:val="HTMLPreformatted"/>
            </w:pPr>
            <w:r w:rsidRPr="006518C9">
              <w:t xml:space="preserve">  e.g.: </w:t>
            </w:r>
            <w:hyperlink r:id="rId138"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7726CF4E" w14:textId="77777777" w:rsidR="00921A47" w:rsidRPr="006518C9" w:rsidRDefault="00921A47">
            <w:pPr>
              <w:pStyle w:val="HTMLPreformatted"/>
            </w:pPr>
            <w:r w:rsidRPr="006518C9">
              <w:t xml:space="preserve">  e.g.: </w:t>
            </w:r>
            <w:hyperlink r:id="rId139"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6EBEA22" w14:textId="77777777" w:rsidR="00921A47" w:rsidRPr="006518C9" w:rsidRDefault="00921A47">
            <w:pPr>
              <w:pStyle w:val="HTMLPreformatted"/>
            </w:pPr>
            <w:r w:rsidRPr="006518C9">
              <w:t xml:space="preserve">  e.g.: </w:t>
            </w:r>
            <w:hyperlink r:id="rId140" w:tgtFrame="new" w:history="1">
              <w:r w:rsidRPr="006518C9">
                <w:rPr>
                  <w:rStyle w:val="Hyperlink"/>
                </w:rPr>
                <w:t>MS:1000564</w:t>
              </w:r>
            </w:hyperlink>
            <w:r w:rsidRPr="006518C9">
              <w:t xml:space="preserve"> (</w:t>
            </w:r>
            <w:r w:rsidRPr="006518C9">
              <w:rPr>
                <w:rStyle w:val="popup"/>
              </w:rPr>
              <w:t xml:space="preserve">PSI </w:t>
            </w:r>
            <w:proofErr w:type="spellStart"/>
            <w:r w:rsidRPr="006518C9">
              <w:rPr>
                <w:rStyle w:val="popup"/>
              </w:rPr>
              <w:t>mzData</w:t>
            </w:r>
            <w:proofErr w:type="spellEnd"/>
            <w:r w:rsidRPr="006518C9">
              <w:rPr>
                <w:rStyle w:val="popup"/>
              </w:rPr>
              <w:t xml:space="preserve"> format</w:t>
            </w:r>
            <w:r w:rsidRPr="006518C9">
              <w:t xml:space="preserve">) </w:t>
            </w:r>
          </w:p>
          <w:p w14:paraId="4381EB80" w14:textId="77777777" w:rsidR="00921A47" w:rsidRPr="006518C9" w:rsidRDefault="00921A47">
            <w:pPr>
              <w:pStyle w:val="HTMLPreformatted"/>
            </w:pPr>
            <w:r w:rsidRPr="006518C9">
              <w:t xml:space="preserve">  e.g.: </w:t>
            </w:r>
            <w:hyperlink r:id="rId141" w:tgtFrame="new" w:history="1">
              <w:r w:rsidRPr="006518C9">
                <w:rPr>
                  <w:rStyle w:val="Hyperlink"/>
                </w:rPr>
                <w:t>MS:1000565</w:t>
              </w:r>
            </w:hyperlink>
            <w:r w:rsidRPr="006518C9">
              <w:t xml:space="preserve"> (</w:t>
            </w:r>
            <w:proofErr w:type="spellStart"/>
            <w:r w:rsidRPr="006518C9">
              <w:rPr>
                <w:rStyle w:val="popup"/>
              </w:rPr>
              <w:t>Micromass</w:t>
            </w:r>
            <w:proofErr w:type="spellEnd"/>
            <w:r w:rsidRPr="006518C9">
              <w:rPr>
                <w:rStyle w:val="popup"/>
              </w:rPr>
              <w:t xml:space="preserve"> PKL format</w:t>
            </w:r>
            <w:r w:rsidRPr="006518C9">
              <w:t xml:space="preserve">) </w:t>
            </w:r>
          </w:p>
          <w:p w14:paraId="6A345C79"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"http://www.ebi.ac.uk/ols/beta/ontologies/ms/terms?iri=http://purl.obolibrary.org/obo/MS_1000566" \t "new" </w:instrText>
            </w:r>
            <w:r w:rsidR="00C741B0">
              <w:fldChar w:fldCharType="separate"/>
            </w:r>
            <w:r w:rsidRPr="002971BD">
              <w:rPr>
                <w:rStyle w:val="Hyperlink"/>
                <w:lang w:val="de-DE"/>
              </w:rPr>
              <w:t>MS:1000566</w:t>
            </w:r>
            <w:r w:rsidR="00C741B0">
              <w:rPr>
                <w:rStyle w:val="Hyperlink"/>
                <w:lang w:val="de-DE"/>
              </w:rPr>
              <w:fldChar w:fldCharType="end"/>
            </w:r>
            <w:r w:rsidRPr="002971BD">
              <w:rPr>
                <w:lang w:val="de-DE"/>
              </w:rPr>
              <w:t xml:space="preserve"> (</w:t>
            </w:r>
            <w:r w:rsidRPr="002971BD">
              <w:rPr>
                <w:rStyle w:val="popup"/>
                <w:lang w:val="de-DE"/>
              </w:rPr>
              <w:t>ISB mzXML format</w:t>
            </w:r>
            <w:r w:rsidRPr="002971BD">
              <w:rPr>
                <w:lang w:val="de-DE"/>
              </w:rPr>
              <w:t xml:space="preserve">) </w:t>
            </w:r>
          </w:p>
          <w:p w14:paraId="75CC7907" w14:textId="77777777" w:rsidR="00921A47" w:rsidRPr="002971BD" w:rsidRDefault="00921A47">
            <w:pPr>
              <w:pStyle w:val="HTMLPreformatted"/>
              <w:rPr>
                <w:lang w:val="de-DE"/>
              </w:rPr>
            </w:pPr>
            <w:r w:rsidRPr="002971BD">
              <w:rPr>
                <w:lang w:val="de-DE"/>
              </w:rPr>
              <w:lastRenderedPageBreak/>
              <w:t xml:space="preserve">  e.g.: </w:t>
            </w:r>
            <w:r w:rsidR="00C741B0">
              <w:fldChar w:fldCharType="begin"/>
            </w:r>
            <w:r w:rsidR="00C741B0">
              <w:instrText xml:space="preserve"> HYPERLINK "http://www.ebi.ac.uk/ols/beta/ontologies/ms/terms?iri=http://purl.obolibrary.org/obo/MS_1000567" \t "new" </w:instrText>
            </w:r>
            <w:r w:rsidR="00C741B0">
              <w:fldChar w:fldCharType="separate"/>
            </w:r>
            <w:r w:rsidRPr="002971BD">
              <w:rPr>
                <w:rStyle w:val="Hyperlink"/>
                <w:lang w:val="de-DE"/>
              </w:rPr>
              <w:t>MS:1000567</w:t>
            </w:r>
            <w:r w:rsidR="00C741B0">
              <w:rPr>
                <w:rStyle w:val="Hyperlink"/>
                <w:lang w:val="de-DE"/>
              </w:rPr>
              <w:fldChar w:fldCharType="end"/>
            </w:r>
            <w:r w:rsidRPr="002971BD">
              <w:rPr>
                <w:lang w:val="de-DE"/>
              </w:rPr>
              <w:t xml:space="preserve"> (</w:t>
            </w:r>
            <w:r w:rsidRPr="002971BD">
              <w:rPr>
                <w:rStyle w:val="popup"/>
                <w:lang w:val="de-DE"/>
              </w:rPr>
              <w:t>Bruker/Agilent YEP format</w:t>
            </w:r>
            <w:r w:rsidRPr="002971BD">
              <w:rPr>
                <w:lang w:val="de-DE"/>
              </w:rPr>
              <w:t xml:space="preserve">) </w:t>
            </w:r>
          </w:p>
          <w:p w14:paraId="404BF109"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"http://www.ebi.ac.uk/ols/beta/ontologies/ms/terms?iri=http://purl.obolibrary.org/obo/MS_1000584" \t "new" </w:instrText>
            </w:r>
            <w:r w:rsidR="00C741B0">
              <w:fldChar w:fldCharType="separate"/>
            </w:r>
            <w:r w:rsidRPr="002971BD">
              <w:rPr>
                <w:rStyle w:val="Hyperlink"/>
                <w:lang w:val="de-DE"/>
              </w:rPr>
              <w:t>MS:1000584</w:t>
            </w:r>
            <w:r w:rsidR="00C741B0">
              <w:rPr>
                <w:rStyle w:val="Hyperlink"/>
                <w:lang w:val="de-DE"/>
              </w:rPr>
              <w:fldChar w:fldCharType="end"/>
            </w:r>
            <w:r w:rsidRPr="002971BD">
              <w:rPr>
                <w:lang w:val="de-DE"/>
              </w:rPr>
              <w:t xml:space="preserve"> (</w:t>
            </w:r>
            <w:r w:rsidRPr="002971BD">
              <w:rPr>
                <w:rStyle w:val="popup"/>
                <w:lang w:val="de-DE"/>
              </w:rPr>
              <w:t>mzML format</w:t>
            </w:r>
            <w:r w:rsidRPr="002971BD">
              <w:rPr>
                <w:lang w:val="de-DE"/>
              </w:rPr>
              <w:t xml:space="preserve">) </w:t>
            </w:r>
          </w:p>
          <w:p w14:paraId="3C6ACAE6"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"http://www.ebi.ac.uk/ols/beta/ontologies/ms/terms?iri=http://purl.obolibrary.org/obo/MS_1000613" \t "new" </w:instrText>
            </w:r>
            <w:r w:rsidR="00C741B0">
              <w:fldChar w:fldCharType="separate"/>
            </w:r>
            <w:r w:rsidRPr="002971BD">
              <w:rPr>
                <w:rStyle w:val="Hyperlink"/>
                <w:lang w:val="de-DE"/>
              </w:rPr>
              <w:t>MS:1000613</w:t>
            </w:r>
            <w:r w:rsidR="00C741B0">
              <w:rPr>
                <w:rStyle w:val="Hyperlink"/>
                <w:lang w:val="de-DE"/>
              </w:rPr>
              <w:fldChar w:fldCharType="end"/>
            </w:r>
            <w:r w:rsidRPr="002971BD">
              <w:rPr>
                <w:lang w:val="de-DE"/>
              </w:rPr>
              <w:t xml:space="preserve"> (</w:t>
            </w:r>
            <w:r w:rsidRPr="002971BD">
              <w:rPr>
                <w:rStyle w:val="popup"/>
                <w:lang w:val="de-DE"/>
              </w:rPr>
              <w:t>DTA format</w:t>
            </w:r>
            <w:r w:rsidRPr="002971BD">
              <w:rPr>
                <w:lang w:val="de-DE"/>
              </w:rPr>
              <w:t xml:space="preserve">) </w:t>
            </w:r>
          </w:p>
          <w:p w14:paraId="67F6B138"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"http://www.ebi.ac.uk/ols/beta/ontologies/ms/terms?iri=http://purl.obolibrary.org/obo/MS_1000614" \t "new" </w:instrText>
            </w:r>
            <w:r w:rsidR="00C741B0">
              <w:fldChar w:fldCharType="separate"/>
            </w:r>
            <w:r w:rsidRPr="002971BD">
              <w:rPr>
                <w:rStyle w:val="Hyperlink"/>
                <w:lang w:val="de-DE"/>
              </w:rPr>
              <w:t>MS:1000614</w:t>
            </w:r>
            <w:r w:rsidR="00C741B0">
              <w:rPr>
                <w:rStyle w:val="Hyperlink"/>
                <w:lang w:val="de-DE"/>
              </w:rPr>
              <w:fldChar w:fldCharType="end"/>
            </w:r>
            <w:r w:rsidRPr="002971BD">
              <w:rPr>
                <w:lang w:val="de-DE"/>
              </w:rPr>
              <w:t xml:space="preserve"> (</w:t>
            </w:r>
            <w:r w:rsidRPr="002971BD">
              <w:rPr>
                <w:rStyle w:val="popup"/>
                <w:lang w:val="de-DE"/>
              </w:rPr>
              <w:t>ProteinLynx Global Server mass spectrum XML format</w:t>
            </w:r>
            <w:r w:rsidRPr="002971BD">
              <w:rPr>
                <w:lang w:val="de-DE"/>
              </w:rPr>
              <w:t xml:space="preserve">) </w:t>
            </w:r>
          </w:p>
          <w:p w14:paraId="7DF99F1C" w14:textId="77777777" w:rsidR="00921A47" w:rsidRPr="006518C9" w:rsidRDefault="00921A47">
            <w:pPr>
              <w:pStyle w:val="HTMLPreformatted"/>
            </w:pPr>
            <w:r w:rsidRPr="002971BD">
              <w:rPr>
                <w:lang w:val="de-DE"/>
              </w:rPr>
              <w:t xml:space="preserve">  </w:t>
            </w:r>
            <w:hyperlink r:id="rId142" w:tgtFrame="new" w:history="1">
              <w:r w:rsidRPr="006518C9">
                <w:rPr>
                  <w:rStyle w:val="Hyperlink"/>
                </w:rPr>
                <w:t>et al.</w:t>
              </w:r>
            </w:hyperlink>
          </w:p>
        </w:tc>
      </w:tr>
      <w:tr w:rsidR="00921A47" w:rsidRPr="006518C9" w14:paraId="2A6D26AC" w14:textId="77777777" w:rsidTr="00921A47">
        <w:trPr>
          <w:tblCellSpacing w:w="15" w:type="dxa"/>
        </w:trPr>
        <w:tc>
          <w:tcPr>
            <w:tcW w:w="0" w:type="auto"/>
            <w:vAlign w:val="center"/>
            <w:hideMark/>
          </w:tcPr>
          <w:p w14:paraId="52BF8EB1"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9D2018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accession="MS:1001400" name="OMSSA xml file"&gt;&lt;/</w:t>
            </w:r>
            <w:proofErr w:type="spellStart"/>
            <w:r w:rsidRPr="006518C9">
              <w:t>cvParam</w:t>
            </w:r>
            <w:proofErr w:type="spellEnd"/>
            <w:r w:rsidRPr="006518C9">
              <w:t>&gt;</w:t>
            </w:r>
          </w:p>
          <w:p w14:paraId="2891811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format"&gt;&lt;/</w:t>
            </w:r>
            <w:proofErr w:type="spellStart"/>
            <w:r w:rsidRPr="006518C9">
              <w:t>cvParam</w:t>
            </w:r>
            <w:proofErr w:type="spellEnd"/>
            <w:r w:rsidRPr="006518C9">
              <w:t>&gt;</w:t>
            </w:r>
          </w:p>
          <w:p w14:paraId="711242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accession="MS:1001062" name="Mascot MGF file"&gt;&lt;/</w:t>
            </w:r>
            <w:proofErr w:type="spellStart"/>
            <w:r w:rsidRPr="006518C9">
              <w:t>cvParam</w:t>
            </w:r>
            <w:proofErr w:type="spellEnd"/>
            <w:r w:rsidRPr="006518C9">
              <w:t>&gt;</w:t>
            </w:r>
          </w:p>
          <w:p w14:paraId="648EC91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accession="MS:1001401" </w:t>
            </w:r>
            <w:proofErr w:type="spellStart"/>
            <w:r w:rsidRPr="006518C9">
              <w:t>cvRef</w:t>
            </w:r>
            <w:proofErr w:type="spellEnd"/>
            <w:r w:rsidRPr="006518C9">
              <w:t>="PSI-MS" name="X</w:t>
            </w:r>
            <w:proofErr w:type="gramStart"/>
            <w:r w:rsidRPr="006518C9">
              <w:t>\!Tandem</w:t>
            </w:r>
            <w:proofErr w:type="gramEnd"/>
            <w:r w:rsidRPr="006518C9">
              <w:t xml:space="preserve"> xml file"/&gt;</w:t>
            </w:r>
          </w:p>
          <w:p w14:paraId="54C69E2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accession="MS:1001199" </w:t>
            </w:r>
            <w:proofErr w:type="spellStart"/>
            <w:r w:rsidRPr="006518C9">
              <w:t>cvRef</w:t>
            </w:r>
            <w:proofErr w:type="spellEnd"/>
            <w:r w:rsidRPr="006518C9">
              <w:t>="PSI-MS" name="Mascot DAT format"/&gt;</w:t>
            </w:r>
          </w:p>
          <w:p w14:paraId="62AEFE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accession="MS:1000584" </w:t>
            </w:r>
            <w:proofErr w:type="spellStart"/>
            <w:r w:rsidRPr="006518C9">
              <w:t>cvRef</w:t>
            </w:r>
            <w:proofErr w:type="spellEnd"/>
            <w:r w:rsidRPr="006518C9">
              <w:t>="PSI-MS" name="</w:t>
            </w:r>
            <w:proofErr w:type="spellStart"/>
            <w:r w:rsidRPr="006518C9">
              <w:t>mzML</w:t>
            </w:r>
            <w:proofErr w:type="spellEnd"/>
            <w:r w:rsidRPr="006518C9">
              <w:t xml:space="preserve"> format"/&gt;</w:t>
            </w:r>
          </w:p>
          <w:p w14:paraId="6E5769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accession="MS:1000563" name="Thermo Raw file"&gt;&lt;/</w:t>
            </w:r>
            <w:proofErr w:type="spellStart"/>
            <w:r w:rsidRPr="006518C9">
              <w:t>cvParam</w:t>
            </w:r>
            <w:proofErr w:type="spellEnd"/>
            <w:r w:rsidRPr="006518C9">
              <w:t>&gt;</w:t>
            </w:r>
          </w:p>
        </w:tc>
      </w:tr>
    </w:tbl>
    <w:p w14:paraId="38716256" w14:textId="77777777" w:rsidR="00921A47" w:rsidRPr="006518C9" w:rsidRDefault="00921A47" w:rsidP="00921A47">
      <w:pPr>
        <w:rPr>
          <w:lang w:val="en-US"/>
        </w:rPr>
      </w:pPr>
    </w:p>
    <w:p w14:paraId="70D64C83" w14:textId="77777777" w:rsidR="00921A47" w:rsidRPr="006518C9" w:rsidRDefault="00921A47" w:rsidP="00921A47">
      <w:pPr>
        <w:pStyle w:val="Heading2"/>
      </w:pPr>
      <w:bookmarkStart w:id="388" w:name="_Toc476057222"/>
      <w:r w:rsidRPr="006518C9">
        <w:t>Element &lt;</w:t>
      </w:r>
      <w:bookmarkStart w:id="389" w:name="Filter"/>
      <w:r w:rsidRPr="006518C9">
        <w:t>Filter</w:t>
      </w:r>
      <w:bookmarkEnd w:id="389"/>
      <w:r w:rsidRPr="006518C9">
        <w:t>&gt;</w:t>
      </w:r>
      <w:bookmarkEnd w:id="3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6FAF0A4A" w14:textId="77777777" w:rsidTr="00921A47">
        <w:trPr>
          <w:tblCellSpacing w:w="15" w:type="dxa"/>
        </w:trPr>
        <w:tc>
          <w:tcPr>
            <w:tcW w:w="0" w:type="auto"/>
            <w:vAlign w:val="center"/>
            <w:hideMark/>
          </w:tcPr>
          <w:p w14:paraId="684244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14C1AD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0DA17AC3" w14:textId="77777777" w:rsidTr="00921A47">
        <w:trPr>
          <w:tblCellSpacing w:w="15" w:type="dxa"/>
        </w:trPr>
        <w:tc>
          <w:tcPr>
            <w:tcW w:w="0" w:type="auto"/>
            <w:vAlign w:val="center"/>
            <w:hideMark/>
          </w:tcPr>
          <w:p w14:paraId="292AA4B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3FD75EA" w14:textId="77777777" w:rsidR="00921A47" w:rsidRPr="006518C9" w:rsidRDefault="00921A47">
            <w:pPr>
              <w:rPr>
                <w:sz w:val="24"/>
                <w:szCs w:val="24"/>
                <w:lang w:val="en-US"/>
              </w:rPr>
            </w:pPr>
            <w:proofErr w:type="spellStart"/>
            <w:r w:rsidRPr="006518C9">
              <w:rPr>
                <w:lang w:val="en-US"/>
              </w:rPr>
              <w:t>FilterType</w:t>
            </w:r>
            <w:proofErr w:type="spellEnd"/>
            <w:r w:rsidRPr="006518C9">
              <w:rPr>
                <w:lang w:val="en-US"/>
              </w:rPr>
              <w:t xml:space="preserve"> </w:t>
            </w:r>
          </w:p>
        </w:tc>
      </w:tr>
      <w:tr w:rsidR="00921A47" w:rsidRPr="006518C9" w14:paraId="56C33730" w14:textId="77777777" w:rsidTr="00921A47">
        <w:trPr>
          <w:tblCellSpacing w:w="15" w:type="dxa"/>
        </w:trPr>
        <w:tc>
          <w:tcPr>
            <w:tcW w:w="0" w:type="auto"/>
            <w:vAlign w:val="center"/>
            <w:hideMark/>
          </w:tcPr>
          <w:p w14:paraId="06EF3BC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D4BF7F" w14:textId="77777777" w:rsidR="00921A47" w:rsidRPr="006518C9" w:rsidRDefault="00921A47">
            <w:pPr>
              <w:rPr>
                <w:sz w:val="24"/>
                <w:szCs w:val="24"/>
                <w:lang w:val="en-US"/>
              </w:rPr>
            </w:pPr>
            <w:r w:rsidRPr="006518C9">
              <w:rPr>
                <w:lang w:val="en-US"/>
              </w:rPr>
              <w:t>none</w:t>
            </w:r>
          </w:p>
        </w:tc>
      </w:tr>
      <w:tr w:rsidR="00921A47" w:rsidRPr="006518C9" w14:paraId="3C6769F6" w14:textId="77777777" w:rsidTr="00921A47">
        <w:trPr>
          <w:tblCellSpacing w:w="15" w:type="dxa"/>
        </w:trPr>
        <w:tc>
          <w:tcPr>
            <w:tcW w:w="0" w:type="auto"/>
            <w:vAlign w:val="center"/>
            <w:hideMark/>
          </w:tcPr>
          <w:p w14:paraId="1A29144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63E7C8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C2B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3F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568E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3651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1C0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9B210" w14:textId="77777777" w:rsidR="00921A47" w:rsidRPr="006518C9" w:rsidRDefault="00C741B0">
                  <w:pPr>
                    <w:rPr>
                      <w:sz w:val="24"/>
                      <w:szCs w:val="24"/>
                      <w:lang w:val="en-US"/>
                    </w:rPr>
                  </w:pPr>
                  <w:hyperlink w:anchor="FilterType" w:history="1">
                    <w:proofErr w:type="spellStart"/>
                    <w:r w:rsidR="00921A47" w:rsidRPr="006518C9">
                      <w:rPr>
                        <w:rStyle w:val="Hyperlink"/>
                        <w:lang w:val="en-US"/>
                      </w:rPr>
                      <w:t>FilterType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0EAD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7B4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BEA65" w14:textId="77777777" w:rsidR="00921A47" w:rsidRPr="006518C9" w:rsidRDefault="00921A47">
                  <w:pPr>
                    <w:rPr>
                      <w:sz w:val="24"/>
                      <w:szCs w:val="24"/>
                      <w:lang w:val="en-US"/>
                    </w:rPr>
                  </w:pPr>
                  <w:r w:rsidRPr="006518C9">
                    <w:rPr>
                      <w:lang w:val="en-US"/>
                    </w:rPr>
                    <w:t xml:space="preserve">The type of filter </w:t>
                  </w:r>
                  <w:proofErr w:type="gramStart"/>
                  <w:r w:rsidRPr="006518C9">
                    <w:rPr>
                      <w:lang w:val="en-US"/>
                    </w:rPr>
                    <w:t>e.g.</w:t>
                  </w:r>
                  <w:proofErr w:type="gramEnd"/>
                  <w:r w:rsidRPr="006518C9">
                    <w:rPr>
                      <w:lang w:val="en-US"/>
                    </w:rPr>
                    <w:t xml:space="preserve"> database taxonomy filter, pi filter, mw filter </w:t>
                  </w:r>
                </w:p>
              </w:tc>
            </w:tr>
            <w:tr w:rsidR="00921A47" w:rsidRPr="006518C9" w14:paraId="20F97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F8ABA" w14:textId="77777777" w:rsidR="00921A47" w:rsidRPr="006518C9" w:rsidRDefault="00C741B0">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B9B78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3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35B0"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w:t>
                  </w:r>
                </w:p>
              </w:tc>
            </w:tr>
            <w:tr w:rsidR="00921A47" w:rsidRPr="006518C9" w14:paraId="68BD60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B4AD" w14:textId="77777777" w:rsidR="00921A47" w:rsidRPr="006518C9" w:rsidRDefault="00C741B0">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4010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83B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005D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w:t>
                  </w:r>
                </w:p>
              </w:tc>
            </w:tr>
          </w:tbl>
          <w:p w14:paraId="44243739" w14:textId="77777777" w:rsidR="00921A47" w:rsidRPr="006518C9" w:rsidRDefault="00921A47">
            <w:pPr>
              <w:rPr>
                <w:sz w:val="24"/>
                <w:szCs w:val="24"/>
                <w:lang w:val="en-US"/>
              </w:rPr>
            </w:pPr>
          </w:p>
        </w:tc>
      </w:tr>
      <w:tr w:rsidR="00921A47" w:rsidRPr="006518C9" w14:paraId="2BBC2C39" w14:textId="77777777" w:rsidTr="00921A47">
        <w:trPr>
          <w:tblCellSpacing w:w="15" w:type="dxa"/>
        </w:trPr>
        <w:tc>
          <w:tcPr>
            <w:tcW w:w="0" w:type="auto"/>
            <w:vAlign w:val="center"/>
            <w:hideMark/>
          </w:tcPr>
          <w:p w14:paraId="6658D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386C98" w14:textId="77777777" w:rsidR="00921A47" w:rsidRPr="006518C9" w:rsidRDefault="00921A47">
            <w:pPr>
              <w:pStyle w:val="HTMLPreformatted"/>
            </w:pPr>
            <w:r w:rsidRPr="006518C9">
              <w:t>&lt;Filter&gt;</w:t>
            </w:r>
          </w:p>
          <w:p w14:paraId="61AB0584"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8FF945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7FEB6D7A"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05D3DC6E" w14:textId="77777777" w:rsidR="00921A47" w:rsidRPr="006518C9" w:rsidRDefault="00921A47">
            <w:pPr>
              <w:pStyle w:val="HTMLPreformatted"/>
            </w:pPr>
            <w:r w:rsidRPr="006518C9">
              <w:t>&lt;/Filter&gt;</w:t>
            </w:r>
          </w:p>
        </w:tc>
      </w:tr>
    </w:tbl>
    <w:p w14:paraId="6CF94C63" w14:textId="77777777" w:rsidR="00921A47" w:rsidRPr="006518C9" w:rsidRDefault="00921A47" w:rsidP="00921A47">
      <w:pPr>
        <w:rPr>
          <w:lang w:val="en-US"/>
        </w:rPr>
      </w:pPr>
    </w:p>
    <w:p w14:paraId="32F46F52" w14:textId="77777777" w:rsidR="00921A47" w:rsidRPr="006518C9" w:rsidRDefault="00921A47" w:rsidP="00921A47">
      <w:pPr>
        <w:pStyle w:val="Heading2"/>
      </w:pPr>
      <w:bookmarkStart w:id="390" w:name="_Toc476057223"/>
      <w:r w:rsidRPr="006518C9">
        <w:t>Element &lt;</w:t>
      </w:r>
      <w:bookmarkStart w:id="391" w:name="FilterType"/>
      <w:proofErr w:type="spellStart"/>
      <w:r w:rsidRPr="006518C9">
        <w:t>FilterType</w:t>
      </w:r>
      <w:bookmarkEnd w:id="391"/>
      <w:proofErr w:type="spellEnd"/>
      <w:r w:rsidRPr="006518C9">
        <w:t>&gt;</w:t>
      </w:r>
      <w:bookmarkEnd w:id="3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C8890A0" w14:textId="77777777" w:rsidTr="00921A47">
        <w:trPr>
          <w:tblCellSpacing w:w="15" w:type="dxa"/>
        </w:trPr>
        <w:tc>
          <w:tcPr>
            <w:tcW w:w="0" w:type="auto"/>
            <w:vAlign w:val="center"/>
            <w:hideMark/>
          </w:tcPr>
          <w:p w14:paraId="665F724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6B017A8" w14:textId="77777777" w:rsidR="00921A47" w:rsidRPr="006518C9" w:rsidRDefault="00921A47">
            <w:pPr>
              <w:rPr>
                <w:sz w:val="24"/>
                <w:szCs w:val="24"/>
                <w:lang w:val="en-US"/>
              </w:rPr>
            </w:pPr>
            <w:r w:rsidRPr="006518C9">
              <w:rPr>
                <w:lang w:val="en-US"/>
              </w:rPr>
              <w:t xml:space="preserve">The type of filter </w:t>
            </w:r>
            <w:proofErr w:type="gramStart"/>
            <w:r w:rsidRPr="006518C9">
              <w:rPr>
                <w:lang w:val="en-US"/>
              </w:rPr>
              <w:t>e.g.</w:t>
            </w:r>
            <w:proofErr w:type="gramEnd"/>
            <w:r w:rsidRPr="006518C9">
              <w:rPr>
                <w:lang w:val="en-US"/>
              </w:rPr>
              <w:t xml:space="preserve"> database taxonomy filter, pi filter, mw filter </w:t>
            </w:r>
          </w:p>
        </w:tc>
      </w:tr>
      <w:tr w:rsidR="00921A47" w:rsidRPr="006518C9" w14:paraId="48644586" w14:textId="77777777" w:rsidTr="00921A47">
        <w:trPr>
          <w:tblCellSpacing w:w="15" w:type="dxa"/>
        </w:trPr>
        <w:tc>
          <w:tcPr>
            <w:tcW w:w="0" w:type="auto"/>
            <w:vAlign w:val="center"/>
            <w:hideMark/>
          </w:tcPr>
          <w:p w14:paraId="7E21290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931039B"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3180AB7" w14:textId="77777777" w:rsidTr="00921A47">
        <w:trPr>
          <w:tblCellSpacing w:w="15" w:type="dxa"/>
        </w:trPr>
        <w:tc>
          <w:tcPr>
            <w:tcW w:w="0" w:type="auto"/>
            <w:vAlign w:val="center"/>
            <w:hideMark/>
          </w:tcPr>
          <w:p w14:paraId="49CBF4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0811539" w14:textId="77777777" w:rsidR="00921A47" w:rsidRPr="006518C9" w:rsidRDefault="00921A47">
            <w:pPr>
              <w:rPr>
                <w:sz w:val="24"/>
                <w:szCs w:val="24"/>
                <w:lang w:val="en-US"/>
              </w:rPr>
            </w:pPr>
            <w:r w:rsidRPr="006518C9">
              <w:rPr>
                <w:lang w:val="en-US"/>
              </w:rPr>
              <w:t>none</w:t>
            </w:r>
          </w:p>
        </w:tc>
      </w:tr>
      <w:tr w:rsidR="00921A47" w:rsidRPr="006518C9" w14:paraId="25A165A2" w14:textId="77777777" w:rsidTr="00921A47">
        <w:trPr>
          <w:tblCellSpacing w:w="15" w:type="dxa"/>
        </w:trPr>
        <w:tc>
          <w:tcPr>
            <w:tcW w:w="0" w:type="auto"/>
            <w:vAlign w:val="center"/>
            <w:hideMark/>
          </w:tcPr>
          <w:p w14:paraId="2C5FF49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A4787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7C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055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36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6D0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41C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4C1C9"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2B28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89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32D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B3D24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25B08"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23E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D91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56EEC" w14:textId="77777777" w:rsidR="00921A47" w:rsidRPr="006518C9" w:rsidRDefault="00921A47">
                  <w:pPr>
                    <w:rPr>
                      <w:sz w:val="24"/>
                      <w:szCs w:val="24"/>
                      <w:lang w:val="en-US"/>
                    </w:rPr>
                  </w:pPr>
                  <w:r w:rsidRPr="006518C9">
                    <w:rPr>
                      <w:lang w:val="en-US"/>
                    </w:rPr>
                    <w:t>A single user-defined parameter.</w:t>
                  </w:r>
                </w:p>
              </w:tc>
            </w:tr>
          </w:tbl>
          <w:p w14:paraId="43AB81DA" w14:textId="77777777" w:rsidR="00921A47" w:rsidRPr="006518C9" w:rsidRDefault="00921A47">
            <w:pPr>
              <w:rPr>
                <w:sz w:val="24"/>
                <w:szCs w:val="24"/>
                <w:lang w:val="en-US"/>
              </w:rPr>
            </w:pPr>
          </w:p>
        </w:tc>
      </w:tr>
      <w:tr w:rsidR="00921A47" w:rsidRPr="006518C9" w14:paraId="360CDEEC" w14:textId="77777777" w:rsidTr="00921A47">
        <w:trPr>
          <w:tblCellSpacing w:w="15" w:type="dxa"/>
        </w:trPr>
        <w:tc>
          <w:tcPr>
            <w:tcW w:w="0" w:type="auto"/>
            <w:vAlign w:val="center"/>
            <w:hideMark/>
          </w:tcPr>
          <w:p w14:paraId="3BC4BE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D605B2" w14:textId="77777777" w:rsidR="00921A47" w:rsidRPr="006518C9" w:rsidRDefault="00921A47">
            <w:pPr>
              <w:pStyle w:val="HTMLPreformatted"/>
            </w:pPr>
            <w:r w:rsidRPr="006518C9">
              <w:t>&lt;</w:t>
            </w:r>
            <w:proofErr w:type="spellStart"/>
            <w:r w:rsidRPr="006518C9">
              <w:t>FilterType</w:t>
            </w:r>
            <w:proofErr w:type="spellEnd"/>
            <w:r w:rsidRPr="006518C9">
              <w:t>&gt;</w:t>
            </w:r>
          </w:p>
          <w:p w14:paraId="7EA5378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234F58C2" w14:textId="77777777" w:rsidR="00921A47" w:rsidRPr="006518C9" w:rsidRDefault="00921A47">
            <w:pPr>
              <w:pStyle w:val="HTMLPreformatted"/>
            </w:pPr>
            <w:r w:rsidRPr="006518C9">
              <w:t>&lt;/</w:t>
            </w:r>
            <w:proofErr w:type="spellStart"/>
            <w:r w:rsidRPr="006518C9">
              <w:t>FilterType</w:t>
            </w:r>
            <w:proofErr w:type="spellEnd"/>
            <w:r w:rsidRPr="006518C9">
              <w:t>&gt;</w:t>
            </w:r>
          </w:p>
        </w:tc>
      </w:tr>
      <w:tr w:rsidR="00921A47" w:rsidRPr="006518C9" w14:paraId="396365FF" w14:textId="77777777" w:rsidTr="00921A47">
        <w:trPr>
          <w:tblCellSpacing w:w="15" w:type="dxa"/>
        </w:trPr>
        <w:tc>
          <w:tcPr>
            <w:tcW w:w="0" w:type="auto"/>
            <w:vAlign w:val="center"/>
            <w:hideMark/>
          </w:tcPr>
          <w:p w14:paraId="26D0D26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424D558" w14:textId="77777777" w:rsidR="00921A47" w:rsidRPr="006518C9" w:rsidRDefault="00921A47">
            <w:pPr>
              <w:pStyle w:val="HTMLPreformatted"/>
            </w:pPr>
            <w:r w:rsidRPr="006518C9">
              <w:t>Path /MzIdentML/AnalysisProtocolCollection/SpectrumIdentificationProtocol/DatabaseFilters/Filter/FilterType</w:t>
            </w:r>
          </w:p>
          <w:p w14:paraId="04196A96" w14:textId="77777777" w:rsidR="00921A47" w:rsidRPr="006518C9" w:rsidRDefault="00921A47">
            <w:pPr>
              <w:pStyle w:val="HTMLPreformatted"/>
            </w:pPr>
            <w:r w:rsidRPr="006518C9">
              <w:t xml:space="preserve">MUST supply a *child* term of </w:t>
            </w:r>
            <w:hyperlink r:id="rId14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5E1AB942" w14:textId="77777777" w:rsidR="00921A47" w:rsidRPr="006518C9" w:rsidRDefault="00921A47">
            <w:pPr>
              <w:pStyle w:val="HTMLPreformatted"/>
            </w:pPr>
            <w:r w:rsidRPr="006518C9">
              <w:t xml:space="preserve">  e.g.: </w:t>
            </w:r>
            <w:hyperlink r:id="rId14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241FEBB" w14:textId="77777777" w:rsidR="00921A47" w:rsidRPr="006518C9" w:rsidRDefault="00921A47">
            <w:pPr>
              <w:pStyle w:val="HTMLPreformatted"/>
            </w:pPr>
            <w:r w:rsidRPr="006518C9">
              <w:t xml:space="preserve">  e.g.: </w:t>
            </w:r>
            <w:hyperlink r:id="rId14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8D61908"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"http://www.ebi.ac.uk/ols/beta/ontologies/ms/terms?iri=http://purl.obolibrary.org/obo/MS_1001022" \t "new" </w:instrText>
            </w:r>
            <w:r w:rsidR="00C741B0">
              <w:fldChar w:fldCharType="separate"/>
            </w:r>
            <w:r w:rsidRPr="002971BD">
              <w:rPr>
                <w:rStyle w:val="Hyperlink"/>
                <w:lang w:val="de-DE"/>
              </w:rPr>
              <w:t>MS:1001022</w:t>
            </w:r>
            <w:r w:rsidR="00C741B0">
              <w:rPr>
                <w:rStyle w:val="Hyperlink"/>
                <w:lang w:val="de-DE"/>
              </w:rPr>
              <w:fldChar w:fldCharType="end"/>
            </w:r>
            <w:r w:rsidRPr="002971BD">
              <w:rPr>
                <w:lang w:val="de-DE"/>
              </w:rPr>
              <w:t xml:space="preserve"> (</w:t>
            </w:r>
            <w:r w:rsidRPr="002971BD">
              <w:rPr>
                <w:rStyle w:val="popup"/>
                <w:lang w:val="de-DE"/>
              </w:rPr>
              <w:t>DB MW filter</w:t>
            </w:r>
            <w:r w:rsidRPr="002971BD">
              <w:rPr>
                <w:lang w:val="de-DE"/>
              </w:rPr>
              <w:t xml:space="preserve">) </w:t>
            </w:r>
          </w:p>
          <w:p w14:paraId="488B4496"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"http://www.ebi.ac.uk/ols/beta/ontologies/ms/terms?iri=http://purl.obolibrary.org/obo/MS_1001023" \t "new" </w:instrText>
            </w:r>
            <w:r w:rsidR="00C741B0">
              <w:fldChar w:fldCharType="separate"/>
            </w:r>
            <w:r w:rsidRPr="002971BD">
              <w:rPr>
                <w:rStyle w:val="Hyperlink"/>
                <w:lang w:val="de-DE"/>
              </w:rPr>
              <w:t>MS:1001023</w:t>
            </w:r>
            <w:r w:rsidR="00C741B0">
              <w:rPr>
                <w:rStyle w:val="Hyperlink"/>
                <w:lang w:val="de-DE"/>
              </w:rPr>
              <w:fldChar w:fldCharType="end"/>
            </w:r>
            <w:r w:rsidRPr="002971BD">
              <w:rPr>
                <w:lang w:val="de-DE"/>
              </w:rPr>
              <w:t xml:space="preserve"> (</w:t>
            </w:r>
            <w:r w:rsidRPr="002971BD">
              <w:rPr>
                <w:rStyle w:val="popup"/>
                <w:lang w:val="de-DE"/>
              </w:rPr>
              <w:t>DB PI filter</w:t>
            </w:r>
            <w:r w:rsidRPr="002971BD">
              <w:rPr>
                <w:lang w:val="de-DE"/>
              </w:rPr>
              <w:t xml:space="preserve">) </w:t>
            </w:r>
          </w:p>
          <w:p w14:paraId="21D311ED" w14:textId="77777777" w:rsidR="00921A47" w:rsidRPr="006518C9" w:rsidRDefault="00921A47">
            <w:pPr>
              <w:pStyle w:val="HTMLPreformatted"/>
            </w:pPr>
            <w:r w:rsidRPr="002971BD">
              <w:rPr>
                <w:lang w:val="de-DE"/>
              </w:rPr>
              <w:t xml:space="preserve">  </w:t>
            </w:r>
            <w:r w:rsidRPr="006518C9">
              <w:t xml:space="preserve">e.g.: </w:t>
            </w:r>
            <w:hyperlink r:id="rId146"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2383FE53" w14:textId="77777777" w:rsidTr="00921A47">
        <w:trPr>
          <w:tblCellSpacing w:w="15" w:type="dxa"/>
        </w:trPr>
        <w:tc>
          <w:tcPr>
            <w:tcW w:w="0" w:type="auto"/>
            <w:vAlign w:val="center"/>
            <w:hideMark/>
          </w:tcPr>
          <w:p w14:paraId="354CCA9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E05E7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tc>
      </w:tr>
    </w:tbl>
    <w:p w14:paraId="19C08BB9" w14:textId="77777777" w:rsidR="00921A47" w:rsidRPr="006518C9" w:rsidRDefault="00921A47" w:rsidP="00921A47">
      <w:pPr>
        <w:rPr>
          <w:lang w:val="en-US"/>
        </w:rPr>
      </w:pPr>
    </w:p>
    <w:p w14:paraId="0ABCFC52" w14:textId="77777777" w:rsidR="00921A47" w:rsidRPr="006518C9" w:rsidRDefault="00921A47" w:rsidP="00921A47">
      <w:pPr>
        <w:pStyle w:val="Heading2"/>
      </w:pPr>
      <w:bookmarkStart w:id="392" w:name="_Toc476057224"/>
      <w:r w:rsidRPr="006518C9">
        <w:t>Element &lt;</w:t>
      </w:r>
      <w:bookmarkStart w:id="393" w:name="FragmentArray"/>
      <w:proofErr w:type="spellStart"/>
      <w:r w:rsidRPr="006518C9">
        <w:t>FragmentArray</w:t>
      </w:r>
      <w:bookmarkEnd w:id="393"/>
      <w:proofErr w:type="spellEnd"/>
      <w:r w:rsidRPr="006518C9">
        <w:t>&gt;</w:t>
      </w:r>
      <w:bookmarkEnd w:id="3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75691B08" w14:textId="77777777" w:rsidTr="00921A47">
        <w:trPr>
          <w:tblCellSpacing w:w="15" w:type="dxa"/>
        </w:trPr>
        <w:tc>
          <w:tcPr>
            <w:tcW w:w="0" w:type="auto"/>
            <w:vAlign w:val="center"/>
            <w:hideMark/>
          </w:tcPr>
          <w:p w14:paraId="0F288D8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CAA001"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59B0BE7F" w14:textId="77777777" w:rsidTr="00921A47">
        <w:trPr>
          <w:tblCellSpacing w:w="15" w:type="dxa"/>
        </w:trPr>
        <w:tc>
          <w:tcPr>
            <w:tcW w:w="0" w:type="auto"/>
            <w:vAlign w:val="center"/>
            <w:hideMark/>
          </w:tcPr>
          <w:p w14:paraId="5C3EE5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F6AF51" w14:textId="77777777" w:rsidR="00921A47" w:rsidRPr="006518C9" w:rsidRDefault="00921A47">
            <w:pPr>
              <w:rPr>
                <w:sz w:val="24"/>
                <w:szCs w:val="24"/>
                <w:lang w:val="en-US"/>
              </w:rPr>
            </w:pPr>
            <w:proofErr w:type="spellStart"/>
            <w:r w:rsidRPr="006518C9">
              <w:rPr>
                <w:lang w:val="en-US"/>
              </w:rPr>
              <w:t>FragmentArrayType</w:t>
            </w:r>
            <w:proofErr w:type="spellEnd"/>
            <w:r w:rsidRPr="006518C9">
              <w:rPr>
                <w:lang w:val="en-US"/>
              </w:rPr>
              <w:t xml:space="preserve"> </w:t>
            </w:r>
          </w:p>
        </w:tc>
      </w:tr>
      <w:tr w:rsidR="00921A47" w:rsidRPr="006518C9" w14:paraId="07D7DCC4" w14:textId="77777777" w:rsidTr="00921A47">
        <w:trPr>
          <w:tblCellSpacing w:w="15" w:type="dxa"/>
        </w:trPr>
        <w:tc>
          <w:tcPr>
            <w:tcW w:w="0" w:type="auto"/>
            <w:vAlign w:val="center"/>
            <w:hideMark/>
          </w:tcPr>
          <w:p w14:paraId="6C88E294"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32381E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93CC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7A3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449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F890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B861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A7347" w14:textId="77777777" w:rsidR="00921A47" w:rsidRPr="006518C9" w:rsidRDefault="00921A47">
                  <w:pPr>
                    <w:rPr>
                      <w:sz w:val="24"/>
                      <w:szCs w:val="24"/>
                      <w:lang w:val="en-US"/>
                    </w:rPr>
                  </w:pPr>
                  <w:proofErr w:type="spellStart"/>
                  <w:r w:rsidRPr="006518C9">
                    <w:rPr>
                      <w:lang w:val="en-US"/>
                    </w:rPr>
                    <w:t>measure_ref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53E4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BD2778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FE171" w14:textId="77777777" w:rsidR="00921A47" w:rsidRPr="006518C9" w:rsidRDefault="00921A47">
                  <w:pPr>
                    <w:rPr>
                      <w:sz w:val="24"/>
                      <w:szCs w:val="24"/>
                      <w:lang w:val="en-US"/>
                    </w:rPr>
                  </w:pPr>
                  <w:r w:rsidRPr="006518C9">
                    <w:rPr>
                      <w:lang w:val="en-US"/>
                    </w:rPr>
                    <w:t xml:space="preserve">A reference to the Measure defined in the </w:t>
                  </w:r>
                  <w:proofErr w:type="spellStart"/>
                  <w:r w:rsidRPr="006518C9">
                    <w:rPr>
                      <w:lang w:val="en-US"/>
                    </w:rPr>
                    <w:t>FragmentationTable</w:t>
                  </w:r>
                  <w:proofErr w:type="spellEnd"/>
                </w:p>
              </w:tc>
            </w:tr>
            <w:tr w:rsidR="00921A47" w:rsidRPr="006518C9" w14:paraId="55442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6C7B"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79036" w14:textId="77777777" w:rsidR="00921A47" w:rsidRPr="006518C9" w:rsidRDefault="00921A47">
                  <w:pPr>
                    <w:rPr>
                      <w:sz w:val="24"/>
                      <w:szCs w:val="24"/>
                      <w:lang w:val="en-US"/>
                    </w:rPr>
                  </w:pPr>
                  <w:proofErr w:type="spellStart"/>
                  <w:r w:rsidRPr="006518C9">
                    <w:rPr>
                      <w:lang w:val="en-US"/>
                    </w:rPr>
                    <w:t>listOfFloats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4462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50F2E"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1CC5B50" w14:textId="77777777" w:rsidR="00921A47" w:rsidRPr="006518C9" w:rsidRDefault="00921A47">
            <w:pPr>
              <w:rPr>
                <w:sz w:val="24"/>
                <w:szCs w:val="24"/>
                <w:lang w:val="en-US"/>
              </w:rPr>
            </w:pPr>
          </w:p>
        </w:tc>
      </w:tr>
      <w:tr w:rsidR="00921A47" w:rsidRPr="006518C9" w14:paraId="6807F872" w14:textId="77777777" w:rsidTr="00921A47">
        <w:trPr>
          <w:tblCellSpacing w:w="15" w:type="dxa"/>
        </w:trPr>
        <w:tc>
          <w:tcPr>
            <w:tcW w:w="0" w:type="auto"/>
            <w:vAlign w:val="center"/>
            <w:hideMark/>
          </w:tcPr>
          <w:p w14:paraId="7F3CF05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FDE2395" w14:textId="77777777" w:rsidR="00921A47" w:rsidRPr="006518C9" w:rsidRDefault="00921A47">
            <w:pPr>
              <w:rPr>
                <w:sz w:val="24"/>
                <w:szCs w:val="24"/>
                <w:lang w:val="en-US"/>
              </w:rPr>
            </w:pPr>
            <w:r w:rsidRPr="006518C9">
              <w:rPr>
                <w:lang w:val="en-US"/>
              </w:rPr>
              <w:t>none</w:t>
            </w:r>
          </w:p>
        </w:tc>
      </w:tr>
      <w:tr w:rsidR="00921A47" w:rsidRPr="006518C9" w14:paraId="3B1FE92A" w14:textId="77777777" w:rsidTr="00921A47">
        <w:trPr>
          <w:tblCellSpacing w:w="15" w:type="dxa"/>
        </w:trPr>
        <w:tc>
          <w:tcPr>
            <w:tcW w:w="0" w:type="auto"/>
            <w:vAlign w:val="center"/>
            <w:hideMark/>
          </w:tcPr>
          <w:p w14:paraId="14D32E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9DF72B"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5240C11B" w14:textId="77777777" w:rsidR="00921A47" w:rsidRPr="006518C9" w:rsidRDefault="00921A47" w:rsidP="00921A47">
      <w:pPr>
        <w:rPr>
          <w:lang w:val="en-US"/>
        </w:rPr>
      </w:pPr>
    </w:p>
    <w:p w14:paraId="193D0247" w14:textId="77777777" w:rsidR="00921A47" w:rsidRPr="006518C9" w:rsidRDefault="00921A47" w:rsidP="00921A47">
      <w:pPr>
        <w:pStyle w:val="Heading2"/>
      </w:pPr>
      <w:bookmarkStart w:id="394" w:name="_Toc476057225"/>
      <w:r w:rsidRPr="006518C9">
        <w:t>Element &lt;</w:t>
      </w:r>
      <w:bookmarkStart w:id="395" w:name="Fragmentation"/>
      <w:r w:rsidRPr="006518C9">
        <w:t>Fragmentation</w:t>
      </w:r>
      <w:bookmarkEnd w:id="395"/>
      <w:r w:rsidRPr="006518C9">
        <w:t>&gt;</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64C467D4" w14:textId="77777777" w:rsidTr="00921A47">
        <w:trPr>
          <w:tblCellSpacing w:w="15" w:type="dxa"/>
        </w:trPr>
        <w:tc>
          <w:tcPr>
            <w:tcW w:w="0" w:type="auto"/>
            <w:vAlign w:val="center"/>
            <w:hideMark/>
          </w:tcPr>
          <w:p w14:paraId="548D0C9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2A1DC2"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75C569AE" w14:textId="77777777" w:rsidTr="00921A47">
        <w:trPr>
          <w:tblCellSpacing w:w="15" w:type="dxa"/>
        </w:trPr>
        <w:tc>
          <w:tcPr>
            <w:tcW w:w="0" w:type="auto"/>
            <w:vAlign w:val="center"/>
            <w:hideMark/>
          </w:tcPr>
          <w:p w14:paraId="5DD00D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9E0228" w14:textId="77777777" w:rsidR="00921A47" w:rsidRPr="006518C9" w:rsidRDefault="00921A47">
            <w:pPr>
              <w:rPr>
                <w:sz w:val="24"/>
                <w:szCs w:val="24"/>
                <w:lang w:val="en-US"/>
              </w:rPr>
            </w:pPr>
            <w:proofErr w:type="spellStart"/>
            <w:r w:rsidRPr="006518C9">
              <w:rPr>
                <w:lang w:val="en-US"/>
              </w:rPr>
              <w:t>FragmentationType</w:t>
            </w:r>
            <w:proofErr w:type="spellEnd"/>
            <w:r w:rsidRPr="006518C9">
              <w:rPr>
                <w:lang w:val="en-US"/>
              </w:rPr>
              <w:t xml:space="preserve"> </w:t>
            </w:r>
          </w:p>
        </w:tc>
      </w:tr>
      <w:tr w:rsidR="00921A47" w:rsidRPr="006518C9" w14:paraId="16D5113A" w14:textId="77777777" w:rsidTr="00921A47">
        <w:trPr>
          <w:tblCellSpacing w:w="15" w:type="dxa"/>
        </w:trPr>
        <w:tc>
          <w:tcPr>
            <w:tcW w:w="0" w:type="auto"/>
            <w:vAlign w:val="center"/>
            <w:hideMark/>
          </w:tcPr>
          <w:p w14:paraId="31743E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38B01E8" w14:textId="77777777" w:rsidR="00921A47" w:rsidRPr="006518C9" w:rsidRDefault="00921A47">
            <w:pPr>
              <w:rPr>
                <w:sz w:val="24"/>
                <w:szCs w:val="24"/>
                <w:lang w:val="en-US"/>
              </w:rPr>
            </w:pPr>
            <w:r w:rsidRPr="006518C9">
              <w:rPr>
                <w:lang w:val="en-US"/>
              </w:rPr>
              <w:t>none</w:t>
            </w:r>
          </w:p>
        </w:tc>
      </w:tr>
      <w:tr w:rsidR="00921A47" w:rsidRPr="006518C9" w14:paraId="1453498B" w14:textId="77777777" w:rsidTr="00921A47">
        <w:trPr>
          <w:tblCellSpacing w:w="15" w:type="dxa"/>
        </w:trPr>
        <w:tc>
          <w:tcPr>
            <w:tcW w:w="0" w:type="auto"/>
            <w:vAlign w:val="center"/>
            <w:hideMark/>
          </w:tcPr>
          <w:p w14:paraId="07029F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72AD2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8A0F6"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3C70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F9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DC4E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AC19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A7C22" w14:textId="77777777" w:rsidR="00921A47" w:rsidRPr="006518C9" w:rsidRDefault="00C741B0">
                  <w:pPr>
                    <w:rPr>
                      <w:sz w:val="24"/>
                      <w:szCs w:val="24"/>
                      <w:lang w:val="en-US"/>
                    </w:rPr>
                  </w:pPr>
                  <w:hyperlink w:anchor="IonType" w:history="1">
                    <w:proofErr w:type="spellStart"/>
                    <w:r w:rsidR="00921A47" w:rsidRPr="006518C9">
                      <w:rPr>
                        <w:rStyle w:val="Hyperlink"/>
                        <w:lang w:val="en-US"/>
                      </w:rPr>
                      <w:t>IonType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F9132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14B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FF9A" w14:textId="77777777" w:rsidR="00921A47" w:rsidRPr="006518C9" w:rsidRDefault="00921A47">
                  <w:pPr>
                    <w:rPr>
                      <w:sz w:val="24"/>
                      <w:szCs w:val="24"/>
                      <w:lang w:val="en-US"/>
                    </w:rPr>
                  </w:pPr>
                  <w:proofErr w:type="spellStart"/>
                  <w:r w:rsidRPr="006518C9">
                    <w:rPr>
                      <w:lang w:val="en-US"/>
                    </w:rPr>
                    <w:t>IonType</w:t>
                  </w:r>
                  <w:proofErr w:type="spellEnd"/>
                  <w:r w:rsidRPr="006518C9">
                    <w:rPr>
                      <w:lang w:val="en-US"/>
                    </w:rPr>
                    <w:t xml:space="preserve"> defines the index of fragmentation ions being reported, importing a CV term for the type of ion </w:t>
                  </w:r>
                  <w:proofErr w:type="gramStart"/>
                  <w:r w:rsidRPr="006518C9">
                    <w:rPr>
                      <w:lang w:val="en-US"/>
                    </w:rPr>
                    <w:t>e.g.</w:t>
                  </w:r>
                  <w:proofErr w:type="gramEnd"/>
                  <w:r w:rsidRPr="006518C9">
                    <w:rPr>
                      <w:lang w:val="en-US"/>
                    </w:rPr>
                    <w:t xml:space="preserve"> b ion. Example: if b3 b7 b8 and b10 have been identified, the index attribute will contain 3 7 8 10, and the corresponding values will be reported in parallel arrays below </w:t>
                  </w:r>
                </w:p>
              </w:tc>
            </w:tr>
          </w:tbl>
          <w:p w14:paraId="70B96B38" w14:textId="77777777" w:rsidR="00921A47" w:rsidRPr="006518C9" w:rsidRDefault="00921A47">
            <w:pPr>
              <w:rPr>
                <w:sz w:val="24"/>
                <w:szCs w:val="24"/>
                <w:lang w:val="en-US"/>
              </w:rPr>
            </w:pPr>
          </w:p>
        </w:tc>
      </w:tr>
      <w:tr w:rsidR="00921A47" w:rsidRPr="006518C9" w14:paraId="6258ABB5" w14:textId="77777777" w:rsidTr="00921A47">
        <w:trPr>
          <w:tblCellSpacing w:w="15" w:type="dxa"/>
        </w:trPr>
        <w:tc>
          <w:tcPr>
            <w:tcW w:w="0" w:type="auto"/>
            <w:vAlign w:val="center"/>
            <w:hideMark/>
          </w:tcPr>
          <w:p w14:paraId="5A391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8AE8EB" w14:textId="77777777" w:rsidR="00921A47" w:rsidRPr="006518C9" w:rsidRDefault="00921A47">
            <w:pPr>
              <w:pStyle w:val="HTMLPreformatted"/>
            </w:pPr>
            <w:r w:rsidRPr="006518C9">
              <w:t xml:space="preserve">            &lt;Fragmentation&gt;</w:t>
            </w:r>
          </w:p>
          <w:p w14:paraId="7B166771"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258B65B8"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6FCA0D7F"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574B02E"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897B60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accession="MS:1001220" name="frag: y ion"/&gt;</w:t>
            </w:r>
          </w:p>
          <w:p w14:paraId="4F2F9BF6" w14:textId="77777777" w:rsidR="00921A47" w:rsidRPr="006518C9" w:rsidRDefault="00921A47">
            <w:pPr>
              <w:pStyle w:val="HTMLPreformatted"/>
            </w:pPr>
            <w:r w:rsidRPr="006518C9">
              <w:t xml:space="preserve">              &lt;/</w:t>
            </w:r>
            <w:proofErr w:type="spellStart"/>
            <w:r w:rsidRPr="006518C9">
              <w:t>IonType</w:t>
            </w:r>
            <w:proofErr w:type="spellEnd"/>
            <w:r w:rsidRPr="006518C9">
              <w:t>&gt;</w:t>
            </w:r>
          </w:p>
          <w:p w14:paraId="707F0FA5" w14:textId="77777777" w:rsidR="00921A47" w:rsidRPr="006518C9" w:rsidRDefault="00921A47">
            <w:pPr>
              <w:pStyle w:val="HTMLPreformatted"/>
            </w:pPr>
            <w:r w:rsidRPr="006518C9">
              <w:t xml:space="preserve">  ...</w:t>
            </w:r>
          </w:p>
          <w:p w14:paraId="558820A1" w14:textId="77777777" w:rsidR="00921A47" w:rsidRPr="006518C9" w:rsidRDefault="00921A47">
            <w:pPr>
              <w:pStyle w:val="HTMLPreformatted"/>
            </w:pPr>
            <w:r w:rsidRPr="006518C9">
              <w:t>&lt;/Fragmentation&gt;</w:t>
            </w:r>
          </w:p>
        </w:tc>
      </w:tr>
    </w:tbl>
    <w:p w14:paraId="7EC03C2E" w14:textId="77777777" w:rsidR="00921A47" w:rsidRPr="006518C9" w:rsidRDefault="00921A47" w:rsidP="00921A47">
      <w:pPr>
        <w:rPr>
          <w:lang w:val="en-US"/>
        </w:rPr>
      </w:pPr>
    </w:p>
    <w:p w14:paraId="2FD1B376" w14:textId="77777777" w:rsidR="00921A47" w:rsidRPr="006518C9" w:rsidRDefault="00921A47" w:rsidP="00921A47">
      <w:pPr>
        <w:pStyle w:val="Heading2"/>
      </w:pPr>
      <w:bookmarkStart w:id="396" w:name="_Toc476057226"/>
      <w:r w:rsidRPr="006518C9">
        <w:t>Element &lt;</w:t>
      </w:r>
      <w:bookmarkStart w:id="397" w:name="FragmentationTable"/>
      <w:proofErr w:type="spellStart"/>
      <w:r w:rsidRPr="006518C9">
        <w:t>FragmentationTable</w:t>
      </w:r>
      <w:bookmarkEnd w:id="397"/>
      <w:proofErr w:type="spellEnd"/>
      <w:r w:rsidRPr="006518C9">
        <w:t>&gt;</w:t>
      </w:r>
      <w:bookmarkEnd w:id="3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3EC390F5" w14:textId="77777777" w:rsidTr="00921A47">
        <w:trPr>
          <w:tblCellSpacing w:w="15" w:type="dxa"/>
        </w:trPr>
        <w:tc>
          <w:tcPr>
            <w:tcW w:w="0" w:type="auto"/>
            <w:vAlign w:val="center"/>
            <w:hideMark/>
          </w:tcPr>
          <w:p w14:paraId="1ADE8E5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0826C0"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w:t>
            </w:r>
            <w:proofErr w:type="gramStart"/>
            <w:r w:rsidRPr="006518C9">
              <w:rPr>
                <w:lang w:val="en-US"/>
              </w:rPr>
              <w:t>e.g.</w:t>
            </w:r>
            <w:proofErr w:type="gramEnd"/>
            <w:r w:rsidRPr="006518C9">
              <w:rPr>
                <w:lang w:val="en-US"/>
              </w:rPr>
              <w:t xml:space="preserve"> product ion m/z, product ion intensity, product ion m/z error </w:t>
            </w:r>
          </w:p>
        </w:tc>
      </w:tr>
      <w:tr w:rsidR="00921A47" w:rsidRPr="006518C9" w14:paraId="39C53755" w14:textId="77777777" w:rsidTr="00921A47">
        <w:trPr>
          <w:tblCellSpacing w:w="15" w:type="dxa"/>
        </w:trPr>
        <w:tc>
          <w:tcPr>
            <w:tcW w:w="0" w:type="auto"/>
            <w:vAlign w:val="center"/>
            <w:hideMark/>
          </w:tcPr>
          <w:p w14:paraId="6F9CCE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AA4FD3" w14:textId="77777777" w:rsidR="00921A47" w:rsidRPr="006518C9" w:rsidRDefault="00921A47">
            <w:pPr>
              <w:rPr>
                <w:sz w:val="24"/>
                <w:szCs w:val="24"/>
                <w:lang w:val="en-US"/>
              </w:rPr>
            </w:pPr>
            <w:proofErr w:type="spellStart"/>
            <w:r w:rsidRPr="006518C9">
              <w:rPr>
                <w:lang w:val="en-US"/>
              </w:rPr>
              <w:t>FragmentationTableType</w:t>
            </w:r>
            <w:proofErr w:type="spellEnd"/>
            <w:r w:rsidRPr="006518C9">
              <w:rPr>
                <w:lang w:val="en-US"/>
              </w:rPr>
              <w:t xml:space="preserve"> </w:t>
            </w:r>
          </w:p>
        </w:tc>
      </w:tr>
      <w:tr w:rsidR="00921A47" w:rsidRPr="006518C9" w14:paraId="393B6EFD" w14:textId="77777777" w:rsidTr="00921A47">
        <w:trPr>
          <w:tblCellSpacing w:w="15" w:type="dxa"/>
        </w:trPr>
        <w:tc>
          <w:tcPr>
            <w:tcW w:w="0" w:type="auto"/>
            <w:vAlign w:val="center"/>
            <w:hideMark/>
          </w:tcPr>
          <w:p w14:paraId="5DE87E1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B39F366" w14:textId="77777777" w:rsidR="00921A47" w:rsidRPr="006518C9" w:rsidRDefault="00921A47">
            <w:pPr>
              <w:rPr>
                <w:sz w:val="24"/>
                <w:szCs w:val="24"/>
                <w:lang w:val="en-US"/>
              </w:rPr>
            </w:pPr>
            <w:r w:rsidRPr="006518C9">
              <w:rPr>
                <w:lang w:val="en-US"/>
              </w:rPr>
              <w:t>none</w:t>
            </w:r>
          </w:p>
        </w:tc>
      </w:tr>
      <w:tr w:rsidR="00921A47" w:rsidRPr="006518C9" w14:paraId="113B7158" w14:textId="77777777" w:rsidTr="00921A47">
        <w:trPr>
          <w:tblCellSpacing w:w="15" w:type="dxa"/>
        </w:trPr>
        <w:tc>
          <w:tcPr>
            <w:tcW w:w="0" w:type="auto"/>
            <w:vAlign w:val="center"/>
            <w:hideMark/>
          </w:tcPr>
          <w:p w14:paraId="381DBF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3A267A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7E33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82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A1AC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F0EF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FA9D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776F6" w14:textId="77777777" w:rsidR="00921A47" w:rsidRPr="006518C9" w:rsidRDefault="00C741B0">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B9F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51E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9D0D"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bl>
          <w:p w14:paraId="613389D4" w14:textId="77777777" w:rsidR="00921A47" w:rsidRPr="006518C9" w:rsidRDefault="00921A47">
            <w:pPr>
              <w:rPr>
                <w:sz w:val="24"/>
                <w:szCs w:val="24"/>
                <w:lang w:val="en-US"/>
              </w:rPr>
            </w:pPr>
          </w:p>
        </w:tc>
      </w:tr>
      <w:tr w:rsidR="00921A47" w:rsidRPr="006518C9" w14:paraId="2660C045" w14:textId="77777777" w:rsidTr="00921A47">
        <w:trPr>
          <w:tblCellSpacing w:w="15" w:type="dxa"/>
        </w:trPr>
        <w:tc>
          <w:tcPr>
            <w:tcW w:w="0" w:type="auto"/>
            <w:vAlign w:val="center"/>
            <w:hideMark/>
          </w:tcPr>
          <w:p w14:paraId="307802F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161725" w14:textId="77777777" w:rsidR="00921A47" w:rsidRPr="006518C9" w:rsidRDefault="00921A47">
            <w:pPr>
              <w:pStyle w:val="HTMLPreformatted"/>
            </w:pPr>
            <w:r w:rsidRPr="006518C9">
              <w:t xml:space="preserve">        &lt;</w:t>
            </w:r>
            <w:proofErr w:type="spellStart"/>
            <w:r w:rsidRPr="006518C9">
              <w:t>FragmentationTable</w:t>
            </w:r>
            <w:proofErr w:type="spellEnd"/>
            <w:r w:rsidRPr="006518C9">
              <w:t>&gt;</w:t>
            </w:r>
          </w:p>
          <w:p w14:paraId="7582AB5F" w14:textId="77777777" w:rsidR="00921A47" w:rsidRPr="006518C9" w:rsidRDefault="00921A47">
            <w:pPr>
              <w:pStyle w:val="HTMLPreformatted"/>
            </w:pPr>
            <w:r w:rsidRPr="006518C9">
              <w:t xml:space="preserve">          &lt;Measure id="</w:t>
            </w:r>
            <w:proofErr w:type="spellStart"/>
            <w:r w:rsidRPr="006518C9">
              <w:t>Measure_MZ</w:t>
            </w:r>
            <w:proofErr w:type="spellEnd"/>
            <w:r w:rsidRPr="006518C9">
              <w:t>"&gt;</w:t>
            </w:r>
          </w:p>
          <w:p w14:paraId="30F55FE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accession="MS:1001225" name="product ion m/z"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="MS:1000040" </w:t>
            </w:r>
            <w:proofErr w:type="spellStart"/>
            <w:r w:rsidRPr="006518C9">
              <w:t>unitName</w:t>
            </w:r>
            <w:proofErr w:type="spellEnd"/>
            <w:r w:rsidRPr="006518C9">
              <w:t>="m/z" /&gt;</w:t>
            </w:r>
          </w:p>
          <w:p w14:paraId="506D45FC" w14:textId="77777777" w:rsidR="00921A47" w:rsidRPr="006518C9" w:rsidRDefault="00921A47">
            <w:pPr>
              <w:pStyle w:val="HTMLPreformatted"/>
            </w:pPr>
            <w:r w:rsidRPr="006518C9">
              <w:t xml:space="preserve">          &lt;/Measure&gt;</w:t>
            </w:r>
          </w:p>
          <w:p w14:paraId="0B22B44F"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4D6BF36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41663CF8" w14:textId="77777777" w:rsidR="00921A47" w:rsidRPr="006518C9" w:rsidRDefault="00921A47">
            <w:pPr>
              <w:pStyle w:val="HTMLPreformatted"/>
            </w:pPr>
            <w:r w:rsidRPr="006518C9">
              <w:t xml:space="preserve">          &lt;/Measure&gt;</w:t>
            </w:r>
          </w:p>
          <w:p w14:paraId="0A3DBB8E" w14:textId="77777777" w:rsidR="00921A47" w:rsidRPr="006518C9" w:rsidRDefault="00921A47">
            <w:pPr>
              <w:pStyle w:val="HTMLPreformatted"/>
            </w:pPr>
            <w:r w:rsidRPr="006518C9">
              <w:t xml:space="preserve">  ...</w:t>
            </w:r>
          </w:p>
          <w:p w14:paraId="7D50F8AB" w14:textId="77777777" w:rsidR="00921A47" w:rsidRPr="006518C9" w:rsidRDefault="00921A47">
            <w:pPr>
              <w:pStyle w:val="HTMLPreformatted"/>
            </w:pPr>
            <w:r w:rsidRPr="006518C9">
              <w:t>&lt;/</w:t>
            </w:r>
            <w:proofErr w:type="spellStart"/>
            <w:r w:rsidRPr="006518C9">
              <w:t>FragmentationTable</w:t>
            </w:r>
            <w:proofErr w:type="spellEnd"/>
            <w:r w:rsidRPr="006518C9">
              <w:t>&gt;</w:t>
            </w:r>
          </w:p>
        </w:tc>
      </w:tr>
    </w:tbl>
    <w:p w14:paraId="68BCCC30" w14:textId="77777777" w:rsidR="00921A47" w:rsidRPr="006518C9" w:rsidRDefault="00921A47" w:rsidP="00921A47">
      <w:pPr>
        <w:rPr>
          <w:lang w:val="en-US"/>
        </w:rPr>
      </w:pPr>
    </w:p>
    <w:p w14:paraId="2DF24553" w14:textId="77777777" w:rsidR="00921A47" w:rsidRPr="006518C9" w:rsidRDefault="00921A47" w:rsidP="00921A47">
      <w:pPr>
        <w:pStyle w:val="Heading2"/>
      </w:pPr>
      <w:bookmarkStart w:id="398" w:name="_Toc476057227"/>
      <w:r w:rsidRPr="006518C9">
        <w:t>Element &lt;</w:t>
      </w:r>
      <w:bookmarkStart w:id="399" w:name="FragmentTolerance"/>
      <w:proofErr w:type="spellStart"/>
      <w:r w:rsidRPr="006518C9">
        <w:t>FragmentTolerance</w:t>
      </w:r>
      <w:bookmarkEnd w:id="399"/>
      <w:proofErr w:type="spellEnd"/>
      <w:r w:rsidRPr="006518C9">
        <w:t>&gt;</w:t>
      </w:r>
      <w:bookmarkEnd w:id="3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48A6194C" w14:textId="77777777" w:rsidTr="00921A47">
        <w:trPr>
          <w:tblCellSpacing w:w="15" w:type="dxa"/>
        </w:trPr>
        <w:tc>
          <w:tcPr>
            <w:tcW w:w="0" w:type="auto"/>
            <w:vAlign w:val="center"/>
            <w:hideMark/>
          </w:tcPr>
          <w:p w14:paraId="425A4C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D39ACC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FC68C1E" w14:textId="77777777" w:rsidTr="00921A47">
        <w:trPr>
          <w:tblCellSpacing w:w="15" w:type="dxa"/>
        </w:trPr>
        <w:tc>
          <w:tcPr>
            <w:tcW w:w="0" w:type="auto"/>
            <w:vAlign w:val="center"/>
            <w:hideMark/>
          </w:tcPr>
          <w:p w14:paraId="27254BA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D34337"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0445F4FD" w14:textId="77777777" w:rsidTr="00921A47">
        <w:trPr>
          <w:tblCellSpacing w:w="15" w:type="dxa"/>
        </w:trPr>
        <w:tc>
          <w:tcPr>
            <w:tcW w:w="0" w:type="auto"/>
            <w:vAlign w:val="center"/>
            <w:hideMark/>
          </w:tcPr>
          <w:p w14:paraId="6EFA2D6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AC5502" w14:textId="77777777" w:rsidR="00921A47" w:rsidRPr="006518C9" w:rsidRDefault="00921A47">
            <w:pPr>
              <w:rPr>
                <w:sz w:val="24"/>
                <w:szCs w:val="24"/>
                <w:lang w:val="en-US"/>
              </w:rPr>
            </w:pPr>
            <w:r w:rsidRPr="006518C9">
              <w:rPr>
                <w:lang w:val="en-US"/>
              </w:rPr>
              <w:t>none</w:t>
            </w:r>
          </w:p>
        </w:tc>
      </w:tr>
      <w:tr w:rsidR="00921A47" w:rsidRPr="006518C9" w14:paraId="0BF0828C" w14:textId="77777777" w:rsidTr="00921A47">
        <w:trPr>
          <w:tblCellSpacing w:w="15" w:type="dxa"/>
        </w:trPr>
        <w:tc>
          <w:tcPr>
            <w:tcW w:w="0" w:type="auto"/>
            <w:vAlign w:val="center"/>
            <w:hideMark/>
          </w:tcPr>
          <w:p w14:paraId="0AD4376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3B0D4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EF5D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F72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B2F9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3CA18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F29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B7044"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E90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DFF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B11B2" w14:textId="77777777" w:rsidR="00921A47" w:rsidRPr="006518C9" w:rsidRDefault="00921A47">
                  <w:pPr>
                    <w:rPr>
                      <w:sz w:val="24"/>
                      <w:szCs w:val="24"/>
                      <w:lang w:val="en-US"/>
                    </w:rPr>
                  </w:pPr>
                  <w:r w:rsidRPr="006518C9">
                    <w:rPr>
                      <w:lang w:val="en-US"/>
                    </w:rPr>
                    <w:t>A single entry from an ontology or a controlled vocabulary.</w:t>
                  </w:r>
                </w:p>
              </w:tc>
            </w:tr>
          </w:tbl>
          <w:p w14:paraId="01BB5D22" w14:textId="77777777" w:rsidR="00921A47" w:rsidRPr="006518C9" w:rsidRDefault="00921A47">
            <w:pPr>
              <w:rPr>
                <w:sz w:val="24"/>
                <w:szCs w:val="24"/>
                <w:lang w:val="en-US"/>
              </w:rPr>
            </w:pPr>
          </w:p>
        </w:tc>
      </w:tr>
      <w:tr w:rsidR="00921A47" w:rsidRPr="006518C9" w14:paraId="6CEF2BC6" w14:textId="77777777" w:rsidTr="00921A47">
        <w:trPr>
          <w:tblCellSpacing w:w="15" w:type="dxa"/>
        </w:trPr>
        <w:tc>
          <w:tcPr>
            <w:tcW w:w="0" w:type="auto"/>
            <w:vAlign w:val="center"/>
            <w:hideMark/>
          </w:tcPr>
          <w:p w14:paraId="24CCFA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A914FF" w14:textId="77777777" w:rsidR="00921A47" w:rsidRPr="006518C9" w:rsidRDefault="00921A47">
            <w:pPr>
              <w:pStyle w:val="HTMLPreformatted"/>
            </w:pPr>
            <w:r w:rsidRPr="006518C9">
              <w:t>&lt;</w:t>
            </w:r>
            <w:proofErr w:type="spellStart"/>
            <w:r w:rsidRPr="006518C9">
              <w:t>FragmentTolerance</w:t>
            </w:r>
            <w:proofErr w:type="spellEnd"/>
            <w:r w:rsidRPr="006518C9">
              <w:t>&gt;</w:t>
            </w:r>
          </w:p>
          <w:p w14:paraId="7F976E9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6F7A60E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44E3A9A0" w14:textId="77777777" w:rsidR="00921A47" w:rsidRPr="006518C9" w:rsidRDefault="00921A47">
            <w:pPr>
              <w:pStyle w:val="HTMLPreformatted"/>
            </w:pPr>
            <w:r w:rsidRPr="006518C9">
              <w:t>&lt;/</w:t>
            </w:r>
            <w:proofErr w:type="spellStart"/>
            <w:r w:rsidRPr="006518C9">
              <w:t>FragmentTolerance</w:t>
            </w:r>
            <w:proofErr w:type="spellEnd"/>
            <w:r w:rsidRPr="006518C9">
              <w:t>&gt;</w:t>
            </w:r>
          </w:p>
        </w:tc>
      </w:tr>
      <w:tr w:rsidR="00921A47" w:rsidRPr="006518C9" w14:paraId="13DB764A" w14:textId="77777777" w:rsidTr="00921A47">
        <w:trPr>
          <w:tblCellSpacing w:w="15" w:type="dxa"/>
        </w:trPr>
        <w:tc>
          <w:tcPr>
            <w:tcW w:w="0" w:type="auto"/>
            <w:vAlign w:val="center"/>
            <w:hideMark/>
          </w:tcPr>
          <w:p w14:paraId="2E6F442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D96D532" w14:textId="77777777" w:rsidR="00921A47" w:rsidRPr="006518C9" w:rsidRDefault="00921A47">
            <w:pPr>
              <w:pStyle w:val="HTMLPreformatted"/>
            </w:pPr>
            <w:r w:rsidRPr="006518C9">
              <w:t>Path /MzIdentML/AnalysisProtocolCollection/SpectrumIdentificationProtocol/FragmentTolerance</w:t>
            </w:r>
          </w:p>
          <w:p w14:paraId="1E7DEC7B" w14:textId="77777777" w:rsidR="00921A47" w:rsidRPr="006518C9" w:rsidRDefault="00921A47">
            <w:pPr>
              <w:pStyle w:val="HTMLPreformatted"/>
            </w:pPr>
            <w:r w:rsidRPr="006518C9">
              <w:t xml:space="preserve">MUST supply term </w:t>
            </w:r>
            <w:hyperlink r:id="rId147"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FE5F456" w14:textId="77777777" w:rsidR="00921A47" w:rsidRPr="006518C9" w:rsidRDefault="00921A47">
            <w:pPr>
              <w:pStyle w:val="HTMLPreformatted"/>
            </w:pPr>
            <w:r w:rsidRPr="006518C9">
              <w:t xml:space="preserve">MUST supply term </w:t>
            </w:r>
            <w:hyperlink r:id="rId148"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136C1945" w14:textId="77777777" w:rsidTr="00921A47">
        <w:trPr>
          <w:tblCellSpacing w:w="15" w:type="dxa"/>
        </w:trPr>
        <w:tc>
          <w:tcPr>
            <w:tcW w:w="0" w:type="auto"/>
            <w:vAlign w:val="center"/>
            <w:hideMark/>
          </w:tcPr>
          <w:p w14:paraId="6555AFB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4256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42FA326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351237F8" w14:textId="77777777" w:rsidR="00921A47" w:rsidRPr="006518C9" w:rsidRDefault="00921A47" w:rsidP="00921A47">
      <w:pPr>
        <w:rPr>
          <w:lang w:val="en-US"/>
        </w:rPr>
      </w:pPr>
    </w:p>
    <w:p w14:paraId="16F9FF03" w14:textId="77777777" w:rsidR="00921A47" w:rsidRPr="006518C9" w:rsidRDefault="00921A47" w:rsidP="00921A47">
      <w:pPr>
        <w:pStyle w:val="Heading2"/>
      </w:pPr>
      <w:bookmarkStart w:id="400" w:name="_Toc476057228"/>
      <w:r w:rsidRPr="006518C9">
        <w:t>Element &lt;</w:t>
      </w:r>
      <w:bookmarkStart w:id="401" w:name="Include"/>
      <w:r w:rsidRPr="006518C9">
        <w:t>Include</w:t>
      </w:r>
      <w:bookmarkEnd w:id="401"/>
      <w:r w:rsidRPr="006518C9">
        <w:t>&gt;</w:t>
      </w:r>
      <w:bookmarkEnd w:id="4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6E833E78" w14:textId="77777777" w:rsidTr="00921A47">
        <w:trPr>
          <w:tblCellSpacing w:w="15" w:type="dxa"/>
        </w:trPr>
        <w:tc>
          <w:tcPr>
            <w:tcW w:w="0" w:type="auto"/>
            <w:vAlign w:val="center"/>
            <w:hideMark/>
          </w:tcPr>
          <w:p w14:paraId="0FB8C85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EB936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 </w:t>
            </w:r>
          </w:p>
        </w:tc>
      </w:tr>
      <w:tr w:rsidR="00921A47" w:rsidRPr="006518C9" w14:paraId="6A9EDDBD" w14:textId="77777777" w:rsidTr="00921A47">
        <w:trPr>
          <w:tblCellSpacing w:w="15" w:type="dxa"/>
        </w:trPr>
        <w:tc>
          <w:tcPr>
            <w:tcW w:w="0" w:type="auto"/>
            <w:vAlign w:val="center"/>
            <w:hideMark/>
          </w:tcPr>
          <w:p w14:paraId="3C0070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DCBF2B"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47B57C8" w14:textId="77777777" w:rsidTr="00921A47">
        <w:trPr>
          <w:tblCellSpacing w:w="15" w:type="dxa"/>
        </w:trPr>
        <w:tc>
          <w:tcPr>
            <w:tcW w:w="0" w:type="auto"/>
            <w:vAlign w:val="center"/>
            <w:hideMark/>
          </w:tcPr>
          <w:p w14:paraId="6BAD851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D76645" w14:textId="77777777" w:rsidR="00921A47" w:rsidRPr="006518C9" w:rsidRDefault="00921A47">
            <w:pPr>
              <w:rPr>
                <w:sz w:val="24"/>
                <w:szCs w:val="24"/>
                <w:lang w:val="en-US"/>
              </w:rPr>
            </w:pPr>
            <w:r w:rsidRPr="006518C9">
              <w:rPr>
                <w:lang w:val="en-US"/>
              </w:rPr>
              <w:t>none</w:t>
            </w:r>
          </w:p>
        </w:tc>
      </w:tr>
      <w:tr w:rsidR="00921A47" w:rsidRPr="006518C9" w14:paraId="288D88C7" w14:textId="77777777" w:rsidTr="00921A47">
        <w:trPr>
          <w:tblCellSpacing w:w="15" w:type="dxa"/>
        </w:trPr>
        <w:tc>
          <w:tcPr>
            <w:tcW w:w="0" w:type="auto"/>
            <w:vAlign w:val="center"/>
            <w:hideMark/>
          </w:tcPr>
          <w:p w14:paraId="7AE371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6EDB3B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66C9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237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B608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418E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A5EB6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19C3B"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237A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9660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44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473DD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D5A38"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CAF5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782F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92457" w14:textId="77777777" w:rsidR="00921A47" w:rsidRPr="006518C9" w:rsidRDefault="00921A47">
                  <w:pPr>
                    <w:rPr>
                      <w:sz w:val="24"/>
                      <w:szCs w:val="24"/>
                      <w:lang w:val="en-US"/>
                    </w:rPr>
                  </w:pPr>
                  <w:r w:rsidRPr="006518C9">
                    <w:rPr>
                      <w:lang w:val="en-US"/>
                    </w:rPr>
                    <w:t>A single user-defined parameter.</w:t>
                  </w:r>
                </w:p>
              </w:tc>
            </w:tr>
          </w:tbl>
          <w:p w14:paraId="5C118E50" w14:textId="77777777" w:rsidR="00921A47" w:rsidRPr="006518C9" w:rsidRDefault="00921A47">
            <w:pPr>
              <w:rPr>
                <w:sz w:val="24"/>
                <w:szCs w:val="24"/>
                <w:lang w:val="en-US"/>
              </w:rPr>
            </w:pPr>
          </w:p>
        </w:tc>
      </w:tr>
      <w:tr w:rsidR="00921A47" w:rsidRPr="006518C9" w14:paraId="7F4E5F8A" w14:textId="77777777" w:rsidTr="00921A47">
        <w:trPr>
          <w:tblCellSpacing w:w="15" w:type="dxa"/>
        </w:trPr>
        <w:tc>
          <w:tcPr>
            <w:tcW w:w="0" w:type="auto"/>
            <w:vAlign w:val="center"/>
            <w:hideMark/>
          </w:tcPr>
          <w:p w14:paraId="58C4FB7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7F07893" w14:textId="77777777" w:rsidR="00921A47" w:rsidRPr="006518C9" w:rsidRDefault="00921A47">
            <w:pPr>
              <w:rPr>
                <w:sz w:val="24"/>
                <w:szCs w:val="24"/>
                <w:lang w:val="en-US"/>
              </w:rPr>
            </w:pPr>
          </w:p>
        </w:tc>
      </w:tr>
      <w:tr w:rsidR="00921A47" w:rsidRPr="006518C9" w14:paraId="35591F23" w14:textId="77777777" w:rsidTr="00921A47">
        <w:trPr>
          <w:tblCellSpacing w:w="15" w:type="dxa"/>
        </w:trPr>
        <w:tc>
          <w:tcPr>
            <w:tcW w:w="0" w:type="auto"/>
            <w:vAlign w:val="center"/>
            <w:hideMark/>
          </w:tcPr>
          <w:p w14:paraId="7CB41D8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4DEA422" w14:textId="77777777" w:rsidR="00921A47" w:rsidRPr="006518C9" w:rsidRDefault="00921A47">
            <w:pPr>
              <w:pStyle w:val="HTMLPreformatted"/>
            </w:pPr>
            <w:r w:rsidRPr="006518C9">
              <w:t>Path /MzIdentML/AnalysisProtocolCollection/SpectrumIdentificationProtocol/DatabaseFilters/Filter/Include</w:t>
            </w:r>
          </w:p>
          <w:p w14:paraId="0C4B7436" w14:textId="77777777" w:rsidR="00921A47" w:rsidRPr="006518C9" w:rsidRDefault="00921A47">
            <w:pPr>
              <w:pStyle w:val="HTMLPreformatted"/>
            </w:pPr>
            <w:r w:rsidRPr="006518C9">
              <w:t xml:space="preserve">MAY supply a *child* term of </w:t>
            </w:r>
            <w:hyperlink r:id="rId149"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5B5F683" w14:textId="77777777" w:rsidR="00921A47" w:rsidRPr="006518C9" w:rsidRDefault="00921A47">
            <w:pPr>
              <w:pStyle w:val="HTMLPreformatted"/>
            </w:pPr>
            <w:r w:rsidRPr="006518C9">
              <w:t xml:space="preserve">  e.g.: </w:t>
            </w:r>
            <w:hyperlink r:id="rId15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0BED096"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"http://www.ebi.ac.uk/ols/beta/ontologies/ms/terms?iri=http://purl.obolibrary.org/obo/MS_1001201" \t "new" </w:instrText>
            </w:r>
            <w:r w:rsidR="00C741B0">
              <w:fldChar w:fldCharType="separate"/>
            </w:r>
            <w:r w:rsidRPr="002971BD">
              <w:rPr>
                <w:rStyle w:val="Hyperlink"/>
                <w:lang w:val="de-DE"/>
              </w:rPr>
              <w:t>MS:1001201</w:t>
            </w:r>
            <w:r w:rsidR="00C741B0">
              <w:rPr>
                <w:rStyle w:val="Hyperlink"/>
                <w:lang w:val="de-DE"/>
              </w:rPr>
              <w:fldChar w:fldCharType="end"/>
            </w:r>
            <w:r w:rsidRPr="002971BD">
              <w:rPr>
                <w:lang w:val="de-DE"/>
              </w:rPr>
              <w:t xml:space="preserve"> (</w:t>
            </w:r>
            <w:r w:rsidRPr="002971BD">
              <w:rPr>
                <w:rStyle w:val="popup"/>
                <w:lang w:val="de-DE"/>
              </w:rPr>
              <w:t>DB MW filter maximum</w:t>
            </w:r>
            <w:r w:rsidRPr="002971BD">
              <w:rPr>
                <w:lang w:val="de-DE"/>
              </w:rPr>
              <w:t xml:space="preserve">) </w:t>
            </w:r>
          </w:p>
          <w:p w14:paraId="6354F1E4"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"http://www.ebi.ac.uk/ols/beta/ontologies/ms/terms?iri=http://purl.obolibrary.org/obo/MS_1001202" \t "new" </w:instrText>
            </w:r>
            <w:r w:rsidR="00C741B0">
              <w:fldChar w:fldCharType="separate"/>
            </w:r>
            <w:r w:rsidRPr="002971BD">
              <w:rPr>
                <w:rStyle w:val="Hyperlink"/>
                <w:lang w:val="de-DE"/>
              </w:rPr>
              <w:t>MS:1001202</w:t>
            </w:r>
            <w:r w:rsidR="00C741B0">
              <w:rPr>
                <w:rStyle w:val="Hyperlink"/>
                <w:lang w:val="de-DE"/>
              </w:rPr>
              <w:fldChar w:fldCharType="end"/>
            </w:r>
            <w:r w:rsidRPr="002971BD">
              <w:rPr>
                <w:lang w:val="de-DE"/>
              </w:rPr>
              <w:t xml:space="preserve"> (</w:t>
            </w:r>
            <w:r w:rsidRPr="002971BD">
              <w:rPr>
                <w:rStyle w:val="popup"/>
                <w:lang w:val="de-DE"/>
              </w:rPr>
              <w:t>DB MW filter minimum</w:t>
            </w:r>
            <w:r w:rsidRPr="002971BD">
              <w:rPr>
                <w:lang w:val="de-DE"/>
              </w:rPr>
              <w:t xml:space="preserve">) </w:t>
            </w:r>
          </w:p>
          <w:p w14:paraId="4CD0AB24"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"http://www.ebi.ac.uk/ols/beta/ontologies/ms/terms?iri=http://purl.obolibrary.org/obo/MS_1001203" \t "new" </w:instrText>
            </w:r>
            <w:r w:rsidR="00C741B0">
              <w:fldChar w:fldCharType="separate"/>
            </w:r>
            <w:r w:rsidRPr="002971BD">
              <w:rPr>
                <w:rStyle w:val="Hyperlink"/>
                <w:lang w:val="de-DE"/>
              </w:rPr>
              <w:t>MS:1001203</w:t>
            </w:r>
            <w:r w:rsidR="00C741B0">
              <w:rPr>
                <w:rStyle w:val="Hyperlink"/>
                <w:lang w:val="de-DE"/>
              </w:rPr>
              <w:fldChar w:fldCharType="end"/>
            </w:r>
            <w:r w:rsidRPr="002971BD">
              <w:rPr>
                <w:lang w:val="de-DE"/>
              </w:rPr>
              <w:t xml:space="preserve"> (</w:t>
            </w:r>
            <w:r w:rsidRPr="002971BD">
              <w:rPr>
                <w:rStyle w:val="popup"/>
                <w:lang w:val="de-DE"/>
              </w:rPr>
              <w:t>DB PI filter maximum</w:t>
            </w:r>
            <w:r w:rsidRPr="002971BD">
              <w:rPr>
                <w:lang w:val="de-DE"/>
              </w:rPr>
              <w:t xml:space="preserve">) </w:t>
            </w:r>
          </w:p>
          <w:p w14:paraId="7C4272D2"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"http://www.ebi.ac.uk/ols/beta/ontologies/ms/terms?iri=http://purl.obolibrary.org/obo/MS_1001204" \t "new" </w:instrText>
            </w:r>
            <w:r w:rsidR="00C741B0">
              <w:fldChar w:fldCharType="separate"/>
            </w:r>
            <w:r w:rsidRPr="002971BD">
              <w:rPr>
                <w:rStyle w:val="Hyperlink"/>
                <w:lang w:val="de-DE"/>
              </w:rPr>
              <w:t>MS:1001204</w:t>
            </w:r>
            <w:r w:rsidR="00C741B0">
              <w:rPr>
                <w:rStyle w:val="Hyperlink"/>
                <w:lang w:val="de-DE"/>
              </w:rPr>
              <w:fldChar w:fldCharType="end"/>
            </w:r>
            <w:r w:rsidRPr="002971BD">
              <w:rPr>
                <w:lang w:val="de-DE"/>
              </w:rPr>
              <w:t xml:space="preserve"> (</w:t>
            </w:r>
            <w:r w:rsidRPr="002971BD">
              <w:rPr>
                <w:rStyle w:val="popup"/>
                <w:lang w:val="de-DE"/>
              </w:rPr>
              <w:t>DB PI filter minimum</w:t>
            </w:r>
            <w:r w:rsidRPr="002971BD">
              <w:rPr>
                <w:lang w:val="de-DE"/>
              </w:rPr>
              <w:t xml:space="preserve">) </w:t>
            </w:r>
          </w:p>
          <w:p w14:paraId="1C3BCDF7" w14:textId="77777777" w:rsidR="00921A47" w:rsidRPr="006518C9" w:rsidRDefault="00921A47">
            <w:pPr>
              <w:pStyle w:val="HTMLPreformatted"/>
            </w:pPr>
            <w:r w:rsidRPr="002971BD">
              <w:rPr>
                <w:lang w:val="de-DE"/>
              </w:rPr>
              <w:t xml:space="preserve">  </w:t>
            </w:r>
            <w:r w:rsidRPr="006518C9">
              <w:t xml:space="preserve">e.g.: </w:t>
            </w:r>
            <w:hyperlink r:id="rId151"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3D5930F5" w14:textId="77777777" w:rsidR="00921A47" w:rsidRPr="006518C9" w:rsidRDefault="00921A47">
            <w:pPr>
              <w:pStyle w:val="HTMLPreformatted"/>
            </w:pPr>
            <w:r w:rsidRPr="006518C9">
              <w:t xml:space="preserve">  e.g.: </w:t>
            </w:r>
            <w:hyperlink r:id="rId15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1B7F1A2" w14:textId="77777777" w:rsidR="00921A47" w:rsidRPr="006518C9" w:rsidRDefault="00921A47">
            <w:pPr>
              <w:pStyle w:val="HTMLPreformatted"/>
            </w:pPr>
            <w:r w:rsidRPr="006518C9">
              <w:t xml:space="preserve">  e.g.: </w:t>
            </w:r>
            <w:hyperlink r:id="rId15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8BDAA65" w14:textId="77777777" w:rsidR="00921A47" w:rsidRPr="006518C9" w:rsidRDefault="00921A47">
            <w:pPr>
              <w:pStyle w:val="HTMLPreformatted"/>
            </w:pPr>
            <w:r w:rsidRPr="006518C9">
              <w:t xml:space="preserve">  e.g.: </w:t>
            </w:r>
            <w:hyperlink r:id="rId154"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0F3EB6AB" w14:textId="77777777" w:rsidR="00921A47" w:rsidRPr="006518C9" w:rsidRDefault="00921A47">
            <w:pPr>
              <w:pStyle w:val="HTMLPreformatted"/>
            </w:pPr>
            <w:r w:rsidRPr="006518C9">
              <w:t xml:space="preserve">  e.g.: </w:t>
            </w:r>
            <w:hyperlink r:id="rId155"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73F266A8" w14:textId="77777777" w:rsidR="00921A47" w:rsidRPr="006518C9" w:rsidRDefault="00921A47">
            <w:pPr>
              <w:pStyle w:val="HTMLPreformatted"/>
            </w:pPr>
            <w:r w:rsidRPr="006518C9">
              <w:t xml:space="preserve">  </w:t>
            </w:r>
            <w:hyperlink r:id="rId156" w:tgtFrame="new" w:history="1">
              <w:r w:rsidRPr="006518C9">
                <w:rPr>
                  <w:rStyle w:val="Hyperlink"/>
                </w:rPr>
                <w:t>et al.</w:t>
              </w:r>
            </w:hyperlink>
          </w:p>
        </w:tc>
      </w:tr>
    </w:tbl>
    <w:p w14:paraId="370C4EF7" w14:textId="77777777" w:rsidR="00921A47" w:rsidRPr="006518C9" w:rsidRDefault="00921A47" w:rsidP="00921A47">
      <w:pPr>
        <w:rPr>
          <w:lang w:val="en-US"/>
        </w:rPr>
      </w:pPr>
    </w:p>
    <w:p w14:paraId="6E3E3DFB" w14:textId="77777777" w:rsidR="00921A47" w:rsidRPr="006518C9" w:rsidRDefault="00921A47" w:rsidP="00921A47">
      <w:pPr>
        <w:pStyle w:val="Heading2"/>
      </w:pPr>
      <w:bookmarkStart w:id="402" w:name="_Toc476057229"/>
      <w:r w:rsidRPr="006518C9">
        <w:t>Element &lt;</w:t>
      </w:r>
      <w:bookmarkStart w:id="403" w:name="Inputs"/>
      <w:r w:rsidRPr="006518C9">
        <w:t>Inputs</w:t>
      </w:r>
      <w:bookmarkEnd w:id="403"/>
      <w:r w:rsidRPr="006518C9">
        <w:t>&gt;</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AB78114" w14:textId="77777777" w:rsidTr="008F498D">
        <w:trPr>
          <w:tblCellSpacing w:w="15" w:type="dxa"/>
        </w:trPr>
        <w:tc>
          <w:tcPr>
            <w:tcW w:w="0" w:type="auto"/>
            <w:vAlign w:val="center"/>
            <w:hideMark/>
          </w:tcPr>
          <w:p w14:paraId="64DCC7BC"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04E75363"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3976B982" w14:textId="77777777" w:rsidR="00921A47" w:rsidRPr="006518C9" w:rsidRDefault="00921A47" w:rsidP="008F498D">
            <w:pPr>
              <w:rPr>
                <w:sz w:val="24"/>
                <w:szCs w:val="24"/>
                <w:lang w:val="en-US"/>
              </w:rPr>
            </w:pPr>
            <w:r w:rsidRPr="006518C9">
              <w:rPr>
                <w:lang w:val="en-US"/>
              </w:rPr>
              <w:lastRenderedPageBreak/>
              <w:t xml:space="preserve">file converted to </w:t>
            </w:r>
            <w:proofErr w:type="spellStart"/>
            <w:r w:rsidRPr="006518C9">
              <w:rPr>
                <w:lang w:val="en-US"/>
              </w:rPr>
              <w:t>mzIdentML</w:t>
            </w:r>
            <w:proofErr w:type="spellEnd"/>
            <w:r w:rsidRPr="006518C9">
              <w:rPr>
                <w:lang w:val="en-US"/>
              </w:rPr>
              <w:t xml:space="preserve">. </w:t>
            </w:r>
          </w:p>
        </w:tc>
      </w:tr>
      <w:tr w:rsidR="00921A47" w:rsidRPr="006518C9" w14:paraId="4BDD9D9A" w14:textId="77777777" w:rsidTr="008F498D">
        <w:trPr>
          <w:tblCellSpacing w:w="15" w:type="dxa"/>
        </w:trPr>
        <w:tc>
          <w:tcPr>
            <w:tcW w:w="0" w:type="auto"/>
            <w:vAlign w:val="center"/>
            <w:hideMark/>
          </w:tcPr>
          <w:p w14:paraId="0CDF8F5F"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778BDE57" w14:textId="77777777" w:rsidR="00921A47" w:rsidRPr="006518C9" w:rsidRDefault="00921A47">
            <w:pPr>
              <w:rPr>
                <w:sz w:val="24"/>
                <w:szCs w:val="24"/>
                <w:lang w:val="en-US"/>
              </w:rPr>
            </w:pPr>
            <w:proofErr w:type="spellStart"/>
            <w:r w:rsidRPr="006518C9">
              <w:rPr>
                <w:lang w:val="en-US"/>
              </w:rPr>
              <w:t>InputsType</w:t>
            </w:r>
            <w:proofErr w:type="spellEnd"/>
            <w:r w:rsidRPr="006518C9">
              <w:rPr>
                <w:lang w:val="en-US"/>
              </w:rPr>
              <w:t xml:space="preserve"> </w:t>
            </w:r>
          </w:p>
        </w:tc>
      </w:tr>
      <w:tr w:rsidR="00921A47" w:rsidRPr="006518C9" w14:paraId="7D08415E" w14:textId="77777777" w:rsidTr="008F498D">
        <w:trPr>
          <w:tblCellSpacing w:w="15" w:type="dxa"/>
        </w:trPr>
        <w:tc>
          <w:tcPr>
            <w:tcW w:w="0" w:type="auto"/>
            <w:vAlign w:val="center"/>
            <w:hideMark/>
          </w:tcPr>
          <w:p w14:paraId="0FF3E94D"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1B49E5F9" w14:textId="77777777" w:rsidR="00921A47" w:rsidRPr="006518C9" w:rsidRDefault="00921A47">
            <w:pPr>
              <w:rPr>
                <w:sz w:val="24"/>
                <w:szCs w:val="24"/>
                <w:lang w:val="en-US"/>
              </w:rPr>
            </w:pPr>
            <w:r w:rsidRPr="006518C9">
              <w:rPr>
                <w:lang w:val="en-US"/>
              </w:rPr>
              <w:t>none</w:t>
            </w:r>
          </w:p>
        </w:tc>
      </w:tr>
      <w:tr w:rsidR="00921A47" w:rsidRPr="006518C9" w14:paraId="59C9B73F" w14:textId="77777777" w:rsidTr="008F498D">
        <w:trPr>
          <w:tblCellSpacing w:w="15" w:type="dxa"/>
        </w:trPr>
        <w:tc>
          <w:tcPr>
            <w:tcW w:w="0" w:type="auto"/>
            <w:vAlign w:val="center"/>
            <w:hideMark/>
          </w:tcPr>
          <w:p w14:paraId="40C0B1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041FD3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396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D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5612"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4095DC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23818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C6740" w14:textId="77777777" w:rsidR="00921A47" w:rsidRPr="006518C9" w:rsidRDefault="00C741B0">
                  <w:pPr>
                    <w:rPr>
                      <w:sz w:val="24"/>
                      <w:szCs w:val="24"/>
                      <w:lang w:val="en-US"/>
                    </w:rPr>
                  </w:pPr>
                  <w:hyperlink w:anchor="SourceFile" w:history="1">
                    <w:proofErr w:type="spellStart"/>
                    <w:r w:rsidR="00921A47" w:rsidRPr="006518C9">
                      <w:rPr>
                        <w:rStyle w:val="Hyperlink"/>
                        <w:lang w:val="en-US"/>
                      </w:rPr>
                      <w:t>SourceFile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31B9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AC4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17394E3"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w:t>
                  </w:r>
                </w:p>
              </w:tc>
            </w:tr>
            <w:tr w:rsidR="00921A47" w:rsidRPr="006518C9" w14:paraId="53FE491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E3485" w14:textId="77777777" w:rsidR="00921A47" w:rsidRPr="006518C9" w:rsidRDefault="00C741B0">
                  <w:pPr>
                    <w:rPr>
                      <w:sz w:val="24"/>
                      <w:szCs w:val="24"/>
                      <w:lang w:val="en-US"/>
                    </w:rPr>
                  </w:pPr>
                  <w:hyperlink w:anchor="SearchDatabase" w:history="1">
                    <w:proofErr w:type="spellStart"/>
                    <w:r w:rsidR="00921A47" w:rsidRPr="006518C9">
                      <w:rPr>
                        <w:rStyle w:val="Hyperlink"/>
                        <w:lang w:val="en-US"/>
                      </w:rPr>
                      <w:t>SearchDat</w:t>
                    </w:r>
                    <w:r w:rsidR="00921A47" w:rsidRPr="006518C9">
                      <w:rPr>
                        <w:rStyle w:val="Hyperlink"/>
                        <w:lang w:val="en-US"/>
                      </w:rPr>
                      <w:t>a</w:t>
                    </w:r>
                    <w:r w:rsidR="00921A47" w:rsidRPr="006518C9">
                      <w:rPr>
                        <w:rStyle w:val="Hyperlink"/>
                        <w:lang w:val="en-US"/>
                      </w:rPr>
                      <w:t>base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1CFE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16E8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E98E21" w14:textId="77777777" w:rsidR="00921A47" w:rsidRPr="006518C9" w:rsidRDefault="00921A47">
                  <w:pPr>
                    <w:rPr>
                      <w:sz w:val="24"/>
                      <w:szCs w:val="24"/>
                      <w:lang w:val="en-US"/>
                    </w:rPr>
                  </w:pPr>
                  <w:r w:rsidRPr="006518C9">
                    <w:rPr>
                      <w:lang w:val="en-US"/>
                    </w:rPr>
                    <w:t>A database for searching mass spectra. Examples include a set of amino acid sequence entries, nucleotide databases (</w:t>
                  </w:r>
                  <w:proofErr w:type="gramStart"/>
                  <w:r w:rsidRPr="006518C9">
                    <w:rPr>
                      <w:lang w:val="en-US"/>
                    </w:rPr>
                    <w:t>e.g.</w:t>
                  </w:r>
                  <w:proofErr w:type="gramEnd"/>
                  <w:r w:rsidRPr="006518C9">
                    <w:rPr>
                      <w:lang w:val="en-US"/>
                    </w:rPr>
                    <w:t xml:space="preserve"> 6 frame translated) or annotated spectra libraries. </w:t>
                  </w:r>
                </w:p>
              </w:tc>
            </w:tr>
            <w:tr w:rsidR="00921A47" w:rsidRPr="006518C9" w14:paraId="6DF9F72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73E5D" w14:textId="77777777" w:rsidR="00921A47" w:rsidRPr="006518C9" w:rsidRDefault="00C741B0">
                  <w:pPr>
                    <w:rPr>
                      <w:sz w:val="24"/>
                      <w:szCs w:val="24"/>
                      <w:lang w:val="en-US"/>
                    </w:rPr>
                  </w:pPr>
                  <w:hyperlink w:anchor="SpectraData" w:history="1">
                    <w:proofErr w:type="spellStart"/>
                    <w:r w:rsidR="00921A47" w:rsidRPr="006518C9">
                      <w:rPr>
                        <w:rStyle w:val="Hyperlink"/>
                        <w:lang w:val="en-US"/>
                      </w:rPr>
                      <w:t>SpectraData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30606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F61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588D90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298B22FB" w14:textId="77777777" w:rsidR="00921A47" w:rsidRPr="006518C9" w:rsidRDefault="00921A47">
            <w:pPr>
              <w:rPr>
                <w:sz w:val="24"/>
                <w:szCs w:val="24"/>
                <w:lang w:val="en-US"/>
              </w:rPr>
            </w:pPr>
          </w:p>
        </w:tc>
      </w:tr>
      <w:tr w:rsidR="00921A47" w:rsidRPr="006518C9" w14:paraId="7A30C93F" w14:textId="77777777" w:rsidTr="008F498D">
        <w:trPr>
          <w:tblCellSpacing w:w="15" w:type="dxa"/>
        </w:trPr>
        <w:tc>
          <w:tcPr>
            <w:tcW w:w="0" w:type="auto"/>
            <w:vAlign w:val="center"/>
            <w:hideMark/>
          </w:tcPr>
          <w:p w14:paraId="2A87D157"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3776CE33"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63D13AF7" w14:textId="77777777" w:rsidR="008F498D" w:rsidRPr="006518C9" w:rsidRDefault="00921A47">
            <w:pPr>
              <w:pStyle w:val="HTMLPreformatted"/>
            </w:pPr>
            <w:r w:rsidRPr="006518C9">
              <w:t xml:space="preserve">    &lt;</w:t>
            </w:r>
            <w:proofErr w:type="spellStart"/>
            <w:r w:rsidRPr="006518C9">
              <w:t>SourceFile</w:t>
            </w:r>
            <w:proofErr w:type="spellEnd"/>
            <w:r w:rsidRPr="006518C9">
              <w:t xml:space="preserve"> location="C:\Work\PSI\mzIdentML\ProteinInference\Rosetta2\tandem\peaklist2a_plus_ecoli_versus_unimod_</w:t>
            </w:r>
          </w:p>
          <w:p w14:paraId="6CCFF7A9" w14:textId="77777777" w:rsidR="00921A47" w:rsidRPr="006518C9" w:rsidRDefault="00921A47">
            <w:pPr>
              <w:pStyle w:val="HTMLPreformatted"/>
            </w:pPr>
            <w:r w:rsidRPr="006518C9">
              <w:t>full.xml" id="SourceFile_1"&gt;</w:t>
            </w:r>
          </w:p>
          <w:p w14:paraId="015CF7B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6991C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accession="MS:1001401" </w:t>
            </w:r>
            <w:proofErr w:type="spellStart"/>
            <w:r w:rsidRPr="006518C9">
              <w:t>cvRef</w:t>
            </w:r>
            <w:proofErr w:type="spellEnd"/>
            <w:r w:rsidRPr="006518C9">
              <w:t>="PSI-MS" name="X</w:t>
            </w:r>
            <w:proofErr w:type="gramStart"/>
            <w:r w:rsidRPr="006518C9">
              <w:t>\!Tandem</w:t>
            </w:r>
            <w:proofErr w:type="gramEnd"/>
            <w:r w:rsidRPr="006518C9">
              <w:t xml:space="preserve"> xml file"/&gt;</w:t>
            </w:r>
          </w:p>
          <w:p w14:paraId="1AF48F1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225DF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p w14:paraId="487C9DAF"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="163648" location="C:/Work/PSI/mzIdentML/ProteinInference/Rosetta2/FASTAs, neat/Rosetta_uniprot_20130402_mouse_FULL_UNIPROT_can+</w:t>
            </w:r>
            <w:proofErr w:type="gramStart"/>
            <w:r w:rsidRPr="006518C9">
              <w:t>iso.fasta</w:t>
            </w:r>
            <w:proofErr w:type="gramEnd"/>
            <w:r w:rsidRPr="006518C9">
              <w:t>" id="SearchDB_1"&gt;</w:t>
            </w:r>
          </w:p>
          <w:p w14:paraId="6FBA1631" w14:textId="77777777" w:rsidR="00921A47" w:rsidRPr="006518C9" w:rsidRDefault="00921A47">
            <w:pPr>
              <w:pStyle w:val="HTMLPreformatted"/>
            </w:pPr>
            <w:r w:rsidRPr="006518C9">
              <w:t xml:space="preserve">  ...</w:t>
            </w:r>
          </w:p>
          <w:p w14:paraId="50F24AEA" w14:textId="77777777" w:rsidR="00921A47" w:rsidRPr="006518C9" w:rsidRDefault="00921A47">
            <w:pPr>
              <w:pStyle w:val="HTMLPreformatted"/>
            </w:pPr>
            <w:r w:rsidRPr="006518C9">
              <w:t>&lt;/Inputs&gt;</w:t>
            </w:r>
          </w:p>
        </w:tc>
      </w:tr>
    </w:tbl>
    <w:p w14:paraId="3CA578B6" w14:textId="77777777" w:rsidR="00921A47" w:rsidRPr="006518C9" w:rsidRDefault="00921A47" w:rsidP="00921A47">
      <w:pPr>
        <w:rPr>
          <w:lang w:val="en-US"/>
        </w:rPr>
      </w:pPr>
    </w:p>
    <w:p w14:paraId="3314BDA7" w14:textId="77777777" w:rsidR="00921A47" w:rsidRPr="006518C9" w:rsidRDefault="00921A47" w:rsidP="00921A47">
      <w:pPr>
        <w:pStyle w:val="Heading2"/>
      </w:pPr>
      <w:bookmarkStart w:id="404" w:name="_Toc476057230"/>
      <w:r w:rsidRPr="006518C9">
        <w:t>Element &lt;</w:t>
      </w:r>
      <w:bookmarkStart w:id="405" w:name="InputSpectra"/>
      <w:proofErr w:type="spellStart"/>
      <w:r w:rsidRPr="006518C9">
        <w:t>InputSpectra</w:t>
      </w:r>
      <w:bookmarkEnd w:id="405"/>
      <w:proofErr w:type="spellEnd"/>
      <w:r w:rsidRPr="006518C9">
        <w:t>&gt;</w:t>
      </w:r>
      <w:bookmarkEnd w:id="4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1AE30ACC" w14:textId="77777777" w:rsidTr="00921A47">
        <w:trPr>
          <w:tblCellSpacing w:w="15" w:type="dxa"/>
        </w:trPr>
        <w:tc>
          <w:tcPr>
            <w:tcW w:w="0" w:type="auto"/>
            <w:vAlign w:val="center"/>
            <w:hideMark/>
          </w:tcPr>
          <w:p w14:paraId="3DBC79D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9B4CEE"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A349335" w14:textId="77777777" w:rsidTr="00921A47">
        <w:trPr>
          <w:tblCellSpacing w:w="15" w:type="dxa"/>
        </w:trPr>
        <w:tc>
          <w:tcPr>
            <w:tcW w:w="0" w:type="auto"/>
            <w:vAlign w:val="center"/>
            <w:hideMark/>
          </w:tcPr>
          <w:p w14:paraId="132200C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8422B7" w14:textId="77777777" w:rsidR="00921A47" w:rsidRPr="006518C9" w:rsidRDefault="00921A47">
            <w:pPr>
              <w:rPr>
                <w:sz w:val="24"/>
                <w:szCs w:val="24"/>
                <w:lang w:val="en-US"/>
              </w:rPr>
            </w:pPr>
            <w:proofErr w:type="spellStart"/>
            <w:r w:rsidRPr="006518C9">
              <w:rPr>
                <w:lang w:val="en-US"/>
              </w:rPr>
              <w:t>InputSpectraType</w:t>
            </w:r>
            <w:proofErr w:type="spellEnd"/>
            <w:r w:rsidRPr="006518C9">
              <w:rPr>
                <w:lang w:val="en-US"/>
              </w:rPr>
              <w:t xml:space="preserve"> </w:t>
            </w:r>
          </w:p>
        </w:tc>
      </w:tr>
      <w:tr w:rsidR="00921A47" w:rsidRPr="006518C9" w14:paraId="43044170" w14:textId="77777777" w:rsidTr="00921A47">
        <w:trPr>
          <w:tblCellSpacing w:w="15" w:type="dxa"/>
        </w:trPr>
        <w:tc>
          <w:tcPr>
            <w:tcW w:w="0" w:type="auto"/>
            <w:vAlign w:val="center"/>
            <w:hideMark/>
          </w:tcPr>
          <w:p w14:paraId="2E00321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CA3F5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E94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99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F61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4DC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849E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36C96"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9B16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8C685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D0A65"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SpectraData</w:t>
                  </w:r>
                  <w:proofErr w:type="spellEnd"/>
                  <w:r w:rsidRPr="006518C9">
                    <w:rPr>
                      <w:lang w:val="en-US"/>
                    </w:rPr>
                    <w:t xml:space="preserve"> element which locates the input spectra to an external file. </w:t>
                  </w:r>
                </w:p>
              </w:tc>
            </w:tr>
          </w:tbl>
          <w:p w14:paraId="0AC858D3" w14:textId="77777777" w:rsidR="00921A47" w:rsidRPr="006518C9" w:rsidRDefault="00921A47">
            <w:pPr>
              <w:rPr>
                <w:sz w:val="24"/>
                <w:szCs w:val="24"/>
                <w:lang w:val="en-US"/>
              </w:rPr>
            </w:pPr>
          </w:p>
        </w:tc>
      </w:tr>
      <w:tr w:rsidR="00921A47" w:rsidRPr="006518C9" w14:paraId="25CB1EBA" w14:textId="77777777" w:rsidTr="00921A47">
        <w:trPr>
          <w:tblCellSpacing w:w="15" w:type="dxa"/>
        </w:trPr>
        <w:tc>
          <w:tcPr>
            <w:tcW w:w="0" w:type="auto"/>
            <w:vAlign w:val="center"/>
            <w:hideMark/>
          </w:tcPr>
          <w:p w14:paraId="154F34A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AA42278" w14:textId="77777777" w:rsidR="00921A47" w:rsidRPr="006518C9" w:rsidRDefault="00921A47">
            <w:pPr>
              <w:rPr>
                <w:sz w:val="24"/>
                <w:szCs w:val="24"/>
                <w:lang w:val="en-US"/>
              </w:rPr>
            </w:pPr>
            <w:r w:rsidRPr="006518C9">
              <w:rPr>
                <w:lang w:val="en-US"/>
              </w:rPr>
              <w:t>none</w:t>
            </w:r>
          </w:p>
        </w:tc>
      </w:tr>
      <w:tr w:rsidR="00921A47" w:rsidRPr="006518C9" w14:paraId="3D3703B4" w14:textId="77777777" w:rsidTr="00921A47">
        <w:trPr>
          <w:tblCellSpacing w:w="15" w:type="dxa"/>
        </w:trPr>
        <w:tc>
          <w:tcPr>
            <w:tcW w:w="0" w:type="auto"/>
            <w:vAlign w:val="center"/>
            <w:hideMark/>
          </w:tcPr>
          <w:p w14:paraId="7C6683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3DC806A" w14:textId="77777777" w:rsidR="00921A47" w:rsidRPr="006518C9" w:rsidRDefault="00921A47">
            <w:pPr>
              <w:pStyle w:val="HTMLPreformatted"/>
            </w:pPr>
            <w:r w:rsidRPr="006518C9">
              <w:t>&lt;</w:t>
            </w:r>
            <w:proofErr w:type="spellStart"/>
            <w:r w:rsidRPr="006518C9">
              <w:t>InputSpectra</w:t>
            </w:r>
            <w:proofErr w:type="spellEnd"/>
            <w:r w:rsidRPr="006518C9">
              <w:t xml:space="preserve"> spectraData_ref="SD_4299_120114_20_Orbi2_ZC_QC_220_HSAd0-d4-1to1-3_Din.raw"&gt;&lt;/InputSpectra&gt;</w:t>
            </w:r>
          </w:p>
        </w:tc>
      </w:tr>
    </w:tbl>
    <w:p w14:paraId="0295D5C7" w14:textId="77777777" w:rsidR="00921A47" w:rsidRPr="006518C9" w:rsidRDefault="00921A47" w:rsidP="00921A47">
      <w:pPr>
        <w:rPr>
          <w:lang w:val="en-US"/>
        </w:rPr>
      </w:pPr>
    </w:p>
    <w:p w14:paraId="4936EE69" w14:textId="77777777" w:rsidR="00921A47" w:rsidRPr="006518C9" w:rsidRDefault="00921A47" w:rsidP="00921A47">
      <w:pPr>
        <w:pStyle w:val="Heading2"/>
      </w:pPr>
      <w:bookmarkStart w:id="406" w:name="_Toc476057231"/>
      <w:r w:rsidRPr="006518C9">
        <w:t>Element &lt;</w:t>
      </w:r>
      <w:bookmarkStart w:id="407" w:name="InputSpectrumIdentifications"/>
      <w:proofErr w:type="spellStart"/>
      <w:r w:rsidRPr="006518C9">
        <w:t>InputSpectrumIdentifications</w:t>
      </w:r>
      <w:bookmarkEnd w:id="407"/>
      <w:proofErr w:type="spellEnd"/>
      <w:r w:rsidRPr="006518C9">
        <w:t>&gt;</w:t>
      </w:r>
      <w:bookmarkEnd w:id="4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CC3126D" w14:textId="77777777" w:rsidTr="00921A47">
        <w:trPr>
          <w:tblCellSpacing w:w="15" w:type="dxa"/>
        </w:trPr>
        <w:tc>
          <w:tcPr>
            <w:tcW w:w="0" w:type="auto"/>
            <w:vAlign w:val="center"/>
            <w:hideMark/>
          </w:tcPr>
          <w:p w14:paraId="5B6518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587666"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4B2F7785" w14:textId="77777777" w:rsidTr="00921A47">
        <w:trPr>
          <w:tblCellSpacing w:w="15" w:type="dxa"/>
        </w:trPr>
        <w:tc>
          <w:tcPr>
            <w:tcW w:w="0" w:type="auto"/>
            <w:vAlign w:val="center"/>
            <w:hideMark/>
          </w:tcPr>
          <w:p w14:paraId="12A6C49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2D11C18" w14:textId="77777777" w:rsidR="00921A47" w:rsidRPr="006518C9" w:rsidRDefault="00921A47">
            <w:pPr>
              <w:rPr>
                <w:sz w:val="24"/>
                <w:szCs w:val="24"/>
                <w:lang w:val="en-US"/>
              </w:rPr>
            </w:pPr>
            <w:proofErr w:type="spellStart"/>
            <w:r w:rsidRPr="006518C9">
              <w:rPr>
                <w:lang w:val="en-US"/>
              </w:rPr>
              <w:t>InputSpectrumIdentificationsType</w:t>
            </w:r>
            <w:proofErr w:type="spellEnd"/>
            <w:r w:rsidRPr="006518C9">
              <w:rPr>
                <w:lang w:val="en-US"/>
              </w:rPr>
              <w:t xml:space="preserve"> </w:t>
            </w:r>
          </w:p>
        </w:tc>
      </w:tr>
      <w:tr w:rsidR="00921A47" w:rsidRPr="006518C9" w14:paraId="4D2B9EFF" w14:textId="77777777" w:rsidTr="00921A47">
        <w:trPr>
          <w:tblCellSpacing w:w="15" w:type="dxa"/>
        </w:trPr>
        <w:tc>
          <w:tcPr>
            <w:tcW w:w="0" w:type="auto"/>
            <w:vAlign w:val="center"/>
            <w:hideMark/>
          </w:tcPr>
          <w:p w14:paraId="770908F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B5DA3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B1D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8D2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9FB3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6992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B9AC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F6334"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6D77B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9584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EC49"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3C2406F4" w14:textId="77777777" w:rsidR="00921A47" w:rsidRPr="006518C9" w:rsidRDefault="00921A47">
            <w:pPr>
              <w:rPr>
                <w:sz w:val="24"/>
                <w:szCs w:val="24"/>
                <w:lang w:val="en-US"/>
              </w:rPr>
            </w:pPr>
          </w:p>
        </w:tc>
      </w:tr>
      <w:tr w:rsidR="00921A47" w:rsidRPr="006518C9" w14:paraId="77778FA4" w14:textId="77777777" w:rsidTr="00921A47">
        <w:trPr>
          <w:tblCellSpacing w:w="15" w:type="dxa"/>
        </w:trPr>
        <w:tc>
          <w:tcPr>
            <w:tcW w:w="0" w:type="auto"/>
            <w:vAlign w:val="center"/>
            <w:hideMark/>
          </w:tcPr>
          <w:p w14:paraId="1D7F8D1B"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15510F0" w14:textId="77777777" w:rsidR="00921A47" w:rsidRPr="006518C9" w:rsidRDefault="00921A47">
            <w:pPr>
              <w:rPr>
                <w:sz w:val="24"/>
                <w:szCs w:val="24"/>
                <w:lang w:val="en-US"/>
              </w:rPr>
            </w:pPr>
            <w:r w:rsidRPr="006518C9">
              <w:rPr>
                <w:lang w:val="en-US"/>
              </w:rPr>
              <w:t>none</w:t>
            </w:r>
          </w:p>
        </w:tc>
      </w:tr>
      <w:tr w:rsidR="00921A47" w:rsidRPr="006518C9" w14:paraId="30F2E970" w14:textId="77777777" w:rsidTr="00921A47">
        <w:trPr>
          <w:tblCellSpacing w:w="15" w:type="dxa"/>
        </w:trPr>
        <w:tc>
          <w:tcPr>
            <w:tcW w:w="0" w:type="auto"/>
            <w:vAlign w:val="center"/>
            <w:hideMark/>
          </w:tcPr>
          <w:p w14:paraId="40CE793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0D2FE3" w14:textId="77777777" w:rsidR="00921A47" w:rsidRPr="006518C9" w:rsidRDefault="00921A47">
            <w:pPr>
              <w:pStyle w:val="HTMLPreformatted"/>
            </w:pPr>
            <w:r w:rsidRPr="006518C9">
              <w:t>&lt;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="SII_LIST_1"/&gt;</w:t>
            </w:r>
          </w:p>
        </w:tc>
      </w:tr>
    </w:tbl>
    <w:p w14:paraId="71F23C96" w14:textId="77777777" w:rsidR="00921A47" w:rsidRPr="006518C9" w:rsidRDefault="00921A47" w:rsidP="00921A47">
      <w:pPr>
        <w:rPr>
          <w:lang w:val="en-US"/>
        </w:rPr>
      </w:pPr>
    </w:p>
    <w:p w14:paraId="750B2A98" w14:textId="77777777" w:rsidR="00921A47" w:rsidRPr="006518C9" w:rsidRDefault="00921A47" w:rsidP="00921A47">
      <w:pPr>
        <w:pStyle w:val="Heading2"/>
      </w:pPr>
      <w:bookmarkStart w:id="408" w:name="_Toc476057232"/>
      <w:r w:rsidRPr="006518C9">
        <w:t>Element &lt;</w:t>
      </w:r>
      <w:bookmarkStart w:id="409" w:name="IonType"/>
      <w:proofErr w:type="spellStart"/>
      <w:r w:rsidRPr="006518C9">
        <w:t>IonType</w:t>
      </w:r>
      <w:bookmarkEnd w:id="409"/>
      <w:proofErr w:type="spellEnd"/>
      <w:r w:rsidRPr="006518C9">
        <w:t>&gt;</w:t>
      </w:r>
      <w:bookmarkEnd w:id="4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35336E15" w14:textId="77777777" w:rsidTr="008F498D">
        <w:trPr>
          <w:tblCellSpacing w:w="15" w:type="dxa"/>
        </w:trPr>
        <w:tc>
          <w:tcPr>
            <w:tcW w:w="0" w:type="auto"/>
            <w:vAlign w:val="center"/>
            <w:hideMark/>
          </w:tcPr>
          <w:p w14:paraId="486DFCD5"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3E895BB5" w14:textId="77777777" w:rsidR="008F498D" w:rsidRPr="006518C9" w:rsidRDefault="00921A47" w:rsidP="008F498D">
            <w:pPr>
              <w:rPr>
                <w:lang w:val="en-US"/>
              </w:rPr>
            </w:pPr>
            <w:proofErr w:type="spellStart"/>
            <w:r w:rsidRPr="006518C9">
              <w:rPr>
                <w:lang w:val="en-US"/>
              </w:rPr>
              <w:t>IonType</w:t>
            </w:r>
            <w:proofErr w:type="spellEnd"/>
            <w:r w:rsidRPr="006518C9">
              <w:rPr>
                <w:lang w:val="en-US"/>
              </w:rPr>
              <w:t xml:space="preserve"> defines the index of fragmentation ions being report</w:t>
            </w:r>
            <w:r w:rsidR="008F498D" w:rsidRPr="006518C9">
              <w:rPr>
                <w:lang w:val="en-US"/>
              </w:rPr>
              <w:t>ed, importing a CV term for the</w:t>
            </w:r>
          </w:p>
          <w:p w14:paraId="369010E9"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w:t>
            </w:r>
            <w:proofErr w:type="gramStart"/>
            <w:r w:rsidR="00921A47" w:rsidRPr="006518C9">
              <w:rPr>
                <w:lang w:val="en-US"/>
              </w:rPr>
              <w:t>e.g.</w:t>
            </w:r>
            <w:proofErr w:type="gramEnd"/>
            <w:r w:rsidR="00921A47" w:rsidRPr="006518C9">
              <w:rPr>
                <w:lang w:val="en-US"/>
              </w:rPr>
              <w:t xml:space="preserve"> b ion. Example: if b3 b7 b8 and b10 have been </w:t>
            </w:r>
            <w:r w:rsidRPr="006518C9">
              <w:rPr>
                <w:lang w:val="en-US"/>
              </w:rPr>
              <w:t>identified, the index attribute</w:t>
            </w:r>
          </w:p>
          <w:p w14:paraId="4FE59289"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7AAA8C56" w14:textId="77777777" w:rsidTr="008F498D">
        <w:trPr>
          <w:tblCellSpacing w:w="15" w:type="dxa"/>
        </w:trPr>
        <w:tc>
          <w:tcPr>
            <w:tcW w:w="0" w:type="auto"/>
            <w:vAlign w:val="center"/>
            <w:hideMark/>
          </w:tcPr>
          <w:p w14:paraId="1112ED14"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E1DDCC1" w14:textId="77777777" w:rsidR="00921A47" w:rsidRPr="006518C9" w:rsidRDefault="00921A47">
            <w:pPr>
              <w:rPr>
                <w:sz w:val="24"/>
                <w:szCs w:val="24"/>
                <w:lang w:val="en-US"/>
              </w:rPr>
            </w:pPr>
            <w:proofErr w:type="spellStart"/>
            <w:r w:rsidRPr="006518C9">
              <w:rPr>
                <w:lang w:val="en-US"/>
              </w:rPr>
              <w:t>IonTypeType</w:t>
            </w:r>
            <w:proofErr w:type="spellEnd"/>
            <w:r w:rsidRPr="006518C9">
              <w:rPr>
                <w:lang w:val="en-US"/>
              </w:rPr>
              <w:t xml:space="preserve"> </w:t>
            </w:r>
          </w:p>
        </w:tc>
      </w:tr>
      <w:tr w:rsidR="00921A47" w:rsidRPr="006518C9" w14:paraId="12E8E882" w14:textId="77777777" w:rsidTr="008F498D">
        <w:trPr>
          <w:tblCellSpacing w:w="15" w:type="dxa"/>
        </w:trPr>
        <w:tc>
          <w:tcPr>
            <w:tcW w:w="0" w:type="auto"/>
            <w:vAlign w:val="center"/>
            <w:hideMark/>
          </w:tcPr>
          <w:p w14:paraId="7BD6B03B"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51BA95A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3C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00F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4F9D"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ABFA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C6EF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2298"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B0AA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14254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E7A7C8"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12B8B3C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99BE7"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99CD"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9F1FB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1A6CB" w14:textId="77777777" w:rsidR="00921A47" w:rsidRPr="006518C9" w:rsidRDefault="00921A47">
                  <w:pPr>
                    <w:rPr>
                      <w:sz w:val="24"/>
                      <w:szCs w:val="24"/>
                      <w:lang w:val="en-US"/>
                    </w:rPr>
                  </w:pPr>
                  <w:r w:rsidRPr="006518C9">
                    <w:rPr>
                      <w:lang w:val="en-US"/>
                    </w:rPr>
                    <w:t xml:space="preserve">The index of ions identified as integers, following standard notation for a-c, x-z </w:t>
                  </w:r>
                  <w:proofErr w:type="gramStart"/>
                  <w:r w:rsidRPr="006518C9">
                    <w:rPr>
                      <w:lang w:val="en-US"/>
                    </w:rPr>
                    <w:t>e.g.</w:t>
                  </w:r>
                  <w:proofErr w:type="gramEnd"/>
                  <w:r w:rsidRPr="006518C9">
                    <w:rPr>
                      <w:lang w:val="en-US"/>
                    </w:rPr>
                    <w:t xml:space="preserve"> if b3 b5 and b6 have been identified, the index would store "3 5 6". For internal ions, the index contains pairs defining the start and end point - see specification document for examples. For </w:t>
                  </w:r>
                  <w:proofErr w:type="spellStart"/>
                  <w:r w:rsidRPr="006518C9">
                    <w:rPr>
                      <w:lang w:val="en-US"/>
                    </w:rPr>
                    <w:t>immonium</w:t>
                  </w:r>
                  <w:proofErr w:type="spellEnd"/>
                  <w:r w:rsidRPr="006518C9">
                    <w:rPr>
                      <w:lang w:val="en-US"/>
                    </w:rPr>
                    <w:t xml:space="preserve">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w:t>
                  </w:r>
                  <w:proofErr w:type="gramStart"/>
                  <w:r w:rsidRPr="006518C9">
                    <w:rPr>
                      <w:lang w:val="en-US"/>
                    </w:rPr>
                    <w:t>e.g.</w:t>
                  </w:r>
                  <w:proofErr w:type="gramEnd"/>
                  <w:r w:rsidRPr="006518C9">
                    <w:rPr>
                      <w:lang w:val="en-US"/>
                    </w:rPr>
                    <w:t xml:space="preserve"> quantification reporter ions, the index value MUST be 0. </w:t>
                  </w:r>
                </w:p>
              </w:tc>
            </w:tr>
          </w:tbl>
          <w:p w14:paraId="52D6BBA1" w14:textId="77777777" w:rsidR="00921A47" w:rsidRPr="006518C9" w:rsidRDefault="00921A47">
            <w:pPr>
              <w:rPr>
                <w:sz w:val="24"/>
                <w:szCs w:val="24"/>
                <w:lang w:val="en-US"/>
              </w:rPr>
            </w:pPr>
          </w:p>
        </w:tc>
      </w:tr>
      <w:tr w:rsidR="00921A47" w:rsidRPr="006518C9" w14:paraId="49F10E65" w14:textId="77777777" w:rsidTr="008F498D">
        <w:trPr>
          <w:tblCellSpacing w:w="15" w:type="dxa"/>
        </w:trPr>
        <w:tc>
          <w:tcPr>
            <w:tcW w:w="0" w:type="auto"/>
            <w:vAlign w:val="center"/>
            <w:hideMark/>
          </w:tcPr>
          <w:p w14:paraId="0C2C6E9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20E5CF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C370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F8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573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3908C7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C34A0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FCF25" w14:textId="77777777" w:rsidR="00921A47" w:rsidRPr="006518C9" w:rsidRDefault="00C741B0">
                  <w:pPr>
                    <w:rPr>
                      <w:sz w:val="24"/>
                      <w:szCs w:val="24"/>
                      <w:lang w:val="en-US"/>
                    </w:rPr>
                  </w:pPr>
                  <w:hyperlink w:anchor="FragmentArray" w:history="1">
                    <w:proofErr w:type="spellStart"/>
                    <w:r w:rsidR="00921A47" w:rsidRPr="006518C9">
                      <w:rPr>
                        <w:rStyle w:val="Hyperlink"/>
                        <w:lang w:val="en-US"/>
                      </w:rPr>
                      <w:t>FragmentArray</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A827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5976"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50E73A"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6C3012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C91A"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1C1E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7FA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CB52B1" w14:textId="77777777" w:rsidR="00921A47" w:rsidRPr="006518C9" w:rsidRDefault="00921A47">
                  <w:pPr>
                    <w:rPr>
                      <w:sz w:val="24"/>
                      <w:szCs w:val="24"/>
                      <w:lang w:val="en-US"/>
                    </w:rPr>
                  </w:pPr>
                  <w:r w:rsidRPr="006518C9">
                    <w:rPr>
                      <w:lang w:val="en-US"/>
                    </w:rPr>
                    <w:t>A single user-defined parameter.</w:t>
                  </w:r>
                </w:p>
              </w:tc>
            </w:tr>
            <w:tr w:rsidR="00921A47" w:rsidRPr="006518C9" w14:paraId="5FEF57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6E15D"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4055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CEA2"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D30839" w14:textId="77777777" w:rsidR="00921A47" w:rsidRPr="006518C9" w:rsidRDefault="00921A47">
                  <w:pPr>
                    <w:rPr>
                      <w:sz w:val="24"/>
                      <w:szCs w:val="24"/>
                      <w:lang w:val="en-US"/>
                    </w:rPr>
                  </w:pPr>
                  <w:r w:rsidRPr="006518C9">
                    <w:rPr>
                      <w:lang w:val="en-US"/>
                    </w:rPr>
                    <w:t>A single entry from an ontology or a controlled vocabulary.</w:t>
                  </w:r>
                </w:p>
              </w:tc>
            </w:tr>
          </w:tbl>
          <w:p w14:paraId="7C079521" w14:textId="77777777" w:rsidR="00921A47" w:rsidRPr="006518C9" w:rsidRDefault="00921A47">
            <w:pPr>
              <w:rPr>
                <w:sz w:val="24"/>
                <w:szCs w:val="24"/>
                <w:lang w:val="en-US"/>
              </w:rPr>
            </w:pPr>
          </w:p>
        </w:tc>
      </w:tr>
      <w:tr w:rsidR="00921A47" w:rsidRPr="006518C9" w14:paraId="07958343" w14:textId="77777777" w:rsidTr="008F498D">
        <w:trPr>
          <w:tblCellSpacing w:w="15" w:type="dxa"/>
        </w:trPr>
        <w:tc>
          <w:tcPr>
            <w:tcW w:w="0" w:type="auto"/>
            <w:vAlign w:val="center"/>
            <w:hideMark/>
          </w:tcPr>
          <w:p w14:paraId="3FC218D3"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143F3238"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57764078"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8F498D" w:rsidRPr="006518C9">
              <w:t>1193695 232.1403961 289.1618958</w:t>
            </w:r>
          </w:p>
          <w:p w14:paraId="6E942949"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4500D2BA"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4BA0F120" w14:textId="77777777" w:rsidR="00921A47" w:rsidRPr="006518C9" w:rsidRDefault="00921A47">
            <w:pPr>
              <w:pStyle w:val="HTMLPreformatted"/>
            </w:pPr>
            <w:r w:rsidRPr="006518C9">
              <w:t>1830.793213 1887.808105 1944.829834"/&gt;</w:t>
            </w:r>
          </w:p>
          <w:p w14:paraId="784F445E"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8F498D" w:rsidRPr="006518C9">
              <w:t>5939.5844726563 4933.5014648438</w:t>
            </w:r>
          </w:p>
          <w:p w14:paraId="13FED1FF"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CAE34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4F7CF041"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0719DDEF" w14:textId="77777777" w:rsidR="00921A47" w:rsidRPr="006518C9" w:rsidRDefault="00921A47">
            <w:pPr>
              <w:pStyle w:val="HTMLPreformatted"/>
            </w:pPr>
            <w:r w:rsidRPr="006518C9">
              <w:t>1954.5501708984 4844.9125976563"/&gt;</w:t>
            </w:r>
          </w:p>
          <w:p w14:paraId="0663D805"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8F498D" w:rsidRPr="006518C9">
              <w:t>r</w:t>
            </w:r>
            <w:proofErr w:type="spellEnd"/>
            <w:r w:rsidR="008F498D" w:rsidRPr="006518C9">
              <w:t>" values="4.173258879802688E-4</w:t>
            </w:r>
          </w:p>
          <w:p w14:paraId="3F62E227" w14:textId="77777777" w:rsidR="008F498D" w:rsidRPr="002971BD" w:rsidRDefault="00921A47">
            <w:pPr>
              <w:pStyle w:val="HTMLPreformatted"/>
              <w:rPr>
                <w:lang w:val="de-DE"/>
              </w:rPr>
            </w:pPr>
            <w:r w:rsidRPr="002971BD">
              <w:rPr>
                <w:lang w:val="de-DE"/>
              </w:rPr>
              <w:t>-1.9794682032170385E-5 1.618474794895519E-5 0.0016900521</w:t>
            </w:r>
            <w:r w:rsidR="008F498D" w:rsidRPr="002971BD">
              <w:rPr>
                <w:lang w:val="de-DE"/>
              </w:rPr>
              <w:t>97886871 -0.0037214683721344954</w:t>
            </w:r>
          </w:p>
          <w:p w14:paraId="4F8ABDB2" w14:textId="77777777" w:rsidR="008F498D" w:rsidRPr="002971BD" w:rsidRDefault="00921A47">
            <w:pPr>
              <w:pStyle w:val="HTMLPreformatted"/>
              <w:rPr>
                <w:lang w:val="de-DE"/>
              </w:rPr>
            </w:pPr>
            <w:r w:rsidRPr="002971BD">
              <w:rPr>
                <w:lang w:val="de-DE"/>
              </w:rPr>
              <w:t>0.0020060110579152024 -2.3719321211501665E-4 2.7168621795681247E-4 -0.0019049343</w:t>
            </w:r>
            <w:r w:rsidR="008F498D" w:rsidRPr="002971BD">
              <w:rPr>
                <w:lang w:val="de-DE"/>
              </w:rPr>
              <w:t>519554895</w:t>
            </w:r>
          </w:p>
          <w:p w14:paraId="189C331A" w14:textId="77777777" w:rsidR="008F498D" w:rsidRPr="002971BD" w:rsidRDefault="00921A47">
            <w:pPr>
              <w:pStyle w:val="HTMLPreformatted"/>
              <w:rPr>
                <w:lang w:val="de-DE"/>
              </w:rPr>
            </w:pPr>
            <w:r w:rsidRPr="002971BD">
              <w:rPr>
                <w:lang w:val="de-DE"/>
              </w:rPr>
              <w:t>0.0019553613780090018 2.6704080801209784E-4 0.007734020</w:t>
            </w:r>
            <w:r w:rsidR="008F498D" w:rsidRPr="002971BD">
              <w:rPr>
                <w:lang w:val="de-DE"/>
              </w:rPr>
              <w:t>238103767 0.0013568713879976713</w:t>
            </w:r>
          </w:p>
          <w:p w14:paraId="3B613354" w14:textId="77777777" w:rsidR="008F498D" w:rsidRPr="002971BD" w:rsidRDefault="00921A47">
            <w:pPr>
              <w:pStyle w:val="HTMLPreformatted"/>
              <w:rPr>
                <w:lang w:val="de-DE"/>
              </w:rPr>
            </w:pPr>
            <w:r w:rsidRPr="002971BD">
              <w:rPr>
                <w:lang w:val="de-DE"/>
              </w:rPr>
              <w:t>1.571508180404635E-4 -0.0017703817320580129 0.013774177</w:t>
            </w:r>
            <w:r w:rsidR="008F498D" w:rsidRPr="002971BD">
              <w:rPr>
                <w:lang w:val="de-DE"/>
              </w:rPr>
              <w:t>127970688 0.0056154565579618065</w:t>
            </w:r>
          </w:p>
          <w:p w14:paraId="1AFAF0EA" w14:textId="77777777" w:rsidR="008F498D" w:rsidRPr="002971BD" w:rsidRDefault="00921A47">
            <w:pPr>
              <w:pStyle w:val="HTMLPreformatted"/>
              <w:rPr>
                <w:lang w:val="de-DE"/>
              </w:rPr>
            </w:pPr>
            <w:r w:rsidRPr="002971BD">
              <w:rPr>
                <w:lang w:val="de-DE"/>
              </w:rPr>
              <w:t>0.004415735988004599 0.006145015418042021 -0.005059517131940083 0.014198</w:t>
            </w:r>
            <w:r w:rsidR="008F498D" w:rsidRPr="002971BD">
              <w:rPr>
                <w:lang w:val="de-DE"/>
              </w:rPr>
              <w:t>63401793009</w:t>
            </w:r>
          </w:p>
          <w:p w14:paraId="27F8FADB" w14:textId="77777777" w:rsidR="00921A47" w:rsidRPr="002971BD" w:rsidRDefault="00921A47">
            <w:pPr>
              <w:pStyle w:val="HTMLPreformatted"/>
              <w:rPr>
                <w:lang w:val="de-DE"/>
              </w:rPr>
            </w:pPr>
            <w:r w:rsidRPr="002971BD">
              <w:rPr>
                <w:lang w:val="de-DE"/>
              </w:rPr>
              <w:t>0.007626913448120831 0.007892192877989146"/&gt;</w:t>
            </w:r>
          </w:p>
          <w:p w14:paraId="15BC5FBB" w14:textId="77777777" w:rsidR="00921A47" w:rsidRPr="002971BD" w:rsidRDefault="00921A47">
            <w:pPr>
              <w:pStyle w:val="HTMLPreformatted"/>
              <w:rPr>
                <w:lang w:val="de-DE"/>
              </w:rPr>
            </w:pPr>
            <w:r w:rsidRPr="002971BD">
              <w:rPr>
                <w:lang w:val="de-DE"/>
              </w:rPr>
              <w:t xml:space="preserve">                &lt;cvParam cvRef="PSI-MS" accession="MS:1001220" name="frag: y ion"/&gt;</w:t>
            </w:r>
          </w:p>
          <w:p w14:paraId="76B136F0" w14:textId="77777777" w:rsidR="00921A47" w:rsidRPr="006518C9" w:rsidRDefault="00921A47">
            <w:pPr>
              <w:pStyle w:val="HTMLPreformatted"/>
            </w:pPr>
            <w:r w:rsidRPr="002971BD">
              <w:rPr>
                <w:lang w:val="de-DE"/>
              </w:rPr>
              <w:t xml:space="preserve">              </w:t>
            </w:r>
            <w:r w:rsidRPr="006518C9">
              <w:t>&lt;/</w:t>
            </w:r>
            <w:proofErr w:type="spellStart"/>
            <w:r w:rsidRPr="006518C9">
              <w:t>IonType</w:t>
            </w:r>
            <w:proofErr w:type="spellEnd"/>
            <w:r w:rsidRPr="006518C9">
              <w:t>&gt;</w:t>
            </w:r>
          </w:p>
        </w:tc>
      </w:tr>
      <w:tr w:rsidR="00921A47" w:rsidRPr="006518C9" w14:paraId="6D1264F7" w14:textId="77777777" w:rsidTr="008F498D">
        <w:trPr>
          <w:tblCellSpacing w:w="15" w:type="dxa"/>
        </w:trPr>
        <w:tc>
          <w:tcPr>
            <w:tcW w:w="0" w:type="auto"/>
            <w:vAlign w:val="center"/>
            <w:hideMark/>
          </w:tcPr>
          <w:p w14:paraId="0DD94E6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6804" w:type="dxa"/>
            <w:vAlign w:val="center"/>
            <w:hideMark/>
          </w:tcPr>
          <w:p w14:paraId="64A072B8" w14:textId="77777777" w:rsidR="008F498D" w:rsidRPr="006518C9" w:rsidRDefault="00921A47">
            <w:pPr>
              <w:pStyle w:val="HTMLPreformatted"/>
            </w:pPr>
            <w:r w:rsidRPr="006518C9">
              <w:t>Path /MzIdentML/DataCollection/AnalysisData/SpectrumIdentificationList/SpectrumIdentificationResult/</w:t>
            </w:r>
          </w:p>
          <w:p w14:paraId="7A5DDF5F" w14:textId="77777777" w:rsidR="00921A47" w:rsidRPr="006518C9" w:rsidRDefault="00921A47">
            <w:pPr>
              <w:pStyle w:val="HTMLPreformatted"/>
            </w:pPr>
            <w:proofErr w:type="spellStart"/>
            <w:r w:rsidRPr="006518C9">
              <w:t>SpectrumIdentificationItem</w:t>
            </w:r>
            <w:proofErr w:type="spellEnd"/>
            <w:r w:rsidRPr="006518C9">
              <w:t>/Fragmentation/</w:t>
            </w:r>
            <w:proofErr w:type="spellStart"/>
            <w:r w:rsidRPr="006518C9">
              <w:t>IonType</w:t>
            </w:r>
            <w:proofErr w:type="spellEnd"/>
          </w:p>
          <w:p w14:paraId="7E4F3A3E" w14:textId="77777777" w:rsidR="00921A47" w:rsidRPr="006518C9" w:rsidRDefault="00921A47">
            <w:pPr>
              <w:pStyle w:val="HTMLPreformatted"/>
            </w:pPr>
            <w:r w:rsidRPr="006518C9">
              <w:t xml:space="preserve">MAY supply a *child* term of </w:t>
            </w:r>
            <w:hyperlink r:id="rId157"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407A4ABE" w14:textId="77777777" w:rsidR="00921A47" w:rsidRPr="006518C9" w:rsidRDefault="00921A47">
            <w:pPr>
              <w:pStyle w:val="HTMLPreformatted"/>
            </w:pPr>
            <w:r w:rsidRPr="006518C9">
              <w:t xml:space="preserve">  e.g.: </w:t>
            </w:r>
            <w:hyperlink r:id="rId15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E923C5B" w14:textId="77777777" w:rsidR="00921A47" w:rsidRPr="006518C9" w:rsidRDefault="00921A47">
            <w:pPr>
              <w:pStyle w:val="HTMLPreformatted"/>
            </w:pPr>
            <w:r w:rsidRPr="006518C9">
              <w:t xml:space="preserve">  e.g.: </w:t>
            </w:r>
            <w:hyperlink r:id="rId15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B224706" w14:textId="77777777" w:rsidR="00921A47" w:rsidRPr="006518C9" w:rsidRDefault="00921A47">
            <w:pPr>
              <w:pStyle w:val="HTMLPreformatted"/>
            </w:pPr>
            <w:r w:rsidRPr="006518C9">
              <w:t xml:space="preserve">  e.g.: </w:t>
            </w:r>
            <w:hyperlink r:id="rId16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2D0B9476" w14:textId="77777777" w:rsidR="00921A47" w:rsidRPr="006518C9" w:rsidRDefault="00921A47">
            <w:pPr>
              <w:pStyle w:val="HTMLPreformatted"/>
            </w:pPr>
            <w:r w:rsidRPr="006518C9">
              <w:t xml:space="preserve">  e.g.: </w:t>
            </w:r>
            <w:hyperlink r:id="rId161" w:tgtFrame="new" w:history="1">
              <w:r w:rsidRPr="006518C9">
                <w:rPr>
                  <w:rStyle w:val="Hyperlink"/>
                </w:rPr>
                <w:t>MS:1001220</w:t>
              </w:r>
            </w:hyperlink>
            <w:r w:rsidRPr="006518C9">
              <w:t xml:space="preserve"> (</w:t>
            </w:r>
            <w:r w:rsidRPr="006518C9">
              <w:rPr>
                <w:rStyle w:val="popup"/>
              </w:rPr>
              <w:t>frag: y ion</w:t>
            </w:r>
            <w:r w:rsidRPr="006518C9">
              <w:t xml:space="preserve">) </w:t>
            </w:r>
          </w:p>
          <w:p w14:paraId="304B4032" w14:textId="77777777" w:rsidR="00921A47" w:rsidRPr="006518C9" w:rsidRDefault="00921A47">
            <w:pPr>
              <w:pStyle w:val="HTMLPreformatted"/>
            </w:pPr>
            <w:r w:rsidRPr="006518C9">
              <w:lastRenderedPageBreak/>
              <w:t xml:space="preserve">  e.g.: </w:t>
            </w:r>
            <w:hyperlink r:id="rId162"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51EA8306" w14:textId="77777777" w:rsidR="00921A47" w:rsidRPr="006518C9" w:rsidRDefault="00921A47">
            <w:pPr>
              <w:pStyle w:val="HTMLPreformatted"/>
            </w:pPr>
            <w:r w:rsidRPr="006518C9">
              <w:t xml:space="preserve">  e.g.: </w:t>
            </w:r>
            <w:hyperlink r:id="rId163"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2CB1543F"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"http://www.ebi.ac.uk/ols/beta/ontologies/ms/terms?iri=http://purl.obolibrary.org/obo/MS_1001224" \t "new" </w:instrText>
            </w:r>
            <w:r w:rsidR="00C741B0">
              <w:fldChar w:fldCharType="separate"/>
            </w:r>
            <w:r w:rsidRPr="002971BD">
              <w:rPr>
                <w:rStyle w:val="Hyperlink"/>
                <w:lang w:val="de-DE"/>
              </w:rPr>
              <w:t>MS:1001224</w:t>
            </w:r>
            <w:r w:rsidR="00C741B0">
              <w:rPr>
                <w:rStyle w:val="Hyperlink"/>
                <w:lang w:val="de-DE"/>
              </w:rPr>
              <w:fldChar w:fldCharType="end"/>
            </w:r>
            <w:r w:rsidRPr="002971BD">
              <w:rPr>
                <w:lang w:val="de-DE"/>
              </w:rPr>
              <w:t xml:space="preserve"> (</w:t>
            </w:r>
            <w:r w:rsidRPr="002971BD">
              <w:rPr>
                <w:rStyle w:val="popup"/>
                <w:lang w:val="de-DE"/>
              </w:rPr>
              <w:t>frag: b ion</w:t>
            </w:r>
            <w:r w:rsidRPr="002971BD">
              <w:rPr>
                <w:lang w:val="de-DE"/>
              </w:rPr>
              <w:t xml:space="preserve">) </w:t>
            </w:r>
          </w:p>
          <w:p w14:paraId="29F9D146" w14:textId="77777777" w:rsidR="00921A47" w:rsidRPr="006518C9" w:rsidRDefault="00921A47">
            <w:pPr>
              <w:pStyle w:val="HTMLPreformatted"/>
            </w:pPr>
            <w:r w:rsidRPr="002971BD">
              <w:rPr>
                <w:lang w:val="de-DE"/>
              </w:rPr>
              <w:t xml:space="preserve">  </w:t>
            </w:r>
            <w:r w:rsidRPr="006518C9">
              <w:t xml:space="preserve">e.g.: </w:t>
            </w:r>
            <w:hyperlink r:id="rId164"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6FDE42D8" w14:textId="77777777" w:rsidR="00921A47" w:rsidRPr="006518C9" w:rsidRDefault="00921A47">
            <w:pPr>
              <w:pStyle w:val="HTMLPreformatted"/>
            </w:pPr>
            <w:r w:rsidRPr="006518C9">
              <w:t xml:space="preserve">  e.g.: </w:t>
            </w:r>
            <w:hyperlink r:id="rId165"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3CB73F32"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"http://www.ebi.ac.uk/ols/beta/ontologies/ms/terms?iri=http://purl.obolibrary.org/obo/MS_1001228" \t "new" </w:instrText>
            </w:r>
            <w:r w:rsidR="00C741B0">
              <w:fldChar w:fldCharType="separate"/>
            </w:r>
            <w:r w:rsidRPr="002971BD">
              <w:rPr>
                <w:rStyle w:val="Hyperlink"/>
                <w:lang w:val="de-DE"/>
              </w:rPr>
              <w:t>MS:1001228</w:t>
            </w:r>
            <w:r w:rsidR="00C741B0">
              <w:rPr>
                <w:rStyle w:val="Hyperlink"/>
                <w:lang w:val="de-DE"/>
              </w:rPr>
              <w:fldChar w:fldCharType="end"/>
            </w:r>
            <w:r w:rsidRPr="002971BD">
              <w:rPr>
                <w:lang w:val="de-DE"/>
              </w:rPr>
              <w:t xml:space="preserve"> (</w:t>
            </w:r>
            <w:r w:rsidRPr="002971BD">
              <w:rPr>
                <w:rStyle w:val="popup"/>
                <w:lang w:val="de-DE"/>
              </w:rPr>
              <w:t>frag: x ion</w:t>
            </w:r>
            <w:r w:rsidRPr="002971BD">
              <w:rPr>
                <w:lang w:val="de-DE"/>
              </w:rPr>
              <w:t xml:space="preserve">) </w:t>
            </w:r>
          </w:p>
          <w:p w14:paraId="5D003C33" w14:textId="77777777" w:rsidR="00921A47" w:rsidRPr="006518C9" w:rsidRDefault="00921A47">
            <w:pPr>
              <w:pStyle w:val="HTMLPreformatted"/>
            </w:pPr>
            <w:r w:rsidRPr="002971BD">
              <w:rPr>
                <w:lang w:val="de-DE"/>
              </w:rPr>
              <w:t xml:space="preserve">  </w:t>
            </w:r>
            <w:hyperlink r:id="rId166" w:tgtFrame="new" w:history="1">
              <w:r w:rsidRPr="006518C9">
                <w:rPr>
                  <w:rStyle w:val="Hyperlink"/>
                </w:rPr>
                <w:t>et al.</w:t>
              </w:r>
            </w:hyperlink>
          </w:p>
        </w:tc>
      </w:tr>
      <w:tr w:rsidR="00921A47" w:rsidRPr="006518C9" w14:paraId="0B481172" w14:textId="77777777" w:rsidTr="008F498D">
        <w:trPr>
          <w:tblCellSpacing w:w="15" w:type="dxa"/>
        </w:trPr>
        <w:tc>
          <w:tcPr>
            <w:tcW w:w="0" w:type="auto"/>
            <w:vAlign w:val="center"/>
            <w:hideMark/>
          </w:tcPr>
          <w:p w14:paraId="75B83BE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6804" w:type="dxa"/>
            <w:vAlign w:val="center"/>
            <w:hideMark/>
          </w:tcPr>
          <w:p w14:paraId="37DF2DF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accession="MS:1001224" </w:t>
            </w:r>
            <w:proofErr w:type="spellStart"/>
            <w:r w:rsidRPr="006518C9">
              <w:t>cvRef</w:t>
            </w:r>
            <w:proofErr w:type="spellEnd"/>
            <w:r w:rsidRPr="006518C9">
              <w:t>="PSI-MS" name="frag: b ion"/&gt;</w:t>
            </w:r>
          </w:p>
          <w:p w14:paraId="07F2375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accession="MS:1001220" </w:t>
            </w:r>
            <w:proofErr w:type="spellStart"/>
            <w:r w:rsidRPr="006518C9">
              <w:t>cvRef</w:t>
            </w:r>
            <w:proofErr w:type="spellEnd"/>
            <w:r w:rsidRPr="006518C9">
              <w:t>="PSI-MS" name="frag: y ion"/&gt;</w:t>
            </w:r>
          </w:p>
          <w:p w14:paraId="7242C93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proofErr w:type="gramStart"/>
            <w:r w:rsidRPr="006518C9">
              <w:t>OpenXQuest:combined</w:t>
            </w:r>
            <w:proofErr w:type="spellEnd"/>
            <w:proofErr w:type="gramEnd"/>
            <w:r w:rsidRPr="006518C9">
              <w:t xml:space="preserve"> score" value="21.9678562261903"/&gt;</w:t>
            </w:r>
          </w:p>
          <w:p w14:paraId="072D57E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value="3050674907789158263"/&gt;</w:t>
            </w:r>
          </w:p>
          <w:p w14:paraId="719249E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p w14:paraId="142A0E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accession="MS:1001523" name="frag: precursor ion"/&gt;</w:t>
            </w:r>
          </w:p>
          <w:p w14:paraId="2C8CF0E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accession="MS:1002466" name="</w:t>
            </w:r>
            <w:proofErr w:type="spellStart"/>
            <w:r w:rsidRPr="006518C9">
              <w:t>PeptideShaker</w:t>
            </w:r>
            <w:proofErr w:type="spellEnd"/>
            <w:r w:rsidRPr="006518C9">
              <w:t xml:space="preserve"> PSM score" value="0.0"/&gt;</w:t>
            </w:r>
          </w:p>
          <w:p w14:paraId="36017E5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accession="MS:1002467" name="</w:t>
            </w:r>
            <w:proofErr w:type="spellStart"/>
            <w:r w:rsidRPr="006518C9">
              <w:t>PeptideShaker</w:t>
            </w:r>
            <w:proofErr w:type="spellEnd"/>
            <w:r w:rsidRPr="006518C9">
              <w:t xml:space="preserve"> PSM confidence" value="0.0"/&gt;</w:t>
            </w:r>
          </w:p>
          <w:p w14:paraId="7259B0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accession="MS:1002469" name="</w:t>
            </w:r>
            <w:proofErr w:type="spellStart"/>
            <w:r w:rsidRPr="006518C9">
              <w:t>PeptideShaker</w:t>
            </w:r>
            <w:proofErr w:type="spellEnd"/>
            <w:r w:rsidRPr="006518C9">
              <w:t xml:space="preserve"> peptide confidence" value="4.0000000000000036"/&gt;</w:t>
            </w:r>
          </w:p>
          <w:p w14:paraId="75D2C6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accession="MS:1002468" name="</w:t>
            </w:r>
            <w:proofErr w:type="spellStart"/>
            <w:r w:rsidRPr="006518C9">
              <w:t>PeptideShaker</w:t>
            </w:r>
            <w:proofErr w:type="spellEnd"/>
            <w:r w:rsidRPr="006518C9">
              <w:t xml:space="preserve"> peptide score" value="-0.0"/&gt;</w:t>
            </w:r>
          </w:p>
          <w:p w14:paraId="32089D9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value="false"/&gt;</w:t>
            </w:r>
          </w:p>
          <w:p w14:paraId="0F93429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value="QKAQAAATVVK"/&gt;</w:t>
            </w:r>
          </w:p>
          <w:p w14:paraId="1F6F4BD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accession="MS:1001328" name="</w:t>
            </w:r>
            <w:proofErr w:type="spellStart"/>
            <w:proofErr w:type="gramStart"/>
            <w:r w:rsidRPr="006518C9">
              <w:t>OMSSA:evalue</w:t>
            </w:r>
            <w:proofErr w:type="spellEnd"/>
            <w:proofErr w:type="gramEnd"/>
            <w:r w:rsidRPr="006518C9">
              <w:t>" value="68.145917448381"/&gt;</w:t>
            </w:r>
          </w:p>
          <w:p w14:paraId="0BBC4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accession="MS:1001117" name="theoretical mass" value="1113.6506071554904" </w:t>
            </w:r>
            <w:proofErr w:type="spellStart"/>
            <w:r w:rsidRPr="006518C9">
              <w:t>unitCvRef</w:t>
            </w:r>
            <w:proofErr w:type="spellEnd"/>
            <w:r w:rsidRPr="006518C9">
              <w:t xml:space="preserve">="UO"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"/&gt;</w:t>
            </w:r>
          </w:p>
          <w:p w14:paraId="523122B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accession="MS:1002540" name="</w:t>
            </w:r>
            <w:proofErr w:type="spellStart"/>
            <w:r w:rsidRPr="006518C9">
              <w:t>PeptideShaker</w:t>
            </w:r>
            <w:proofErr w:type="spellEnd"/>
            <w:r w:rsidRPr="006518C9">
              <w:t xml:space="preserve"> PSM confidence type" value="Not Validated"/&gt;</w:t>
            </w:r>
          </w:p>
          <w:p w14:paraId="420E093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accession="MS:1000796" name="spectrum title" value="qExactive01819.13825.13825. File:"qExactive01819.raw", </w:t>
            </w:r>
            <w:proofErr w:type="spellStart"/>
            <w:r w:rsidRPr="006518C9">
              <w:t>NativeID</w:t>
            </w:r>
            <w:proofErr w:type="spellEnd"/>
            <w:r w:rsidRPr="006518C9">
              <w:t>:"</w:t>
            </w:r>
            <w:proofErr w:type="spellStart"/>
            <w:r w:rsidRPr="006518C9">
              <w:t>controllerType</w:t>
            </w:r>
            <w:proofErr w:type="spellEnd"/>
            <w:r w:rsidRPr="006518C9">
              <w:t xml:space="preserve">=0 </w:t>
            </w:r>
            <w:proofErr w:type="spellStart"/>
            <w:r w:rsidRPr="006518C9">
              <w:t>controllerNumber</w:t>
            </w:r>
            <w:proofErr w:type="spellEnd"/>
            <w:r w:rsidRPr="006518C9">
              <w:t>=1 scan=13825""/&gt;</w:t>
            </w:r>
          </w:p>
          <w:p w14:paraId="2F84866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accession="MS:1001222" name="frag: b ion - H2O"/&gt;</w:t>
            </w:r>
          </w:p>
          <w:p w14:paraId="0A250E3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accession="MS:1001239" name="frag: </w:t>
            </w:r>
            <w:proofErr w:type="spellStart"/>
            <w:r w:rsidRPr="006518C9">
              <w:t>immonium</w:t>
            </w:r>
            <w:proofErr w:type="spellEnd"/>
            <w:r w:rsidRPr="006518C9">
              <w:t xml:space="preserve"> ion"/&gt;</w:t>
            </w:r>
          </w:p>
          <w:p w14:paraId="4A9E091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accession="MS:1001223" name="frag: y ion - H2O"/&gt;</w:t>
            </w:r>
          </w:p>
          <w:p w14:paraId="2BCEFC3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accession="MS:1001233" name="frag: y ion - NH3"/&gt;</w:t>
            </w:r>
          </w:p>
          <w:p w14:paraId="3EAF7DF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accession="MS:1001521" name="frag: precursor ion - H2O"/&gt;</w:t>
            </w:r>
          </w:p>
          <w:p w14:paraId="6D7F287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accession="MS:1002536" name="D-Score" value="2:99.6124031007752:</w:t>
            </w:r>
            <w:proofErr w:type="gramStart"/>
            <w:r w:rsidRPr="006518C9">
              <w:t>1:true</w:t>
            </w:r>
            <w:proofErr w:type="gramEnd"/>
            <w:r w:rsidRPr="006518C9">
              <w:t>"/&gt;</w:t>
            </w:r>
          </w:p>
          <w:p w14:paraId="42414E7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accession="MS:1001330" name="</w:t>
            </w:r>
            <w:proofErr w:type="spellStart"/>
            <w:proofErr w:type="gramStart"/>
            <w:r w:rsidRPr="006518C9">
              <w:t>X!Tandem</w:t>
            </w:r>
            <w:proofErr w:type="gramEnd"/>
            <w:r w:rsidRPr="006518C9">
              <w:t>:expect</w:t>
            </w:r>
            <w:proofErr w:type="spellEnd"/>
            <w:r w:rsidRPr="006518C9">
              <w:t>" value="0.0067"/&gt;</w:t>
            </w:r>
          </w:p>
          <w:p w14:paraId="5E6C7CF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accession="MS:1001232" name="frag: b ion - NH3"/&gt;</w:t>
            </w:r>
          </w:p>
          <w:p w14:paraId="030286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accession="MS:1001522" name="frag: precursor ion - NH3"/&gt;</w:t>
            </w:r>
          </w:p>
          <w:p w14:paraId="12E6A31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accession="MS:1002674" name="frag: b ion - CH4OS"/&gt;</w:t>
            </w:r>
          </w:p>
          <w:p w14:paraId="350AA9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accession="MS:1001969" name="</w:t>
            </w:r>
            <w:proofErr w:type="spellStart"/>
            <w:r w:rsidRPr="006518C9">
              <w:t>phosphoRS</w:t>
            </w:r>
            <w:proofErr w:type="spellEnd"/>
            <w:r w:rsidRPr="006518C9">
              <w:t xml:space="preserve"> score" value="1:50.0:</w:t>
            </w:r>
            <w:proofErr w:type="gramStart"/>
            <w:r w:rsidRPr="006518C9">
              <w:t>4:false</w:t>
            </w:r>
            <w:proofErr w:type="gramEnd"/>
            <w:r w:rsidRPr="006518C9">
              <w:t>"/&gt;</w:t>
            </w:r>
          </w:p>
          <w:p w14:paraId="7510D5C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accession="MS:1002550" name="</w:t>
            </w:r>
            <w:proofErr w:type="spellStart"/>
            <w:proofErr w:type="gramStart"/>
            <w:r w:rsidRPr="006518C9">
              <w:t>peptide:phosphoRS</w:t>
            </w:r>
            <w:proofErr w:type="spellEnd"/>
            <w:proofErr w:type="gramEnd"/>
            <w:r w:rsidRPr="006518C9">
              <w:t xml:space="preserve"> score" value="1:50.0:4:false"/&gt;</w:t>
            </w:r>
          </w:p>
          <w:p w14:paraId="21E6814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accession="MS:1002553" name="</w:t>
            </w:r>
            <w:proofErr w:type="spellStart"/>
            <w:r w:rsidRPr="006518C9">
              <w:t>peptide:D-Score</w:t>
            </w:r>
            <w:proofErr w:type="spellEnd"/>
            <w:r w:rsidRPr="006518C9">
              <w:t>" value="1:1.4263074484944571:</w:t>
            </w:r>
            <w:proofErr w:type="gramStart"/>
            <w:r w:rsidRPr="006518C9">
              <w:t>4:false</w:t>
            </w:r>
            <w:proofErr w:type="gramEnd"/>
            <w:r w:rsidRPr="006518C9">
              <w:t>"/&gt;</w:t>
            </w:r>
          </w:p>
          <w:p w14:paraId="22FA1AA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accession="MS:1002694" name="frag: precursor ion - CH4OS"/&gt;</w:t>
            </w:r>
          </w:p>
          <w:p w14:paraId="6FDCF8F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accession="MS:1002686" name="frag: y ion - CH4OS"/&gt;</w:t>
            </w:r>
          </w:p>
        </w:tc>
      </w:tr>
      <w:tr w:rsidR="00921A47" w:rsidRPr="006518C9" w14:paraId="1A26CE5D" w14:textId="77777777" w:rsidTr="008F498D">
        <w:trPr>
          <w:tblCellSpacing w:w="15" w:type="dxa"/>
        </w:trPr>
        <w:tc>
          <w:tcPr>
            <w:tcW w:w="0" w:type="auto"/>
            <w:vAlign w:val="center"/>
            <w:hideMark/>
          </w:tcPr>
          <w:p w14:paraId="66D203A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6804" w:type="dxa"/>
            <w:vAlign w:val="center"/>
            <w:hideMark/>
          </w:tcPr>
          <w:p w14:paraId="21E3E5B5"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link_chain</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values="alpha"/&gt;</w:t>
            </w:r>
          </w:p>
          <w:p w14:paraId="3EF00CC6"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link_ioncategory</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values="ci"/&gt;</w:t>
            </w:r>
          </w:p>
        </w:tc>
      </w:tr>
    </w:tbl>
    <w:p w14:paraId="5DC795BB" w14:textId="77777777" w:rsidR="00921A47" w:rsidRPr="006518C9" w:rsidRDefault="00921A47" w:rsidP="00921A47">
      <w:pPr>
        <w:rPr>
          <w:lang w:val="en-US"/>
        </w:rPr>
      </w:pPr>
    </w:p>
    <w:p w14:paraId="4CC81FDE" w14:textId="77777777" w:rsidR="00921A47" w:rsidRPr="006518C9" w:rsidRDefault="00921A47" w:rsidP="00921A47">
      <w:pPr>
        <w:pStyle w:val="Heading2"/>
      </w:pPr>
      <w:bookmarkStart w:id="410" w:name="_Toc476057233"/>
      <w:r w:rsidRPr="006518C9">
        <w:t>Element &lt;</w:t>
      </w:r>
      <w:bookmarkStart w:id="411" w:name="MassTable"/>
      <w:proofErr w:type="spellStart"/>
      <w:r w:rsidRPr="006518C9">
        <w:t>MassTable</w:t>
      </w:r>
      <w:bookmarkEnd w:id="411"/>
      <w:proofErr w:type="spellEnd"/>
      <w:r w:rsidRPr="006518C9">
        <w:t>&gt;</w:t>
      </w:r>
      <w:bookmarkEnd w:id="4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5A97F39D" w14:textId="77777777" w:rsidTr="00921A47">
        <w:trPr>
          <w:tblCellSpacing w:w="15" w:type="dxa"/>
        </w:trPr>
        <w:tc>
          <w:tcPr>
            <w:tcW w:w="0" w:type="auto"/>
            <w:vAlign w:val="center"/>
            <w:hideMark/>
          </w:tcPr>
          <w:p w14:paraId="347B67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4EFEF5"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4FC3E592" w14:textId="77777777" w:rsidTr="00921A47">
        <w:trPr>
          <w:tblCellSpacing w:w="15" w:type="dxa"/>
        </w:trPr>
        <w:tc>
          <w:tcPr>
            <w:tcW w:w="0" w:type="auto"/>
            <w:vAlign w:val="center"/>
            <w:hideMark/>
          </w:tcPr>
          <w:p w14:paraId="1269BC8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736A59" w14:textId="77777777" w:rsidR="00921A47" w:rsidRPr="006518C9" w:rsidRDefault="00921A47">
            <w:pPr>
              <w:rPr>
                <w:sz w:val="24"/>
                <w:szCs w:val="24"/>
                <w:lang w:val="en-US"/>
              </w:rPr>
            </w:pPr>
            <w:proofErr w:type="spellStart"/>
            <w:r w:rsidRPr="006518C9">
              <w:rPr>
                <w:lang w:val="en-US"/>
              </w:rPr>
              <w:t>MassTableType</w:t>
            </w:r>
            <w:proofErr w:type="spellEnd"/>
            <w:r w:rsidRPr="006518C9">
              <w:rPr>
                <w:lang w:val="en-US"/>
              </w:rPr>
              <w:t xml:space="preserve"> </w:t>
            </w:r>
          </w:p>
        </w:tc>
      </w:tr>
      <w:tr w:rsidR="00921A47" w:rsidRPr="006518C9" w14:paraId="08D53958" w14:textId="77777777" w:rsidTr="00921A47">
        <w:trPr>
          <w:tblCellSpacing w:w="15" w:type="dxa"/>
        </w:trPr>
        <w:tc>
          <w:tcPr>
            <w:tcW w:w="0" w:type="auto"/>
            <w:vAlign w:val="center"/>
            <w:hideMark/>
          </w:tcPr>
          <w:p w14:paraId="294AFB0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31961B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8C8E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B6B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E7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591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8A5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C54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708B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3F6F6D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F762"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304E9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891CE" w14:textId="77777777" w:rsidR="00921A47" w:rsidRPr="006518C9" w:rsidRDefault="00921A47">
                  <w:pPr>
                    <w:rPr>
                      <w:sz w:val="24"/>
                      <w:szCs w:val="24"/>
                      <w:lang w:val="en-US"/>
                    </w:rPr>
                  </w:pPr>
                  <w:proofErr w:type="spellStart"/>
                  <w:r w:rsidRPr="006518C9">
                    <w:rPr>
                      <w:lang w:val="en-US"/>
                    </w:rPr>
                    <w:t>msLevel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7E6513"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F8708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CBBB" w14:textId="77777777" w:rsidR="00921A47" w:rsidRPr="006518C9" w:rsidRDefault="00921A47">
                  <w:pPr>
                    <w:rPr>
                      <w:sz w:val="24"/>
                      <w:szCs w:val="24"/>
                      <w:lang w:val="en-US"/>
                    </w:rPr>
                  </w:pPr>
                  <w:r w:rsidRPr="006518C9">
                    <w:rPr>
                      <w:lang w:val="en-US"/>
                    </w:rPr>
                    <w:t xml:space="preserve">The MS spectrum that the </w:t>
                  </w:r>
                  <w:proofErr w:type="spellStart"/>
                  <w:r w:rsidRPr="006518C9">
                    <w:rPr>
                      <w:lang w:val="en-US"/>
                    </w:rPr>
                    <w:t>MassTable</w:t>
                  </w:r>
                  <w:proofErr w:type="spellEnd"/>
                  <w:r w:rsidRPr="006518C9">
                    <w:rPr>
                      <w:lang w:val="en-US"/>
                    </w:rPr>
                    <w:t xml:space="preserve"> refers to </w:t>
                  </w:r>
                  <w:proofErr w:type="gramStart"/>
                  <w:r w:rsidRPr="006518C9">
                    <w:rPr>
                      <w:lang w:val="en-US"/>
                    </w:rPr>
                    <w:t>e.g.</w:t>
                  </w:r>
                  <w:proofErr w:type="gramEnd"/>
                  <w:r w:rsidRPr="006518C9">
                    <w:rPr>
                      <w:lang w:val="en-US"/>
                    </w:rPr>
                    <w:t xml:space="preserve"> "1" for MS1 "2" for MS2 or "1 2" for MS1 or MS2.</w:t>
                  </w:r>
                </w:p>
              </w:tc>
            </w:tr>
            <w:tr w:rsidR="00921A47" w:rsidRPr="006518C9" w14:paraId="77BA00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404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AB5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B4433A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E060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A4A831" w14:textId="77777777" w:rsidR="00921A47" w:rsidRPr="006518C9" w:rsidRDefault="00921A47">
            <w:pPr>
              <w:rPr>
                <w:sz w:val="24"/>
                <w:szCs w:val="24"/>
                <w:lang w:val="en-US"/>
              </w:rPr>
            </w:pPr>
          </w:p>
        </w:tc>
      </w:tr>
      <w:tr w:rsidR="00921A47" w:rsidRPr="006518C9" w14:paraId="24907BB2" w14:textId="77777777" w:rsidTr="00921A47">
        <w:trPr>
          <w:tblCellSpacing w:w="15" w:type="dxa"/>
        </w:trPr>
        <w:tc>
          <w:tcPr>
            <w:tcW w:w="0" w:type="auto"/>
            <w:vAlign w:val="center"/>
            <w:hideMark/>
          </w:tcPr>
          <w:p w14:paraId="77059AC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A838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F3B1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3B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8DBF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3C20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340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C8768" w14:textId="77777777" w:rsidR="00921A47" w:rsidRPr="006518C9" w:rsidRDefault="00C741B0">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037A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2C3A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98796"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2C2900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4652" w14:textId="77777777" w:rsidR="00921A47" w:rsidRPr="006518C9" w:rsidRDefault="00C741B0">
                  <w:pPr>
                    <w:rPr>
                      <w:sz w:val="24"/>
                      <w:szCs w:val="24"/>
                      <w:lang w:val="en-US"/>
                    </w:rPr>
                  </w:pPr>
                  <w:hyperlink w:anchor="AmbiguousResidue" w:history="1">
                    <w:proofErr w:type="spellStart"/>
                    <w:r w:rsidR="00921A47" w:rsidRPr="006518C9">
                      <w:rPr>
                        <w:rStyle w:val="Hyperlink"/>
                        <w:lang w:val="en-US"/>
                      </w:rPr>
                      <w:t>AmbiguousResidue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6E643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7AD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9178B" w14:textId="77777777" w:rsidR="00921A47" w:rsidRPr="006518C9" w:rsidRDefault="00921A47">
                  <w:pPr>
                    <w:rPr>
                      <w:sz w:val="24"/>
                      <w:szCs w:val="24"/>
                      <w:lang w:val="en-US"/>
                    </w:rPr>
                  </w:pPr>
                  <w:r w:rsidRPr="006518C9">
                    <w:rPr>
                      <w:lang w:val="en-US"/>
                    </w:rPr>
                    <w:t xml:space="preserve">Ambiguous residues </w:t>
                  </w:r>
                  <w:proofErr w:type="gramStart"/>
                  <w:r w:rsidRPr="006518C9">
                    <w:rPr>
                      <w:lang w:val="en-US"/>
                    </w:rPr>
                    <w:t>e.g.</w:t>
                  </w:r>
                  <w:proofErr w:type="gramEnd"/>
                  <w:r w:rsidRPr="006518C9">
                    <w:rPr>
                      <w:lang w:val="en-US"/>
                    </w:rPr>
                    <w:t xml:space="preserve"> X can be specified by the Code attribute and a set of parameters for example giving the different masses that will be used in the search. </w:t>
                  </w:r>
                </w:p>
              </w:tc>
            </w:tr>
            <w:tr w:rsidR="00921A47" w:rsidRPr="006518C9" w14:paraId="63EB7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160866"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4D0BA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483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4E9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EDD0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C058"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53D4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AA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B7E6B" w14:textId="77777777" w:rsidR="00921A47" w:rsidRPr="006518C9" w:rsidRDefault="00921A47">
                  <w:pPr>
                    <w:rPr>
                      <w:sz w:val="24"/>
                      <w:szCs w:val="24"/>
                      <w:lang w:val="en-US"/>
                    </w:rPr>
                  </w:pPr>
                  <w:r w:rsidRPr="006518C9">
                    <w:rPr>
                      <w:lang w:val="en-US"/>
                    </w:rPr>
                    <w:t>A single user-defined parameter.</w:t>
                  </w:r>
                </w:p>
              </w:tc>
            </w:tr>
          </w:tbl>
          <w:p w14:paraId="7D619B51" w14:textId="77777777" w:rsidR="00921A47" w:rsidRPr="006518C9" w:rsidRDefault="00921A47">
            <w:pPr>
              <w:rPr>
                <w:sz w:val="24"/>
                <w:szCs w:val="24"/>
                <w:lang w:val="en-US"/>
              </w:rPr>
            </w:pPr>
          </w:p>
        </w:tc>
      </w:tr>
      <w:tr w:rsidR="00921A47" w:rsidRPr="006518C9" w14:paraId="353010E3" w14:textId="77777777" w:rsidTr="00921A47">
        <w:trPr>
          <w:tblCellSpacing w:w="15" w:type="dxa"/>
        </w:trPr>
        <w:tc>
          <w:tcPr>
            <w:tcW w:w="0" w:type="auto"/>
            <w:vAlign w:val="center"/>
            <w:hideMark/>
          </w:tcPr>
          <w:p w14:paraId="55E62C83"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A46770D" w14:textId="77777777" w:rsidR="00921A47" w:rsidRPr="006518C9" w:rsidRDefault="00921A47">
            <w:pPr>
              <w:pStyle w:val="HTMLPreformatted"/>
            </w:pPr>
            <w:r w:rsidRPr="006518C9">
              <w:t>&lt;</w:t>
            </w:r>
            <w:proofErr w:type="spellStart"/>
            <w:r w:rsidRPr="006518C9">
              <w:t>MassTable</w:t>
            </w:r>
            <w:proofErr w:type="spellEnd"/>
            <w:r w:rsidRPr="006518C9">
              <w:t xml:space="preserve"> </w:t>
            </w:r>
            <w:proofErr w:type="spellStart"/>
            <w:r w:rsidRPr="006518C9">
              <w:t>msLevel</w:t>
            </w:r>
            <w:proofErr w:type="spellEnd"/>
            <w:r w:rsidRPr="006518C9">
              <w:t>="1 2" id="MT"&gt;</w:t>
            </w:r>
          </w:p>
          <w:p w14:paraId="7C522947" w14:textId="77777777" w:rsidR="00921A47" w:rsidRPr="006518C9" w:rsidRDefault="00921A47">
            <w:pPr>
              <w:pStyle w:val="HTMLPreformatted"/>
            </w:pPr>
            <w:r w:rsidRPr="006518C9">
              <w:t xml:space="preserve">    &lt;Residue mass="71.03712" code="A"/&gt;</w:t>
            </w:r>
          </w:p>
          <w:p w14:paraId="770676DC" w14:textId="77777777" w:rsidR="00921A47" w:rsidRPr="006518C9" w:rsidRDefault="00921A47">
            <w:pPr>
              <w:pStyle w:val="HTMLPreformatted"/>
            </w:pPr>
            <w:r w:rsidRPr="006518C9">
              <w:t xml:space="preserve">    &lt;Residue mass="103.009186" code="C"/&gt;</w:t>
            </w:r>
          </w:p>
          <w:p w14:paraId="4E0ACFAE" w14:textId="77777777" w:rsidR="00921A47" w:rsidRPr="006518C9" w:rsidRDefault="00921A47">
            <w:pPr>
              <w:pStyle w:val="HTMLPreformatted"/>
            </w:pPr>
            <w:r w:rsidRPr="006518C9">
              <w:t xml:space="preserve">    &lt;Residue mass="115.02694" code="D"/&gt;</w:t>
            </w:r>
          </w:p>
          <w:p w14:paraId="0FCE267F" w14:textId="77777777" w:rsidR="00921A47" w:rsidRPr="006518C9" w:rsidRDefault="00921A47">
            <w:pPr>
              <w:pStyle w:val="HTMLPreformatted"/>
            </w:pPr>
            <w:r w:rsidRPr="006518C9">
              <w:t xml:space="preserve">    &lt;Residue mass="129.04259" code="E"/&gt;</w:t>
            </w:r>
          </w:p>
          <w:p w14:paraId="72A79945" w14:textId="77777777" w:rsidR="00921A47" w:rsidRPr="006518C9" w:rsidRDefault="00921A47">
            <w:pPr>
              <w:pStyle w:val="HTMLPreformatted"/>
            </w:pPr>
            <w:r w:rsidRPr="006518C9">
              <w:t xml:space="preserve">    &lt;Residue mass="147.06842" code="F"/&gt;</w:t>
            </w:r>
          </w:p>
          <w:p w14:paraId="22AFE2AE" w14:textId="77777777" w:rsidR="00921A47" w:rsidRPr="006518C9" w:rsidRDefault="00921A47">
            <w:pPr>
              <w:pStyle w:val="HTMLPreformatted"/>
            </w:pPr>
            <w:r w:rsidRPr="006518C9">
              <w:t xml:space="preserve">    &lt;Residue mass="57.021465" code="G"/&gt;</w:t>
            </w:r>
          </w:p>
          <w:p w14:paraId="5097F55E" w14:textId="77777777" w:rsidR="00921A47" w:rsidRPr="006518C9" w:rsidRDefault="00921A47">
            <w:pPr>
              <w:pStyle w:val="HTMLPreformatted"/>
            </w:pPr>
            <w:r w:rsidRPr="006518C9">
              <w:t xml:space="preserve">  ...</w:t>
            </w:r>
          </w:p>
          <w:p w14:paraId="70ACEDEA" w14:textId="77777777" w:rsidR="00921A47" w:rsidRPr="006518C9" w:rsidRDefault="00921A47">
            <w:pPr>
              <w:pStyle w:val="HTMLPreformatted"/>
            </w:pPr>
            <w:r w:rsidRPr="006518C9">
              <w:t>&lt;/</w:t>
            </w:r>
            <w:proofErr w:type="spellStart"/>
            <w:r w:rsidRPr="006518C9">
              <w:t>MassTable</w:t>
            </w:r>
            <w:proofErr w:type="spellEnd"/>
            <w:r w:rsidRPr="006518C9">
              <w:t>&gt;</w:t>
            </w:r>
          </w:p>
        </w:tc>
      </w:tr>
      <w:tr w:rsidR="00921A47" w:rsidRPr="006518C9" w14:paraId="504331FD" w14:textId="77777777" w:rsidTr="00921A47">
        <w:trPr>
          <w:tblCellSpacing w:w="15" w:type="dxa"/>
        </w:trPr>
        <w:tc>
          <w:tcPr>
            <w:tcW w:w="0" w:type="auto"/>
            <w:vAlign w:val="center"/>
            <w:hideMark/>
          </w:tcPr>
          <w:p w14:paraId="1004971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B24A01A" w14:textId="77777777" w:rsidR="00921A47" w:rsidRPr="006518C9" w:rsidRDefault="00921A47">
            <w:pPr>
              <w:pStyle w:val="HTMLPreformatted"/>
            </w:pPr>
            <w:r w:rsidRPr="006518C9">
              <w:t>Path /MzIdentML/AnalysisProtocolCollection/SpectrumIdentificationProtocol/MassTable</w:t>
            </w:r>
          </w:p>
          <w:p w14:paraId="671EC402" w14:textId="77777777" w:rsidR="00921A47" w:rsidRPr="006518C9" w:rsidRDefault="00921A47">
            <w:pPr>
              <w:pStyle w:val="HTMLPreformatted"/>
            </w:pPr>
            <w:r w:rsidRPr="006518C9">
              <w:t xml:space="preserve">MAY supply a *child* term of </w:t>
            </w:r>
            <w:hyperlink r:id="rId167"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22527445" w14:textId="77777777" w:rsidR="00921A47" w:rsidRPr="006518C9" w:rsidRDefault="00921A47">
            <w:pPr>
              <w:pStyle w:val="HTMLPreformatted"/>
            </w:pPr>
            <w:r w:rsidRPr="006518C9">
              <w:t xml:space="preserve">  e.g.: </w:t>
            </w:r>
            <w:hyperlink r:id="rId168" w:tgtFrame="new" w:history="1">
              <w:r w:rsidRPr="006518C9">
                <w:rPr>
                  <w:rStyle w:val="Hyperlink"/>
                </w:rPr>
                <w:t>MS:1001346</w:t>
              </w:r>
            </w:hyperlink>
            <w:r w:rsidRPr="006518C9">
              <w:t xml:space="preserve"> (</w:t>
            </w:r>
            <w:proofErr w:type="spellStart"/>
            <w:r w:rsidRPr="006518C9">
              <w:rPr>
                <w:rStyle w:val="popup"/>
              </w:rPr>
              <w:t>AAIndex</w:t>
            </w:r>
            <w:proofErr w:type="spellEnd"/>
            <w:r w:rsidRPr="006518C9">
              <w:rPr>
                <w:rStyle w:val="popup"/>
              </w:rPr>
              <w:t xml:space="preserve"> mass table</w:t>
            </w:r>
            <w:r w:rsidRPr="006518C9">
              <w:t xml:space="preserve">) </w:t>
            </w:r>
          </w:p>
        </w:tc>
      </w:tr>
    </w:tbl>
    <w:p w14:paraId="3CE19638" w14:textId="77777777" w:rsidR="00921A47" w:rsidRPr="006518C9" w:rsidRDefault="00921A47" w:rsidP="00921A47">
      <w:pPr>
        <w:rPr>
          <w:lang w:val="en-US"/>
        </w:rPr>
      </w:pPr>
    </w:p>
    <w:p w14:paraId="354CBDFB" w14:textId="77777777" w:rsidR="00921A47" w:rsidRPr="006518C9" w:rsidRDefault="00921A47" w:rsidP="00921A47">
      <w:pPr>
        <w:pStyle w:val="Heading2"/>
      </w:pPr>
      <w:bookmarkStart w:id="412" w:name="_Toc476057234"/>
      <w:r w:rsidRPr="006518C9">
        <w:t>Element &lt;</w:t>
      </w:r>
      <w:bookmarkStart w:id="413" w:name="Measure"/>
      <w:r w:rsidRPr="006518C9">
        <w:t>Measure</w:t>
      </w:r>
      <w:bookmarkEnd w:id="413"/>
      <w:r w:rsidRPr="006518C9">
        <w:t>&gt;</w:t>
      </w:r>
      <w:bookmarkEnd w:id="4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71962562" w14:textId="77777777" w:rsidTr="00921A47">
        <w:trPr>
          <w:tblCellSpacing w:w="15" w:type="dxa"/>
        </w:trPr>
        <w:tc>
          <w:tcPr>
            <w:tcW w:w="0" w:type="auto"/>
            <w:vAlign w:val="center"/>
            <w:hideMark/>
          </w:tcPr>
          <w:p w14:paraId="5C2125A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EADEE26"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r w:rsidR="00921A47" w:rsidRPr="006518C9" w14:paraId="7B977C69" w14:textId="77777777" w:rsidTr="00921A47">
        <w:trPr>
          <w:tblCellSpacing w:w="15" w:type="dxa"/>
        </w:trPr>
        <w:tc>
          <w:tcPr>
            <w:tcW w:w="0" w:type="auto"/>
            <w:vAlign w:val="center"/>
            <w:hideMark/>
          </w:tcPr>
          <w:p w14:paraId="28250AE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20F659" w14:textId="77777777" w:rsidR="00921A47" w:rsidRPr="006518C9" w:rsidRDefault="00921A47">
            <w:pPr>
              <w:rPr>
                <w:sz w:val="24"/>
                <w:szCs w:val="24"/>
                <w:lang w:val="en-US"/>
              </w:rPr>
            </w:pPr>
            <w:proofErr w:type="spellStart"/>
            <w:r w:rsidRPr="006518C9">
              <w:rPr>
                <w:lang w:val="en-US"/>
              </w:rPr>
              <w:t>MeasureType</w:t>
            </w:r>
            <w:proofErr w:type="spellEnd"/>
            <w:r w:rsidRPr="006518C9">
              <w:rPr>
                <w:lang w:val="en-US"/>
              </w:rPr>
              <w:t xml:space="preserve"> </w:t>
            </w:r>
          </w:p>
        </w:tc>
      </w:tr>
      <w:tr w:rsidR="00921A47" w:rsidRPr="006518C9" w14:paraId="1F421C62" w14:textId="77777777" w:rsidTr="00921A47">
        <w:trPr>
          <w:tblCellSpacing w:w="15" w:type="dxa"/>
        </w:trPr>
        <w:tc>
          <w:tcPr>
            <w:tcW w:w="0" w:type="auto"/>
            <w:vAlign w:val="center"/>
            <w:hideMark/>
          </w:tcPr>
          <w:p w14:paraId="7D8CBE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65B6ED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DA1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025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B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1AD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C0ED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6E8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31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01500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8B39"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421EB5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A52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B690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D5958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FAC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F3855D8" w14:textId="77777777" w:rsidR="00921A47" w:rsidRPr="006518C9" w:rsidRDefault="00921A47">
            <w:pPr>
              <w:rPr>
                <w:sz w:val="24"/>
                <w:szCs w:val="24"/>
                <w:lang w:val="en-US"/>
              </w:rPr>
            </w:pPr>
          </w:p>
        </w:tc>
      </w:tr>
      <w:tr w:rsidR="00921A47" w:rsidRPr="006518C9" w14:paraId="18416FCB" w14:textId="77777777" w:rsidTr="00921A47">
        <w:trPr>
          <w:tblCellSpacing w:w="15" w:type="dxa"/>
        </w:trPr>
        <w:tc>
          <w:tcPr>
            <w:tcW w:w="0" w:type="auto"/>
            <w:vAlign w:val="center"/>
            <w:hideMark/>
          </w:tcPr>
          <w:p w14:paraId="464798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3E3577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1B46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34A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C3F5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361E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BEA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E53BC"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4F24D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457B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6EA7E" w14:textId="77777777" w:rsidR="00921A47" w:rsidRPr="006518C9" w:rsidRDefault="00921A47">
                  <w:pPr>
                    <w:rPr>
                      <w:sz w:val="24"/>
                      <w:szCs w:val="24"/>
                      <w:lang w:val="en-US"/>
                    </w:rPr>
                  </w:pPr>
                  <w:r w:rsidRPr="006518C9">
                    <w:rPr>
                      <w:lang w:val="en-US"/>
                    </w:rPr>
                    <w:t>A single entry from an ontology or a controlled vocabulary.</w:t>
                  </w:r>
                </w:p>
              </w:tc>
            </w:tr>
          </w:tbl>
          <w:p w14:paraId="7A43DB4F" w14:textId="77777777" w:rsidR="00921A47" w:rsidRPr="006518C9" w:rsidRDefault="00921A47">
            <w:pPr>
              <w:rPr>
                <w:sz w:val="24"/>
                <w:szCs w:val="24"/>
                <w:lang w:val="en-US"/>
              </w:rPr>
            </w:pPr>
          </w:p>
        </w:tc>
      </w:tr>
      <w:tr w:rsidR="00921A47" w:rsidRPr="006518C9" w14:paraId="1E1A46E2" w14:textId="77777777" w:rsidTr="00921A47">
        <w:trPr>
          <w:tblCellSpacing w:w="15" w:type="dxa"/>
        </w:trPr>
        <w:tc>
          <w:tcPr>
            <w:tcW w:w="0" w:type="auto"/>
            <w:vAlign w:val="center"/>
            <w:hideMark/>
          </w:tcPr>
          <w:p w14:paraId="216A8F9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01393B0"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5A1575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0453CE34" w14:textId="77777777" w:rsidR="00921A47" w:rsidRPr="006518C9" w:rsidRDefault="00921A47">
            <w:pPr>
              <w:pStyle w:val="HTMLPreformatted"/>
            </w:pPr>
            <w:r w:rsidRPr="006518C9">
              <w:t xml:space="preserve">          &lt;/Measure&gt;</w:t>
            </w:r>
          </w:p>
        </w:tc>
      </w:tr>
      <w:tr w:rsidR="00921A47" w:rsidRPr="006518C9" w14:paraId="367CD9D4" w14:textId="77777777" w:rsidTr="00921A47">
        <w:trPr>
          <w:tblCellSpacing w:w="15" w:type="dxa"/>
        </w:trPr>
        <w:tc>
          <w:tcPr>
            <w:tcW w:w="0" w:type="auto"/>
            <w:vAlign w:val="center"/>
            <w:hideMark/>
          </w:tcPr>
          <w:p w14:paraId="711E031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769BC5C" w14:textId="77777777" w:rsidR="00921A47" w:rsidRPr="006518C9" w:rsidRDefault="00921A47">
            <w:pPr>
              <w:pStyle w:val="HTMLPreformatted"/>
            </w:pPr>
            <w:r w:rsidRPr="006518C9">
              <w:t>Path /MzIdentML/DataCollection/AnalysisData/SpectrumIdentificationList/FragmentationTable/Measure</w:t>
            </w:r>
          </w:p>
          <w:p w14:paraId="1E6BED04" w14:textId="77777777" w:rsidR="00921A47" w:rsidRPr="006518C9" w:rsidRDefault="00921A47">
            <w:pPr>
              <w:pStyle w:val="HTMLPreformatted"/>
            </w:pPr>
            <w:r w:rsidRPr="006518C9">
              <w:t xml:space="preserve">MUST supply term </w:t>
            </w:r>
            <w:hyperlink r:id="rId169"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2D7072E5" w14:textId="77777777" w:rsidR="00921A47" w:rsidRPr="006518C9" w:rsidRDefault="00921A47">
            <w:pPr>
              <w:pStyle w:val="HTMLPreformatted"/>
            </w:pPr>
            <w:r w:rsidRPr="006518C9">
              <w:t xml:space="preserve">MUST supply term </w:t>
            </w:r>
            <w:hyperlink r:id="rId170" w:tgtFrame="new" w:history="1">
              <w:r w:rsidRPr="006518C9">
                <w:rPr>
                  <w:rStyle w:val="Hyperlink"/>
                </w:rPr>
                <w:t>MS:1001225</w:t>
              </w:r>
            </w:hyperlink>
            <w:r w:rsidRPr="006518C9">
              <w:t xml:space="preserve"> (</w:t>
            </w:r>
            <w:r w:rsidRPr="006518C9">
              <w:rPr>
                <w:rStyle w:val="popup"/>
              </w:rPr>
              <w:t>product ion m/z</w:t>
            </w:r>
            <w:r w:rsidRPr="006518C9">
              <w:t>) only once</w:t>
            </w:r>
          </w:p>
          <w:p w14:paraId="4DF476C2" w14:textId="77777777" w:rsidR="00921A47" w:rsidRPr="006518C9" w:rsidRDefault="00921A47">
            <w:pPr>
              <w:pStyle w:val="HTMLPreformatted"/>
            </w:pPr>
            <w:r w:rsidRPr="006518C9">
              <w:t xml:space="preserve">MUST supply term </w:t>
            </w:r>
            <w:hyperlink r:id="rId171"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237B780" w14:textId="77777777" w:rsidTr="00921A47">
        <w:trPr>
          <w:tblCellSpacing w:w="15" w:type="dxa"/>
        </w:trPr>
        <w:tc>
          <w:tcPr>
            <w:tcW w:w="0" w:type="auto"/>
            <w:vAlign w:val="center"/>
            <w:hideMark/>
          </w:tcPr>
          <w:p w14:paraId="6EBD5C5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8BD2D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accession="MS:1001225"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m/z"/&gt;</w:t>
            </w:r>
          </w:p>
          <w:p w14:paraId="1C24512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accession="MS:1001226"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="number of detector counts" </w:t>
            </w:r>
            <w:proofErr w:type="spellStart"/>
            <w:r w:rsidRPr="006518C9">
              <w:t>unitAccession</w:t>
            </w:r>
            <w:proofErr w:type="spellEnd"/>
            <w:r w:rsidRPr="006518C9">
              <w:t>="MS:1000131</w:t>
            </w:r>
            <w:proofErr w:type="gramStart"/>
            <w:r w:rsidRPr="006518C9">
              <w:t>"  name</w:t>
            </w:r>
            <w:proofErr w:type="gramEnd"/>
            <w:r w:rsidRPr="006518C9">
              <w:t>="product ion intensity"/&gt;</w:t>
            </w:r>
          </w:p>
          <w:p w14:paraId="384A374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accession="MS:1001227"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 error"/&gt;</w:t>
            </w:r>
          </w:p>
        </w:tc>
      </w:tr>
    </w:tbl>
    <w:p w14:paraId="7E876404" w14:textId="77777777" w:rsidR="00921A47" w:rsidRPr="006518C9" w:rsidRDefault="00921A47" w:rsidP="00921A47">
      <w:pPr>
        <w:rPr>
          <w:lang w:val="en-US"/>
        </w:rPr>
      </w:pPr>
    </w:p>
    <w:p w14:paraId="2B14E856" w14:textId="77777777" w:rsidR="00921A47" w:rsidRPr="006518C9" w:rsidRDefault="00921A47" w:rsidP="00921A47">
      <w:pPr>
        <w:pStyle w:val="Heading2"/>
      </w:pPr>
      <w:bookmarkStart w:id="414" w:name="_Toc476057235"/>
      <w:r w:rsidRPr="006518C9">
        <w:t>Element &lt;</w:t>
      </w:r>
      <w:bookmarkStart w:id="415" w:name="Modification"/>
      <w:r w:rsidRPr="006518C9">
        <w:t>Modification</w:t>
      </w:r>
      <w:bookmarkEnd w:id="415"/>
      <w:r w:rsidRPr="006518C9">
        <w:t>&gt;</w:t>
      </w:r>
      <w:bookmarkEnd w:id="4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E8EE17C" w14:textId="77777777" w:rsidTr="00921A47">
        <w:trPr>
          <w:tblCellSpacing w:w="15" w:type="dxa"/>
        </w:trPr>
        <w:tc>
          <w:tcPr>
            <w:tcW w:w="0" w:type="auto"/>
            <w:vAlign w:val="center"/>
            <w:hideMark/>
          </w:tcPr>
          <w:p w14:paraId="5C2200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88CF8C"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w:t>
            </w:r>
            <w:proofErr w:type="spellStart"/>
            <w:r w:rsidRPr="006518C9">
              <w:rPr>
                <w:lang w:val="en-US"/>
              </w:rPr>
              <w:t>cvParams</w:t>
            </w:r>
            <w:proofErr w:type="spellEnd"/>
            <w:r w:rsidRPr="006518C9">
              <w:rPr>
                <w:lang w:val="en-US"/>
              </w:rPr>
              <w:t xml:space="preserve">, it is assumed that the modification is ambiguous </w:t>
            </w:r>
            <w:proofErr w:type="gramStart"/>
            <w:r w:rsidRPr="006518C9">
              <w:rPr>
                <w:lang w:val="en-US"/>
              </w:rPr>
              <w:t>i.e.</w:t>
            </w:r>
            <w:proofErr w:type="gramEnd"/>
            <w:r w:rsidRPr="006518C9">
              <w:rPr>
                <w:lang w:val="en-US"/>
              </w:rPr>
              <w:t xml:space="preserv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w:t>
            </w:r>
            <w:proofErr w:type="gramStart"/>
            <w:r w:rsidRPr="006518C9">
              <w:rPr>
                <w:lang w:val="en-US"/>
              </w:rPr>
              <w:t>e.g.</w:t>
            </w:r>
            <w:proofErr w:type="gramEnd"/>
            <w:r w:rsidRPr="006518C9">
              <w:rPr>
                <w:lang w:val="en-US"/>
              </w:rPr>
              <w:t xml:space="preserve">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w:t>
            </w:r>
            <w:r w:rsidRPr="006518C9">
              <w:rPr>
                <w:lang w:val="en-US"/>
              </w:rPr>
              <w:lastRenderedPageBreak/>
              <w:t xml:space="preserve">If more complex information should be given about neutral losses (such as presence/absence on particular product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177D72B0" w14:textId="77777777" w:rsidTr="00921A47">
        <w:trPr>
          <w:tblCellSpacing w:w="15" w:type="dxa"/>
        </w:trPr>
        <w:tc>
          <w:tcPr>
            <w:tcW w:w="0" w:type="auto"/>
            <w:vAlign w:val="center"/>
            <w:hideMark/>
          </w:tcPr>
          <w:p w14:paraId="2A6D31A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A16CB2E" w14:textId="77777777" w:rsidR="00921A47" w:rsidRPr="006518C9" w:rsidRDefault="00921A47">
            <w:pPr>
              <w:rPr>
                <w:sz w:val="24"/>
                <w:szCs w:val="24"/>
                <w:lang w:val="en-US"/>
              </w:rPr>
            </w:pPr>
            <w:proofErr w:type="spellStart"/>
            <w:r w:rsidRPr="006518C9">
              <w:rPr>
                <w:lang w:val="en-US"/>
              </w:rPr>
              <w:t>ModificationType</w:t>
            </w:r>
            <w:proofErr w:type="spellEnd"/>
            <w:r w:rsidRPr="006518C9">
              <w:rPr>
                <w:lang w:val="en-US"/>
              </w:rPr>
              <w:t xml:space="preserve"> </w:t>
            </w:r>
          </w:p>
        </w:tc>
      </w:tr>
      <w:tr w:rsidR="00921A47" w:rsidRPr="006518C9" w14:paraId="630A5EA5" w14:textId="77777777" w:rsidTr="00921A47">
        <w:trPr>
          <w:tblCellSpacing w:w="15" w:type="dxa"/>
        </w:trPr>
        <w:tc>
          <w:tcPr>
            <w:tcW w:w="0" w:type="auto"/>
            <w:vAlign w:val="center"/>
            <w:hideMark/>
          </w:tcPr>
          <w:p w14:paraId="42A58EA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4C9704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E3F6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69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8D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D7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A167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90B1F"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4C896B"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D4089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B36C8"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1906AA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538F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3E6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03FE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149"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w:t>
                  </w:r>
                  <w:proofErr w:type="gramStart"/>
                  <w:r w:rsidRPr="006518C9">
                    <w:rPr>
                      <w:lang w:val="en-US"/>
                    </w:rPr>
                    <w:t>e.g.</w:t>
                  </w:r>
                  <w:proofErr w:type="gramEnd"/>
                  <w:r w:rsidRPr="006518C9">
                    <w:rPr>
                      <w:lang w:val="en-US"/>
                    </w:rPr>
                    <w:t xml:space="preserve"> for PMF data, this attribute should be omitted. </w:t>
                  </w:r>
                </w:p>
              </w:tc>
            </w:tr>
            <w:tr w:rsidR="00921A47" w:rsidRPr="006518C9" w14:paraId="06A80E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3CC78"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87E107"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8D0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479FA"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08276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BD582"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ACBC1" w14:textId="77777777" w:rsidR="00921A47" w:rsidRPr="006518C9" w:rsidRDefault="00921A47">
                  <w:pPr>
                    <w:rPr>
                      <w:sz w:val="24"/>
                      <w:szCs w:val="24"/>
                      <w:lang w:val="en-US"/>
                    </w:rPr>
                  </w:pPr>
                  <w:proofErr w:type="spellStart"/>
                  <w:r w:rsidRPr="006518C9">
                    <w:rPr>
                      <w:lang w:val="en-US"/>
                    </w:rPr>
                    <w:t>listOfChars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778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2BC8"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w:t>
                  </w:r>
                  <w:proofErr w:type="gramStart"/>
                  <w:r w:rsidRPr="006518C9">
                    <w:rPr>
                      <w:lang w:val="en-US"/>
                    </w:rPr>
                    <w:t>i.e.</w:t>
                  </w:r>
                  <w:proofErr w:type="gramEnd"/>
                  <w:r w:rsidRPr="006518C9">
                    <w:rPr>
                      <w:lang w:val="en-US"/>
                    </w:rPr>
                    <w:t xml:space="preserve"> the modification is to ONE of the residues listed. Multiple residues would usually only be specified for PMF data. </w:t>
                  </w:r>
                </w:p>
              </w:tc>
            </w:tr>
          </w:tbl>
          <w:p w14:paraId="6B3172B4" w14:textId="77777777" w:rsidR="00921A47" w:rsidRPr="006518C9" w:rsidRDefault="00921A47">
            <w:pPr>
              <w:rPr>
                <w:sz w:val="24"/>
                <w:szCs w:val="24"/>
                <w:lang w:val="en-US"/>
              </w:rPr>
            </w:pPr>
          </w:p>
        </w:tc>
      </w:tr>
      <w:tr w:rsidR="00921A47" w:rsidRPr="006518C9" w14:paraId="7968B89D" w14:textId="77777777" w:rsidTr="00921A47">
        <w:trPr>
          <w:tblCellSpacing w:w="15" w:type="dxa"/>
        </w:trPr>
        <w:tc>
          <w:tcPr>
            <w:tcW w:w="0" w:type="auto"/>
            <w:vAlign w:val="center"/>
            <w:hideMark/>
          </w:tcPr>
          <w:p w14:paraId="1FDDD881"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33C6FA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78A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1A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8FA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B1604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96F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34BF9"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D67F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B49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FD91" w14:textId="77777777" w:rsidR="00921A47" w:rsidRPr="006518C9" w:rsidRDefault="00921A47">
                  <w:pPr>
                    <w:rPr>
                      <w:sz w:val="24"/>
                      <w:szCs w:val="24"/>
                      <w:lang w:val="en-US"/>
                    </w:rPr>
                  </w:pPr>
                  <w:r w:rsidRPr="006518C9">
                    <w:rPr>
                      <w:lang w:val="en-US"/>
                    </w:rPr>
                    <w:t>A single entry from an ontology or a controlled vocabulary.</w:t>
                  </w:r>
                </w:p>
              </w:tc>
            </w:tr>
          </w:tbl>
          <w:p w14:paraId="38463B96" w14:textId="77777777" w:rsidR="00921A47" w:rsidRPr="006518C9" w:rsidRDefault="00921A47">
            <w:pPr>
              <w:rPr>
                <w:sz w:val="24"/>
                <w:szCs w:val="24"/>
                <w:lang w:val="en-US"/>
              </w:rPr>
            </w:pPr>
          </w:p>
        </w:tc>
      </w:tr>
      <w:tr w:rsidR="00921A47" w:rsidRPr="006518C9" w14:paraId="22F5ACD4" w14:textId="77777777" w:rsidTr="00921A47">
        <w:trPr>
          <w:tblCellSpacing w:w="15" w:type="dxa"/>
        </w:trPr>
        <w:tc>
          <w:tcPr>
            <w:tcW w:w="0" w:type="auto"/>
            <w:vAlign w:val="center"/>
            <w:hideMark/>
          </w:tcPr>
          <w:p w14:paraId="417F580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618552" w14:textId="77777777" w:rsidR="00921A47" w:rsidRPr="006518C9" w:rsidRDefault="00921A47">
            <w:pPr>
              <w:pStyle w:val="HTMLPreformatted"/>
            </w:pPr>
            <w:r w:rsidRPr="006518C9">
              <w:t xml:space="preserve">    &lt;Modification location="10" residues="K" </w:t>
            </w:r>
            <w:proofErr w:type="spellStart"/>
            <w:r w:rsidRPr="006518C9">
              <w:t>monoisotopicMassDelta</w:t>
            </w:r>
            <w:proofErr w:type="spellEnd"/>
            <w:r w:rsidRPr="006518C9">
              <w:t xml:space="preserve">="138.0680796"&gt; </w:t>
            </w:r>
          </w:p>
          <w:p w14:paraId="314487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w:t>
            </w:r>
            <w:r w:rsidR="00180A75" w:rsidRPr="006518C9">
              <w:t>"</w:t>
            </w:r>
            <w:r w:rsidR="0072413E" w:rsidRPr="006518C9">
              <w:t>XLMOD</w:t>
            </w:r>
            <w:r w:rsidR="00E12150" w:rsidRPr="006518C9">
              <w:t>:</w:t>
            </w:r>
            <w:r w:rsidRPr="006518C9">
              <w:t>0</w:t>
            </w:r>
            <w:r w:rsidR="00E12150" w:rsidRPr="006518C9">
              <w:t>2001</w:t>
            </w:r>
            <w:r w:rsidRPr="006518C9">
              <w:t xml:space="preserve">" </w:t>
            </w:r>
            <w:proofErr w:type="spellStart"/>
            <w:r w:rsidRPr="006518C9">
              <w:t>cvRef</w:t>
            </w:r>
            <w:proofErr w:type="spellEnd"/>
            <w:r w:rsidRPr="006518C9">
              <w:t>="XLMOD" name="DSS"/&gt;</w:t>
            </w:r>
          </w:p>
          <w:p w14:paraId="2D0116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1DBE2748" w14:textId="77777777" w:rsidR="00921A47" w:rsidRPr="006518C9" w:rsidRDefault="00921A47">
            <w:pPr>
              <w:pStyle w:val="HTMLPreformatted"/>
            </w:pPr>
            <w:r w:rsidRPr="006518C9">
              <w:t xml:space="preserve">    &lt;/Modification&gt; </w:t>
            </w:r>
          </w:p>
        </w:tc>
      </w:tr>
      <w:tr w:rsidR="00921A47" w:rsidRPr="006518C9" w14:paraId="3EEFA21F" w14:textId="77777777" w:rsidTr="008F498D">
        <w:trPr>
          <w:tblCellSpacing w:w="15" w:type="dxa"/>
        </w:trPr>
        <w:tc>
          <w:tcPr>
            <w:tcW w:w="0" w:type="auto"/>
            <w:vAlign w:val="center"/>
          </w:tcPr>
          <w:p w14:paraId="45F41948" w14:textId="77777777" w:rsidR="00921A47" w:rsidRPr="006518C9" w:rsidRDefault="00921A47">
            <w:pPr>
              <w:rPr>
                <w:sz w:val="24"/>
                <w:szCs w:val="24"/>
                <w:lang w:val="en-US"/>
              </w:rPr>
            </w:pPr>
          </w:p>
        </w:tc>
        <w:tc>
          <w:tcPr>
            <w:tcW w:w="0" w:type="auto"/>
            <w:vAlign w:val="center"/>
          </w:tcPr>
          <w:p w14:paraId="407AB7F2" w14:textId="77777777" w:rsidR="00921A47" w:rsidRPr="006518C9" w:rsidRDefault="00921A47">
            <w:pPr>
              <w:rPr>
                <w:sz w:val="24"/>
                <w:szCs w:val="24"/>
                <w:lang w:val="en-US"/>
              </w:rPr>
            </w:pPr>
          </w:p>
        </w:tc>
      </w:tr>
      <w:tr w:rsidR="00921A47" w:rsidRPr="006518C9" w14:paraId="63E3CA49" w14:textId="77777777" w:rsidTr="00921A47">
        <w:trPr>
          <w:tblCellSpacing w:w="15" w:type="dxa"/>
        </w:trPr>
        <w:tc>
          <w:tcPr>
            <w:tcW w:w="0" w:type="auto"/>
            <w:vAlign w:val="center"/>
            <w:hideMark/>
          </w:tcPr>
          <w:p w14:paraId="0A2B459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91AADB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accession="UNIMOD:35" name="Oxidation"&gt;&lt;/</w:t>
            </w:r>
            <w:proofErr w:type="spellStart"/>
            <w:r w:rsidRPr="006518C9">
              <w:t>cvParam</w:t>
            </w:r>
            <w:proofErr w:type="spellEnd"/>
            <w:r w:rsidRPr="006518C9">
              <w:t>&gt;</w:t>
            </w:r>
          </w:p>
          <w:p w14:paraId="4F8828B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accession="UNIMOD:37" name="Trimethyl"&gt;&lt;/</w:t>
            </w:r>
            <w:proofErr w:type="spellStart"/>
            <w:r w:rsidRPr="006518C9">
              <w:t>cvParam</w:t>
            </w:r>
            <w:proofErr w:type="spellEnd"/>
            <w:r w:rsidRPr="006518C9">
              <w:t>&gt;</w:t>
            </w:r>
          </w:p>
          <w:p w14:paraId="358ED46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376C6F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name="Glu-&gt;pyro-Glu"&gt;&lt;/</w:t>
            </w:r>
            <w:proofErr w:type="spellStart"/>
            <w:r w:rsidRPr="006518C9">
              <w:t>cvParam</w:t>
            </w:r>
            <w:proofErr w:type="spellEnd"/>
            <w:r w:rsidRPr="006518C9">
              <w:t>&gt;</w:t>
            </w:r>
          </w:p>
          <w:p w14:paraId="3EBC966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accession="UNIMOD:1" name="Acetyl"&gt;&lt;/</w:t>
            </w:r>
            <w:proofErr w:type="spellStart"/>
            <w:r w:rsidRPr="006518C9">
              <w:t>cvParam</w:t>
            </w:r>
            <w:proofErr w:type="spellEnd"/>
            <w:r w:rsidRPr="006518C9">
              <w:t>&gt;</w:t>
            </w:r>
          </w:p>
          <w:p w14:paraId="63E2B3A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name="Ammonia-loss"&gt;&lt;/</w:t>
            </w:r>
            <w:proofErr w:type="spellStart"/>
            <w:r w:rsidRPr="006518C9">
              <w:t>cvParam</w:t>
            </w:r>
            <w:proofErr w:type="spellEnd"/>
            <w:r w:rsidRPr="006518C9">
              <w:t>&gt;</w:t>
            </w:r>
          </w:p>
          <w:p w14:paraId="0B11E28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name="Gln-&gt;pyro-Glu"&gt;&lt;/</w:t>
            </w:r>
            <w:proofErr w:type="spellStart"/>
            <w:r w:rsidRPr="006518C9">
              <w:t>cvParam</w:t>
            </w:r>
            <w:proofErr w:type="spellEnd"/>
            <w:r w:rsidRPr="006518C9">
              <w:t>&gt;</w:t>
            </w:r>
          </w:p>
          <w:p w14:paraId="482C5A5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accession="UNIMOD:575" name="</w:t>
            </w:r>
            <w:proofErr w:type="spellStart"/>
            <w:r w:rsidRPr="006518C9">
              <w:t>Gly</w:t>
            </w:r>
            <w:proofErr w:type="spellEnd"/>
            <w:r w:rsidRPr="006518C9">
              <w:t>-&gt;Val"&gt;&lt;/</w:t>
            </w:r>
            <w:proofErr w:type="spellStart"/>
            <w:r w:rsidRPr="006518C9">
              <w:t>cvParam</w:t>
            </w:r>
            <w:proofErr w:type="spellEnd"/>
            <w:r w:rsidRPr="006518C9">
              <w:t>&gt;</w:t>
            </w:r>
          </w:p>
          <w:p w14:paraId="68929AC3"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5B481EE7"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accession="UNIMOD:7" </w:t>
            </w:r>
            <w:proofErr w:type="spellStart"/>
            <w:r w:rsidRPr="006518C9">
              <w:t>cvRef</w:t>
            </w:r>
            <w:proofErr w:type="spellEnd"/>
            <w:r w:rsidRPr="006518C9">
              <w:t>="UNIMOD" name="Deamidated"/&gt;</w:t>
            </w:r>
          </w:p>
          <w:p w14:paraId="78D66B9E"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accession="UNIMOD:39" </w:t>
            </w:r>
            <w:proofErr w:type="spellStart"/>
            <w:r w:rsidRPr="006518C9">
              <w:t>cvRef</w:t>
            </w:r>
            <w:proofErr w:type="spellEnd"/>
            <w:r w:rsidRPr="006518C9">
              <w:t>="UNIMOD" name="</w:t>
            </w:r>
            <w:proofErr w:type="spellStart"/>
            <w:r w:rsidRPr="006518C9">
              <w:t>Methylthio</w:t>
            </w:r>
            <w:proofErr w:type="spellEnd"/>
            <w:r w:rsidRPr="006518C9">
              <w:t>"/&gt;</w:t>
            </w:r>
          </w:p>
          <w:p w14:paraId="54EB7539" w14:textId="77777777" w:rsidR="00921A47" w:rsidRPr="006518C9" w:rsidRDefault="00921A47">
            <w:pPr>
              <w:pStyle w:val="HTMLPreformatted"/>
            </w:pPr>
            <w:r w:rsidRPr="006518C9">
              <w:t>&lt;</w:t>
            </w:r>
            <w:proofErr w:type="spellStart"/>
            <w:r w:rsidRPr="006518C9">
              <w:t>cvParam</w:t>
            </w:r>
            <w:proofErr w:type="spellEnd"/>
            <w:r w:rsidRPr="006518C9">
              <w:t xml:space="preserve"> accession=</w:t>
            </w:r>
            <w:r w:rsidR="004B085B" w:rsidRPr="006518C9">
              <w:t>"</w:t>
            </w:r>
            <w:r w:rsidR="00E12150" w:rsidRPr="006518C9">
              <w:t>XLMOD:</w:t>
            </w:r>
            <w:r w:rsidRPr="006518C9">
              <w:t>0</w:t>
            </w:r>
            <w:r w:rsidR="00E12150" w:rsidRPr="006518C9">
              <w:t>2001</w:t>
            </w:r>
            <w:r w:rsidRPr="006518C9">
              <w:t xml:space="preserve">" </w:t>
            </w:r>
            <w:proofErr w:type="spellStart"/>
            <w:r w:rsidRPr="006518C9">
              <w:t>cvRef</w:t>
            </w:r>
            <w:proofErr w:type="spellEnd"/>
            <w:r w:rsidRPr="006518C9">
              <w:t>="XLMOD" name="DSS"/&gt;</w:t>
            </w:r>
          </w:p>
          <w:p w14:paraId="67FCEA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6CAB75C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accession="MS:1002510" </w:t>
            </w:r>
            <w:proofErr w:type="spellStart"/>
            <w:r w:rsidRPr="006518C9">
              <w:t>cvRef</w:t>
            </w:r>
            <w:proofErr w:type="spellEnd"/>
            <w:r w:rsidRPr="006518C9">
              <w:t>="PSI-MS" name="cross-link acceptor" value="2399294065069360606"/&gt;</w:t>
            </w:r>
          </w:p>
          <w:p w14:paraId="08D1F53D" w14:textId="77777777" w:rsidR="00921A47" w:rsidRPr="006518C9" w:rsidRDefault="00921A47">
            <w:pPr>
              <w:pStyle w:val="HTMLPreformatted"/>
            </w:pPr>
            <w:r w:rsidRPr="006518C9">
              <w:t>&lt;</w:t>
            </w:r>
            <w:proofErr w:type="spellStart"/>
            <w:r w:rsidRPr="006518C9">
              <w:t>cvParam</w:t>
            </w:r>
            <w:proofErr w:type="spellEnd"/>
            <w:r w:rsidR="0068749C" w:rsidRPr="006518C9">
              <w:t xml:space="preserve"> accession="UNIMOD:1020" name="</w:t>
            </w:r>
            <w:proofErr w:type="spellStart"/>
            <w:proofErr w:type="gramStart"/>
            <w:r w:rsidR="0068749C" w:rsidRPr="006518C9">
              <w:t>x</w:t>
            </w:r>
            <w:r w:rsidRPr="006518C9">
              <w:t>link:DSS</w:t>
            </w:r>
            <w:proofErr w:type="spellEnd"/>
            <w:proofErr w:type="gramEnd"/>
            <w:r w:rsidRPr="006518C9">
              <w:t xml:space="preserve">" </w:t>
            </w:r>
            <w:proofErr w:type="spellStart"/>
            <w:r w:rsidRPr="006518C9">
              <w:t>cvRef</w:t>
            </w:r>
            <w:proofErr w:type="spellEnd"/>
            <w:r w:rsidRPr="006518C9">
              <w:t>="UNIMOD"/&gt;</w:t>
            </w:r>
          </w:p>
          <w:p w14:paraId="79B9E39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w:t>
            </w:r>
            <w:proofErr w:type="spellStart"/>
            <w:r w:rsidRPr="006518C9">
              <w:t>cvParam</w:t>
            </w:r>
            <w:proofErr w:type="spellEnd"/>
            <w:r w:rsidRPr="006518C9">
              <w:t>&gt;</w:t>
            </w:r>
          </w:p>
          <w:p w14:paraId="6B5C64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01001" name="</w:t>
            </w:r>
            <w:r w:rsidR="00E12150" w:rsidRPr="006518C9">
              <w:t xml:space="preserve">amidated </w:t>
            </w:r>
            <w:r w:rsidRPr="006518C9">
              <w:t>BS3"&gt;&lt;/</w:t>
            </w:r>
            <w:proofErr w:type="spellStart"/>
            <w:r w:rsidRPr="006518C9">
              <w:t>cvParam</w:t>
            </w:r>
            <w:proofErr w:type="spellEnd"/>
            <w:r w:rsidRPr="006518C9">
              <w:t>&gt;</w:t>
            </w:r>
          </w:p>
          <w:p w14:paraId="52755FE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w:t>
            </w:r>
            <w:r w:rsidR="00012EA6" w:rsidRPr="006518C9">
              <w:t>2000</w:t>
            </w:r>
            <w:r w:rsidRPr="006518C9">
              <w:t>" name="BS3"&gt;&lt;/</w:t>
            </w:r>
            <w:proofErr w:type="spellStart"/>
            <w:r w:rsidRPr="006518C9">
              <w:t>cvParam</w:t>
            </w:r>
            <w:proofErr w:type="spellEnd"/>
            <w:r w:rsidRPr="006518C9">
              <w:t>&gt;</w:t>
            </w:r>
          </w:p>
          <w:p w14:paraId="7BEC8C7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w:t>
            </w:r>
            <w:proofErr w:type="spellStart"/>
            <w:r w:rsidRPr="006518C9">
              <w:t>cvParam</w:t>
            </w:r>
            <w:proofErr w:type="spellEnd"/>
            <w:r w:rsidRPr="006518C9">
              <w:t>&gt;</w:t>
            </w:r>
          </w:p>
          <w:p w14:paraId="3CD57484" w14:textId="77777777" w:rsidR="00921A47" w:rsidRPr="006518C9" w:rsidRDefault="00921A47" w:rsidP="00012EA6">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w:t>
            </w:r>
            <w:proofErr w:type="spellStart"/>
            <w:r w:rsidRPr="006518C9">
              <w:t>cvParam</w:t>
            </w:r>
            <w:proofErr w:type="spellEnd"/>
            <w:r w:rsidRPr="006518C9">
              <w:t>&gt;</w:t>
            </w:r>
          </w:p>
        </w:tc>
      </w:tr>
    </w:tbl>
    <w:p w14:paraId="34D446A9" w14:textId="77777777" w:rsidR="00921A47" w:rsidRPr="006518C9" w:rsidRDefault="001511D0" w:rsidP="00921A47">
      <w:pPr>
        <w:rPr>
          <w:b/>
          <w:lang w:val="en-US"/>
        </w:rPr>
      </w:pPr>
      <w:r w:rsidRPr="006518C9">
        <w:rPr>
          <w:b/>
          <w:lang w:val="en-US"/>
        </w:rPr>
        <w:t>Example for cross-linking:</w:t>
      </w:r>
    </w:p>
    <w:p w14:paraId="4EA789B3"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 xml:space="preserve">&lt;Modification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0C5A7CBC"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BB235F" w:rsidRPr="006518C9">
        <w:rPr>
          <w:rFonts w:ascii="Courier New" w:hAnsi="Courier New" w:cs="Courier New"/>
          <w:sz w:val="14"/>
          <w:szCs w:val="14"/>
          <w:lang w:val="en-US"/>
        </w:rPr>
        <w:t>hydrolysed</w:t>
      </w:r>
      <w:proofErr w:type="spellEnd"/>
      <w:r w:rsidR="00BB235F"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66FF092"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F6CD454" w14:textId="77777777" w:rsidR="001511D0" w:rsidRPr="006518C9" w:rsidRDefault="001511D0" w:rsidP="001511D0">
      <w:pPr>
        <w:rPr>
          <w:lang w:val="en-US"/>
        </w:rPr>
      </w:pPr>
    </w:p>
    <w:p w14:paraId="5D1A5256" w14:textId="77777777" w:rsidR="00921A47" w:rsidRPr="006518C9" w:rsidRDefault="00921A47" w:rsidP="00921A47">
      <w:pPr>
        <w:pStyle w:val="Heading2"/>
      </w:pPr>
      <w:bookmarkStart w:id="416" w:name="_Toc476057236"/>
      <w:r w:rsidRPr="006518C9">
        <w:t>Element &lt;</w:t>
      </w:r>
      <w:bookmarkStart w:id="417" w:name="ModificationParams"/>
      <w:proofErr w:type="spellStart"/>
      <w:r w:rsidRPr="006518C9">
        <w:t>ModificationParams</w:t>
      </w:r>
      <w:bookmarkEnd w:id="417"/>
      <w:proofErr w:type="spellEnd"/>
      <w:r w:rsidRPr="006518C9">
        <w:t>&gt;</w:t>
      </w:r>
      <w:bookmarkEnd w:id="4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24435D53" w14:textId="77777777" w:rsidTr="00921A47">
        <w:trPr>
          <w:tblCellSpacing w:w="15" w:type="dxa"/>
        </w:trPr>
        <w:tc>
          <w:tcPr>
            <w:tcW w:w="0" w:type="auto"/>
            <w:vAlign w:val="center"/>
            <w:hideMark/>
          </w:tcPr>
          <w:p w14:paraId="55D59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864CF5" w14:textId="77777777" w:rsidR="00921A47" w:rsidRPr="006518C9" w:rsidRDefault="00921A47">
            <w:pPr>
              <w:rPr>
                <w:sz w:val="24"/>
                <w:szCs w:val="24"/>
                <w:lang w:val="en-US"/>
              </w:rPr>
            </w:pPr>
            <w:r w:rsidRPr="006518C9">
              <w:rPr>
                <w:lang w:val="en-US"/>
              </w:rPr>
              <w:t>The specification of static/variable modifications (</w:t>
            </w:r>
            <w:proofErr w:type="gramStart"/>
            <w:r w:rsidRPr="006518C9">
              <w:rPr>
                <w:lang w:val="en-US"/>
              </w:rPr>
              <w:t>e.g.</w:t>
            </w:r>
            <w:proofErr w:type="gramEnd"/>
            <w:r w:rsidRPr="006518C9">
              <w:rPr>
                <w:lang w:val="en-US"/>
              </w:rPr>
              <w:t xml:space="preserve"> Oxidation of Methionine) that are to be considered in the spectra search. </w:t>
            </w:r>
          </w:p>
        </w:tc>
      </w:tr>
      <w:tr w:rsidR="00921A47" w:rsidRPr="006518C9" w14:paraId="4EF962CA" w14:textId="77777777" w:rsidTr="00921A47">
        <w:trPr>
          <w:tblCellSpacing w:w="15" w:type="dxa"/>
        </w:trPr>
        <w:tc>
          <w:tcPr>
            <w:tcW w:w="0" w:type="auto"/>
            <w:vAlign w:val="center"/>
            <w:hideMark/>
          </w:tcPr>
          <w:p w14:paraId="475FF89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7D19978" w14:textId="77777777" w:rsidR="00921A47" w:rsidRPr="006518C9" w:rsidRDefault="00921A47">
            <w:pPr>
              <w:rPr>
                <w:sz w:val="24"/>
                <w:szCs w:val="24"/>
                <w:lang w:val="en-US"/>
              </w:rPr>
            </w:pPr>
            <w:proofErr w:type="spellStart"/>
            <w:r w:rsidRPr="006518C9">
              <w:rPr>
                <w:lang w:val="en-US"/>
              </w:rPr>
              <w:t>ModificationParamsType</w:t>
            </w:r>
            <w:proofErr w:type="spellEnd"/>
            <w:r w:rsidRPr="006518C9">
              <w:rPr>
                <w:lang w:val="en-US"/>
              </w:rPr>
              <w:t xml:space="preserve"> </w:t>
            </w:r>
          </w:p>
        </w:tc>
      </w:tr>
      <w:tr w:rsidR="00921A47" w:rsidRPr="006518C9" w14:paraId="59481316" w14:textId="77777777" w:rsidTr="00921A47">
        <w:trPr>
          <w:tblCellSpacing w:w="15" w:type="dxa"/>
        </w:trPr>
        <w:tc>
          <w:tcPr>
            <w:tcW w:w="0" w:type="auto"/>
            <w:vAlign w:val="center"/>
            <w:hideMark/>
          </w:tcPr>
          <w:p w14:paraId="504FC33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EFFE02E" w14:textId="77777777" w:rsidR="00921A47" w:rsidRPr="006518C9" w:rsidRDefault="00921A47">
            <w:pPr>
              <w:rPr>
                <w:sz w:val="24"/>
                <w:szCs w:val="24"/>
                <w:lang w:val="en-US"/>
              </w:rPr>
            </w:pPr>
            <w:r w:rsidRPr="006518C9">
              <w:rPr>
                <w:lang w:val="en-US"/>
              </w:rPr>
              <w:t>none</w:t>
            </w:r>
          </w:p>
        </w:tc>
      </w:tr>
      <w:tr w:rsidR="00921A47" w:rsidRPr="006518C9" w14:paraId="7D1F45AF" w14:textId="77777777" w:rsidTr="00921A47">
        <w:trPr>
          <w:tblCellSpacing w:w="15" w:type="dxa"/>
        </w:trPr>
        <w:tc>
          <w:tcPr>
            <w:tcW w:w="0" w:type="auto"/>
            <w:vAlign w:val="center"/>
            <w:hideMark/>
          </w:tcPr>
          <w:p w14:paraId="3D110CA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288AB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059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F0D5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F435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47CCD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DD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69D8BC" w14:textId="77777777" w:rsidR="00921A47" w:rsidRPr="006518C9" w:rsidRDefault="00C741B0">
                  <w:pPr>
                    <w:rPr>
                      <w:sz w:val="24"/>
                      <w:szCs w:val="24"/>
                      <w:lang w:val="en-US"/>
                    </w:rPr>
                  </w:pPr>
                  <w:hyperlink w:anchor="SearchModification" w:history="1">
                    <w:proofErr w:type="spellStart"/>
                    <w:r w:rsidR="00921A47" w:rsidRPr="006518C9">
                      <w:rPr>
                        <w:rStyle w:val="Hyperlink"/>
                        <w:lang w:val="en-US"/>
                      </w:rPr>
                      <w:t>Search</w:t>
                    </w:r>
                    <w:r w:rsidR="00921A47" w:rsidRPr="006518C9">
                      <w:rPr>
                        <w:rStyle w:val="Hyperlink"/>
                        <w:lang w:val="en-US"/>
                      </w:rPr>
                      <w:t>M</w:t>
                    </w:r>
                    <w:r w:rsidR="00921A47" w:rsidRPr="006518C9">
                      <w:rPr>
                        <w:rStyle w:val="Hyperlink"/>
                        <w:lang w:val="en-US"/>
                      </w:rPr>
                      <w:t>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AC9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AC2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3778"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1D0FAAFC" w14:textId="77777777" w:rsidR="00921A47" w:rsidRPr="006518C9" w:rsidRDefault="00921A47">
            <w:pPr>
              <w:rPr>
                <w:sz w:val="24"/>
                <w:szCs w:val="24"/>
                <w:lang w:val="en-US"/>
              </w:rPr>
            </w:pPr>
          </w:p>
        </w:tc>
      </w:tr>
      <w:tr w:rsidR="00921A47" w:rsidRPr="006518C9" w14:paraId="758E7EB7" w14:textId="77777777" w:rsidTr="00921A47">
        <w:trPr>
          <w:tblCellSpacing w:w="15" w:type="dxa"/>
        </w:trPr>
        <w:tc>
          <w:tcPr>
            <w:tcW w:w="0" w:type="auto"/>
            <w:vAlign w:val="center"/>
            <w:hideMark/>
          </w:tcPr>
          <w:p w14:paraId="33C136F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667A82F" w14:textId="77777777" w:rsidR="00921A47" w:rsidRPr="006518C9" w:rsidRDefault="00921A47">
            <w:pPr>
              <w:pStyle w:val="HTMLPreformatted"/>
            </w:pPr>
            <w:r w:rsidRPr="006518C9">
              <w:t>&lt;</w:t>
            </w:r>
            <w:proofErr w:type="spellStart"/>
            <w:r w:rsidRPr="006518C9">
              <w:t>ModificationParams</w:t>
            </w:r>
            <w:proofErr w:type="spellEnd"/>
            <w:r w:rsidRPr="006518C9">
              <w:t>&gt;</w:t>
            </w:r>
          </w:p>
          <w:p w14:paraId="21ABDADC"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residues="M" </w:t>
            </w:r>
            <w:proofErr w:type="spellStart"/>
            <w:r w:rsidRPr="006518C9">
              <w:t>massDelta</w:t>
            </w:r>
            <w:proofErr w:type="spellEnd"/>
            <w:r w:rsidRPr="006518C9">
              <w:t xml:space="preserve">="15.9949" </w:t>
            </w:r>
            <w:proofErr w:type="spellStart"/>
            <w:r w:rsidRPr="006518C9">
              <w:t>fixedMod</w:t>
            </w:r>
            <w:proofErr w:type="spellEnd"/>
            <w:r w:rsidRPr="006518C9">
              <w:t>="false"&gt;</w:t>
            </w:r>
          </w:p>
          <w:p w14:paraId="58F7DD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accession="UNIMOD:35" </w:t>
            </w:r>
            <w:proofErr w:type="spellStart"/>
            <w:r w:rsidRPr="006518C9">
              <w:t>cvRef</w:t>
            </w:r>
            <w:proofErr w:type="spellEnd"/>
            <w:r w:rsidRPr="006518C9">
              <w:t>="UNIMOD" name="Oxidation"/&gt;</w:t>
            </w:r>
          </w:p>
          <w:p w14:paraId="3806A2F4"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p w14:paraId="71A62B4D"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 </w:t>
            </w:r>
            <w:proofErr w:type="spellStart"/>
            <w:r w:rsidRPr="006518C9">
              <w:t>massDelta</w:t>
            </w:r>
            <w:proofErr w:type="spellEnd"/>
            <w:r w:rsidRPr="006518C9">
              <w:t xml:space="preserve">="144.102" </w:t>
            </w:r>
            <w:proofErr w:type="spellStart"/>
            <w:r w:rsidRPr="006518C9">
              <w:t>fixedMod</w:t>
            </w:r>
            <w:proofErr w:type="spellEnd"/>
            <w:r w:rsidRPr="006518C9">
              <w:t>="false"&gt;</w:t>
            </w:r>
          </w:p>
          <w:p w14:paraId="0ED81FD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449255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552A259D" w14:textId="77777777" w:rsidR="00921A47" w:rsidRPr="006518C9" w:rsidRDefault="00921A47">
            <w:pPr>
              <w:pStyle w:val="HTMLPreformatted"/>
            </w:pPr>
            <w:r w:rsidRPr="006518C9">
              <w:t xml:space="preserve">  ...</w:t>
            </w:r>
          </w:p>
          <w:p w14:paraId="4CF1DBEA" w14:textId="77777777" w:rsidR="00921A47" w:rsidRPr="006518C9" w:rsidRDefault="00921A47">
            <w:pPr>
              <w:pStyle w:val="HTMLPreformatted"/>
            </w:pPr>
            <w:r w:rsidRPr="006518C9">
              <w:t>&lt;/</w:t>
            </w:r>
            <w:proofErr w:type="spellStart"/>
            <w:r w:rsidRPr="006518C9">
              <w:t>ModificationParams</w:t>
            </w:r>
            <w:proofErr w:type="spellEnd"/>
            <w:r w:rsidRPr="006518C9">
              <w:t>&gt;</w:t>
            </w:r>
          </w:p>
        </w:tc>
      </w:tr>
    </w:tbl>
    <w:p w14:paraId="76A02318" w14:textId="77777777" w:rsidR="00921A47" w:rsidRPr="006518C9" w:rsidRDefault="00921A47" w:rsidP="00921A47">
      <w:pPr>
        <w:rPr>
          <w:lang w:val="en-US"/>
        </w:rPr>
      </w:pPr>
    </w:p>
    <w:p w14:paraId="786F5038" w14:textId="77777777" w:rsidR="00921A47" w:rsidRPr="006518C9" w:rsidRDefault="00921A47" w:rsidP="00921A47">
      <w:pPr>
        <w:pStyle w:val="Heading2"/>
      </w:pPr>
      <w:bookmarkStart w:id="418" w:name="_Toc476057237"/>
      <w:r w:rsidRPr="006518C9">
        <w:t>Element &lt;</w:t>
      </w:r>
      <w:bookmarkStart w:id="419" w:name="Organization"/>
      <w:r w:rsidRPr="006518C9">
        <w:t>Organization</w:t>
      </w:r>
      <w:bookmarkEnd w:id="419"/>
      <w:r w:rsidRPr="006518C9">
        <w:t>&gt;</w:t>
      </w:r>
      <w:bookmarkEnd w:id="4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11C8B5C9" w14:textId="77777777" w:rsidTr="00921A47">
        <w:trPr>
          <w:tblCellSpacing w:w="15" w:type="dxa"/>
        </w:trPr>
        <w:tc>
          <w:tcPr>
            <w:tcW w:w="0" w:type="auto"/>
            <w:vAlign w:val="center"/>
            <w:hideMark/>
          </w:tcPr>
          <w:p w14:paraId="616561F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6C10AF"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3097B130" w14:textId="77777777" w:rsidTr="00921A47">
        <w:trPr>
          <w:tblCellSpacing w:w="15" w:type="dxa"/>
        </w:trPr>
        <w:tc>
          <w:tcPr>
            <w:tcW w:w="0" w:type="auto"/>
            <w:vAlign w:val="center"/>
            <w:hideMark/>
          </w:tcPr>
          <w:p w14:paraId="5BF299F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875B1" w14:textId="77777777" w:rsidR="00921A47" w:rsidRPr="006518C9" w:rsidRDefault="00921A47">
            <w:pPr>
              <w:rPr>
                <w:sz w:val="24"/>
                <w:szCs w:val="24"/>
                <w:lang w:val="en-US"/>
              </w:rPr>
            </w:pPr>
            <w:proofErr w:type="spellStart"/>
            <w:r w:rsidRPr="006518C9">
              <w:rPr>
                <w:lang w:val="en-US"/>
              </w:rPr>
              <w:t>OrganizationType</w:t>
            </w:r>
            <w:proofErr w:type="spellEnd"/>
            <w:r w:rsidRPr="006518C9">
              <w:rPr>
                <w:lang w:val="en-US"/>
              </w:rPr>
              <w:t xml:space="preserve"> </w:t>
            </w:r>
          </w:p>
        </w:tc>
      </w:tr>
      <w:tr w:rsidR="00921A47" w:rsidRPr="006518C9" w14:paraId="565C9803" w14:textId="77777777" w:rsidTr="00921A47">
        <w:trPr>
          <w:tblCellSpacing w:w="15" w:type="dxa"/>
        </w:trPr>
        <w:tc>
          <w:tcPr>
            <w:tcW w:w="0" w:type="auto"/>
            <w:vAlign w:val="center"/>
            <w:hideMark/>
          </w:tcPr>
          <w:p w14:paraId="4675468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456BC1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1F2C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3F8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E2C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8F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981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8BC5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F78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EE9A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C64F3"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7D3B25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DC4F80"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2A15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D5457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572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12B54AF" w14:textId="77777777" w:rsidR="00921A47" w:rsidRPr="006518C9" w:rsidRDefault="00921A47">
            <w:pPr>
              <w:rPr>
                <w:sz w:val="24"/>
                <w:szCs w:val="24"/>
                <w:lang w:val="en-US"/>
              </w:rPr>
            </w:pPr>
          </w:p>
        </w:tc>
      </w:tr>
      <w:tr w:rsidR="00921A47" w:rsidRPr="006518C9" w14:paraId="0F281865" w14:textId="77777777" w:rsidTr="00921A47">
        <w:trPr>
          <w:tblCellSpacing w:w="15" w:type="dxa"/>
        </w:trPr>
        <w:tc>
          <w:tcPr>
            <w:tcW w:w="0" w:type="auto"/>
            <w:vAlign w:val="center"/>
            <w:hideMark/>
          </w:tcPr>
          <w:p w14:paraId="39408E2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509BF2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A003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2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E4D3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84116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437E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FB67D"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89C7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797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1CB5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3BCED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4DA5C5"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D73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3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B2ED" w14:textId="77777777" w:rsidR="00921A47" w:rsidRPr="006518C9" w:rsidRDefault="00921A47">
                  <w:pPr>
                    <w:rPr>
                      <w:sz w:val="24"/>
                      <w:szCs w:val="24"/>
                      <w:lang w:val="en-US"/>
                    </w:rPr>
                  </w:pPr>
                  <w:r w:rsidRPr="006518C9">
                    <w:rPr>
                      <w:lang w:val="en-US"/>
                    </w:rPr>
                    <w:t>A single user-defined parameter.</w:t>
                  </w:r>
                </w:p>
              </w:tc>
            </w:tr>
            <w:tr w:rsidR="00921A47" w:rsidRPr="006518C9" w14:paraId="5481C6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9E1C5" w14:textId="77777777" w:rsidR="00921A47" w:rsidRPr="006518C9" w:rsidRDefault="00C741B0">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87212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EAB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EB1A4"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11A557DB" w14:textId="77777777" w:rsidR="00921A47" w:rsidRPr="006518C9" w:rsidRDefault="00921A47">
            <w:pPr>
              <w:rPr>
                <w:sz w:val="24"/>
                <w:szCs w:val="24"/>
                <w:lang w:val="en-US"/>
              </w:rPr>
            </w:pPr>
          </w:p>
        </w:tc>
      </w:tr>
      <w:tr w:rsidR="00921A47" w:rsidRPr="006518C9" w14:paraId="66F9F1A5" w14:textId="77777777" w:rsidTr="00921A47">
        <w:trPr>
          <w:tblCellSpacing w:w="15" w:type="dxa"/>
        </w:trPr>
        <w:tc>
          <w:tcPr>
            <w:tcW w:w="0" w:type="auto"/>
            <w:vAlign w:val="center"/>
            <w:hideMark/>
          </w:tcPr>
          <w:p w14:paraId="103C98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A52817" w14:textId="77777777" w:rsidR="00921A47" w:rsidRPr="006518C9" w:rsidRDefault="00921A47">
            <w:pPr>
              <w:pStyle w:val="HTMLPreformatted"/>
            </w:pPr>
            <w:r w:rsidRPr="006518C9">
              <w:t xml:space="preserve">    &lt;Organization name="</w:t>
            </w:r>
            <w:proofErr w:type="spellStart"/>
            <w:r w:rsidRPr="006518C9">
              <w:t>PeptideShaker</w:t>
            </w:r>
            <w:proofErr w:type="spellEnd"/>
            <w:r w:rsidRPr="006518C9">
              <w:t xml:space="preserve"> developers" id="PS_DEV"&gt;</w:t>
            </w:r>
          </w:p>
          <w:p w14:paraId="7DFFEF1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w:t>
            </w:r>
            <w:proofErr w:type="spellStart"/>
            <w:r w:rsidRPr="006518C9">
              <w:t>PeptideShaker</w:t>
            </w:r>
            <w:proofErr w:type="spellEnd"/>
            <w:r w:rsidRPr="006518C9">
              <w:t xml:space="preserve"> developers"/&gt;</w:t>
            </w:r>
          </w:p>
          <w:p w14:paraId="5E84458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accession="MS:1000587" name="contact address" value="Proteomics Unit, Building for Basic Biology, University of Bergen, Jonas </w:t>
            </w:r>
            <w:proofErr w:type="spellStart"/>
            <w:r w:rsidRPr="006518C9">
              <w:t>Liesvei</w:t>
            </w:r>
            <w:proofErr w:type="spellEnd"/>
            <w:r w:rsidRPr="006518C9">
              <w:t xml:space="preserve"> 91, N-5009 Bergen, Norway"/&gt;</w:t>
            </w:r>
          </w:p>
          <w:p w14:paraId="136D50B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value="http://compomics.github.io/projects/peptide-shaker.html"/&gt;</w:t>
            </w:r>
          </w:p>
          <w:p w14:paraId="63BD9D0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value="peptide-shaker@googlegroups.com"/&gt;</w:t>
            </w:r>
          </w:p>
          <w:p w14:paraId="7C3DB948" w14:textId="77777777" w:rsidR="00921A47" w:rsidRPr="006518C9" w:rsidRDefault="00921A47">
            <w:pPr>
              <w:pStyle w:val="HTMLPreformatted"/>
            </w:pPr>
            <w:r w:rsidRPr="006518C9">
              <w:t xml:space="preserve">    &lt;/Organization&gt;</w:t>
            </w:r>
          </w:p>
        </w:tc>
      </w:tr>
      <w:tr w:rsidR="00921A47" w:rsidRPr="006518C9" w14:paraId="340AE72D" w14:textId="77777777" w:rsidTr="00921A47">
        <w:trPr>
          <w:tblCellSpacing w:w="15" w:type="dxa"/>
        </w:trPr>
        <w:tc>
          <w:tcPr>
            <w:tcW w:w="0" w:type="auto"/>
            <w:vAlign w:val="center"/>
            <w:hideMark/>
          </w:tcPr>
          <w:p w14:paraId="1DB835C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F3461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/Organization</w:t>
            </w:r>
          </w:p>
          <w:p w14:paraId="15D5C34B" w14:textId="77777777" w:rsidR="00921A47" w:rsidRPr="006518C9" w:rsidRDefault="00921A47">
            <w:pPr>
              <w:pStyle w:val="HTMLPreformatted"/>
            </w:pPr>
            <w:r w:rsidRPr="006518C9">
              <w:t xml:space="preserve">SHOULD supply term </w:t>
            </w:r>
            <w:hyperlink r:id="rId172" w:tgtFrame="new" w:history="1">
              <w:r w:rsidRPr="006518C9">
                <w:rPr>
                  <w:rStyle w:val="Hyperlink"/>
                </w:rPr>
                <w:t>MS:1000588</w:t>
              </w:r>
            </w:hyperlink>
            <w:r w:rsidRPr="006518C9">
              <w:t xml:space="preserve"> (</w:t>
            </w:r>
            <w:r w:rsidRPr="006518C9">
              <w:rPr>
                <w:rStyle w:val="popup"/>
              </w:rPr>
              <w:t>contact URL</w:t>
            </w:r>
            <w:r w:rsidRPr="006518C9">
              <w:t>) one or more times</w:t>
            </w:r>
          </w:p>
          <w:p w14:paraId="44B1D848" w14:textId="77777777" w:rsidR="00921A47" w:rsidRPr="006518C9" w:rsidRDefault="00921A47">
            <w:pPr>
              <w:pStyle w:val="HTMLPreformatted"/>
            </w:pPr>
            <w:r w:rsidRPr="006518C9">
              <w:t xml:space="preserve">SHOULD supply term </w:t>
            </w:r>
            <w:hyperlink r:id="rId173"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75C3194B" w14:textId="77777777" w:rsidR="00921A47" w:rsidRPr="006518C9" w:rsidRDefault="00921A47">
            <w:pPr>
              <w:pStyle w:val="HTMLPreformatted"/>
            </w:pPr>
            <w:r w:rsidRPr="006518C9">
              <w:t xml:space="preserve">SHOULD supply term </w:t>
            </w:r>
            <w:hyperlink r:id="rId174"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58AE5BF7" w14:textId="77777777" w:rsidR="00921A47" w:rsidRPr="006518C9" w:rsidRDefault="00921A47">
            <w:pPr>
              <w:pStyle w:val="HTMLPreformatted"/>
            </w:pPr>
            <w:r w:rsidRPr="006518C9">
              <w:t xml:space="preserve">SHOULD supply term </w:t>
            </w:r>
            <w:hyperlink r:id="rId175"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431EB762" w14:textId="77777777" w:rsidTr="00921A47">
        <w:trPr>
          <w:tblCellSpacing w:w="15" w:type="dxa"/>
        </w:trPr>
        <w:tc>
          <w:tcPr>
            <w:tcW w:w="0" w:type="auto"/>
            <w:vAlign w:val="center"/>
            <w:hideMark/>
          </w:tcPr>
          <w:p w14:paraId="2153780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A304D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4A155BD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accession="MS:1000588" </w:t>
            </w:r>
            <w:proofErr w:type="spellStart"/>
            <w:r w:rsidRPr="006518C9">
              <w:t>cvRef</w:t>
            </w:r>
            <w:proofErr w:type="spellEnd"/>
            <w:r w:rsidRPr="006518C9">
              <w:t>="PSI-MS" value="http://www.matrixscience.com" name="contact URL"/&gt;</w:t>
            </w:r>
          </w:p>
          <w:p w14:paraId="30719D5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11AD5EE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value="test"/&gt;</w:t>
            </w:r>
          </w:p>
        </w:tc>
      </w:tr>
    </w:tbl>
    <w:p w14:paraId="0C6E00EC" w14:textId="77777777" w:rsidR="00921A47" w:rsidRPr="006518C9" w:rsidRDefault="00921A47" w:rsidP="00921A47">
      <w:pPr>
        <w:rPr>
          <w:lang w:val="en-US"/>
        </w:rPr>
      </w:pPr>
    </w:p>
    <w:p w14:paraId="73261ACC" w14:textId="77777777" w:rsidR="00921A47" w:rsidRPr="006518C9" w:rsidRDefault="00921A47" w:rsidP="00921A47">
      <w:pPr>
        <w:pStyle w:val="Heading2"/>
      </w:pPr>
      <w:bookmarkStart w:id="420" w:name="_Toc476057238"/>
      <w:r w:rsidRPr="006518C9">
        <w:lastRenderedPageBreak/>
        <w:t>Element &lt;</w:t>
      </w:r>
      <w:bookmarkStart w:id="421" w:name="Parent"/>
      <w:r w:rsidRPr="006518C9">
        <w:t>Parent</w:t>
      </w:r>
      <w:bookmarkEnd w:id="421"/>
      <w:r w:rsidRPr="006518C9">
        <w:t>&gt;</w:t>
      </w:r>
      <w:bookmarkEnd w:id="4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310D9B5A" w14:textId="77777777" w:rsidTr="00921A47">
        <w:trPr>
          <w:tblCellSpacing w:w="15" w:type="dxa"/>
        </w:trPr>
        <w:tc>
          <w:tcPr>
            <w:tcW w:w="0" w:type="auto"/>
            <w:vAlign w:val="center"/>
            <w:hideMark/>
          </w:tcPr>
          <w:p w14:paraId="17DF05B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1EBE0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69365906" w14:textId="77777777" w:rsidTr="00921A47">
        <w:trPr>
          <w:tblCellSpacing w:w="15" w:type="dxa"/>
        </w:trPr>
        <w:tc>
          <w:tcPr>
            <w:tcW w:w="0" w:type="auto"/>
            <w:vAlign w:val="center"/>
            <w:hideMark/>
          </w:tcPr>
          <w:p w14:paraId="720D98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EABA06E" w14:textId="77777777" w:rsidR="00921A47" w:rsidRPr="006518C9" w:rsidRDefault="00921A47">
            <w:pPr>
              <w:rPr>
                <w:sz w:val="24"/>
                <w:szCs w:val="24"/>
                <w:lang w:val="en-US"/>
              </w:rPr>
            </w:pPr>
            <w:proofErr w:type="spellStart"/>
            <w:r w:rsidRPr="006518C9">
              <w:rPr>
                <w:lang w:val="en-US"/>
              </w:rPr>
              <w:t>ParentOrganizationType</w:t>
            </w:r>
            <w:proofErr w:type="spellEnd"/>
            <w:r w:rsidRPr="006518C9">
              <w:rPr>
                <w:lang w:val="en-US"/>
              </w:rPr>
              <w:t xml:space="preserve"> </w:t>
            </w:r>
          </w:p>
        </w:tc>
      </w:tr>
      <w:tr w:rsidR="00921A47" w:rsidRPr="006518C9" w14:paraId="066D1F6F" w14:textId="77777777" w:rsidTr="00921A47">
        <w:trPr>
          <w:tblCellSpacing w:w="15" w:type="dxa"/>
        </w:trPr>
        <w:tc>
          <w:tcPr>
            <w:tcW w:w="0" w:type="auto"/>
            <w:vAlign w:val="center"/>
            <w:hideMark/>
          </w:tcPr>
          <w:p w14:paraId="65023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223BDD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38DD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462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CE85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B33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31B1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B7C0"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9C1FF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883DB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0906E" w14:textId="77777777" w:rsidR="00921A47" w:rsidRPr="006518C9" w:rsidRDefault="00921A47">
                  <w:pPr>
                    <w:rPr>
                      <w:sz w:val="24"/>
                      <w:szCs w:val="24"/>
                      <w:lang w:val="en-US"/>
                    </w:rPr>
                  </w:pPr>
                  <w:r w:rsidRPr="006518C9">
                    <w:rPr>
                      <w:lang w:val="en-US"/>
                    </w:rPr>
                    <w:t xml:space="preserve">A reference to the organization this </w:t>
                  </w:r>
                  <w:proofErr w:type="gramStart"/>
                  <w:r w:rsidRPr="006518C9">
                    <w:rPr>
                      <w:lang w:val="en-US"/>
                    </w:rPr>
                    <w:t>contact</w:t>
                  </w:r>
                  <w:proofErr w:type="gramEnd"/>
                  <w:r w:rsidRPr="006518C9">
                    <w:rPr>
                      <w:lang w:val="en-US"/>
                    </w:rPr>
                    <w:t xml:space="preserve"> belongs to.</w:t>
                  </w:r>
                </w:p>
              </w:tc>
            </w:tr>
          </w:tbl>
          <w:p w14:paraId="5D61A7BF" w14:textId="77777777" w:rsidR="00921A47" w:rsidRPr="006518C9" w:rsidRDefault="00921A47">
            <w:pPr>
              <w:rPr>
                <w:sz w:val="24"/>
                <w:szCs w:val="24"/>
                <w:lang w:val="en-US"/>
              </w:rPr>
            </w:pPr>
          </w:p>
        </w:tc>
      </w:tr>
      <w:tr w:rsidR="00921A47" w:rsidRPr="006518C9" w14:paraId="7B5633C1" w14:textId="77777777" w:rsidTr="00921A47">
        <w:trPr>
          <w:tblCellSpacing w:w="15" w:type="dxa"/>
        </w:trPr>
        <w:tc>
          <w:tcPr>
            <w:tcW w:w="0" w:type="auto"/>
            <w:vAlign w:val="center"/>
            <w:hideMark/>
          </w:tcPr>
          <w:p w14:paraId="235B9F0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CF0576A" w14:textId="77777777" w:rsidR="00921A47" w:rsidRPr="006518C9" w:rsidRDefault="00921A47">
            <w:pPr>
              <w:rPr>
                <w:sz w:val="24"/>
                <w:szCs w:val="24"/>
                <w:lang w:val="en-US"/>
              </w:rPr>
            </w:pPr>
            <w:r w:rsidRPr="006518C9">
              <w:rPr>
                <w:lang w:val="en-US"/>
              </w:rPr>
              <w:t>none</w:t>
            </w:r>
          </w:p>
        </w:tc>
      </w:tr>
      <w:tr w:rsidR="00921A47" w:rsidRPr="006518C9" w14:paraId="3EDF87E5" w14:textId="77777777" w:rsidTr="00921A47">
        <w:trPr>
          <w:tblCellSpacing w:w="15" w:type="dxa"/>
        </w:trPr>
        <w:tc>
          <w:tcPr>
            <w:tcW w:w="0" w:type="auto"/>
            <w:vAlign w:val="center"/>
            <w:hideMark/>
          </w:tcPr>
          <w:p w14:paraId="350C606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DC5CC3" w14:textId="77777777" w:rsidR="00921A47" w:rsidRPr="006518C9" w:rsidRDefault="00921A47">
            <w:pPr>
              <w:rPr>
                <w:sz w:val="24"/>
                <w:szCs w:val="24"/>
                <w:lang w:val="en-US"/>
              </w:rPr>
            </w:pPr>
          </w:p>
        </w:tc>
      </w:tr>
    </w:tbl>
    <w:p w14:paraId="206D3AFA" w14:textId="77777777" w:rsidR="00921A47" w:rsidRPr="006518C9" w:rsidRDefault="00921A47" w:rsidP="00921A47">
      <w:pPr>
        <w:rPr>
          <w:lang w:val="en-US"/>
        </w:rPr>
      </w:pPr>
    </w:p>
    <w:p w14:paraId="197C5A0C" w14:textId="77777777" w:rsidR="00921A47" w:rsidRPr="006518C9" w:rsidRDefault="00921A47" w:rsidP="00921A47">
      <w:pPr>
        <w:pStyle w:val="Heading2"/>
      </w:pPr>
      <w:bookmarkStart w:id="422" w:name="_Toc476057239"/>
      <w:r w:rsidRPr="006518C9">
        <w:t>Element &lt;</w:t>
      </w:r>
      <w:bookmarkStart w:id="423" w:name="ParentTolerance"/>
      <w:proofErr w:type="spellStart"/>
      <w:r w:rsidRPr="006518C9">
        <w:t>ParentTolerance</w:t>
      </w:r>
      <w:bookmarkEnd w:id="423"/>
      <w:proofErr w:type="spellEnd"/>
      <w:r w:rsidRPr="006518C9">
        <w:t>&gt;</w:t>
      </w:r>
      <w:bookmarkEnd w:id="4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44B22995" w14:textId="77777777" w:rsidTr="00921A47">
        <w:trPr>
          <w:tblCellSpacing w:w="15" w:type="dxa"/>
        </w:trPr>
        <w:tc>
          <w:tcPr>
            <w:tcW w:w="0" w:type="auto"/>
            <w:vAlign w:val="center"/>
            <w:hideMark/>
          </w:tcPr>
          <w:p w14:paraId="52972D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CA3724"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C9CA8FD" w14:textId="77777777" w:rsidTr="00921A47">
        <w:trPr>
          <w:tblCellSpacing w:w="15" w:type="dxa"/>
        </w:trPr>
        <w:tc>
          <w:tcPr>
            <w:tcW w:w="0" w:type="auto"/>
            <w:vAlign w:val="center"/>
            <w:hideMark/>
          </w:tcPr>
          <w:p w14:paraId="01F21A3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E55939"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7A25FAF4" w14:textId="77777777" w:rsidTr="00921A47">
        <w:trPr>
          <w:tblCellSpacing w:w="15" w:type="dxa"/>
        </w:trPr>
        <w:tc>
          <w:tcPr>
            <w:tcW w:w="0" w:type="auto"/>
            <w:vAlign w:val="center"/>
            <w:hideMark/>
          </w:tcPr>
          <w:p w14:paraId="010BD51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FBA642" w14:textId="77777777" w:rsidR="00921A47" w:rsidRPr="006518C9" w:rsidRDefault="00921A47">
            <w:pPr>
              <w:rPr>
                <w:sz w:val="24"/>
                <w:szCs w:val="24"/>
                <w:lang w:val="en-US"/>
              </w:rPr>
            </w:pPr>
            <w:r w:rsidRPr="006518C9">
              <w:rPr>
                <w:lang w:val="en-US"/>
              </w:rPr>
              <w:t>none</w:t>
            </w:r>
          </w:p>
        </w:tc>
      </w:tr>
      <w:tr w:rsidR="00921A47" w:rsidRPr="006518C9" w14:paraId="21763994" w14:textId="77777777" w:rsidTr="00921A47">
        <w:trPr>
          <w:tblCellSpacing w:w="15" w:type="dxa"/>
        </w:trPr>
        <w:tc>
          <w:tcPr>
            <w:tcW w:w="0" w:type="auto"/>
            <w:vAlign w:val="center"/>
            <w:hideMark/>
          </w:tcPr>
          <w:p w14:paraId="1E196B2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57DEA8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0DBE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4A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0841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28EB7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FCE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77031"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C7BC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8030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8F6A" w14:textId="77777777" w:rsidR="00921A47" w:rsidRPr="006518C9" w:rsidRDefault="00921A47">
                  <w:pPr>
                    <w:rPr>
                      <w:sz w:val="24"/>
                      <w:szCs w:val="24"/>
                      <w:lang w:val="en-US"/>
                    </w:rPr>
                  </w:pPr>
                  <w:r w:rsidRPr="006518C9">
                    <w:rPr>
                      <w:lang w:val="en-US"/>
                    </w:rPr>
                    <w:t>A single entry from an ontology or a controlled vocabulary.</w:t>
                  </w:r>
                </w:p>
              </w:tc>
            </w:tr>
          </w:tbl>
          <w:p w14:paraId="4D0705CC" w14:textId="77777777" w:rsidR="00921A47" w:rsidRPr="006518C9" w:rsidRDefault="00921A47">
            <w:pPr>
              <w:rPr>
                <w:sz w:val="24"/>
                <w:szCs w:val="24"/>
                <w:lang w:val="en-US"/>
              </w:rPr>
            </w:pPr>
          </w:p>
        </w:tc>
      </w:tr>
      <w:tr w:rsidR="00921A47" w:rsidRPr="006518C9" w14:paraId="2D7DA507" w14:textId="77777777" w:rsidTr="00921A47">
        <w:trPr>
          <w:tblCellSpacing w:w="15" w:type="dxa"/>
        </w:trPr>
        <w:tc>
          <w:tcPr>
            <w:tcW w:w="0" w:type="auto"/>
            <w:vAlign w:val="center"/>
            <w:hideMark/>
          </w:tcPr>
          <w:p w14:paraId="4F8BADC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C963196" w14:textId="77777777" w:rsidR="00921A47" w:rsidRPr="006518C9" w:rsidRDefault="00921A47">
            <w:pPr>
              <w:pStyle w:val="HTMLPreformatted"/>
            </w:pPr>
            <w:r w:rsidRPr="006518C9">
              <w:t>&lt;</w:t>
            </w:r>
            <w:proofErr w:type="spellStart"/>
            <w:r w:rsidRPr="006518C9">
              <w:t>ParentTolerance</w:t>
            </w:r>
            <w:proofErr w:type="spellEnd"/>
            <w:r w:rsidRPr="006518C9">
              <w:t>&gt;</w:t>
            </w:r>
          </w:p>
          <w:p w14:paraId="68F92B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39FBFA7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12C5132F" w14:textId="77777777" w:rsidR="00921A47" w:rsidRPr="006518C9" w:rsidRDefault="00921A47">
            <w:pPr>
              <w:pStyle w:val="HTMLPreformatted"/>
            </w:pPr>
            <w:r w:rsidRPr="006518C9">
              <w:t>&lt;/</w:t>
            </w:r>
            <w:proofErr w:type="spellStart"/>
            <w:r w:rsidRPr="006518C9">
              <w:t>ParentTolerance</w:t>
            </w:r>
            <w:proofErr w:type="spellEnd"/>
            <w:r w:rsidRPr="006518C9">
              <w:t>&gt;</w:t>
            </w:r>
          </w:p>
        </w:tc>
      </w:tr>
      <w:tr w:rsidR="00921A47" w:rsidRPr="006518C9" w14:paraId="184BF033" w14:textId="77777777" w:rsidTr="00921A47">
        <w:trPr>
          <w:tblCellSpacing w:w="15" w:type="dxa"/>
        </w:trPr>
        <w:tc>
          <w:tcPr>
            <w:tcW w:w="0" w:type="auto"/>
            <w:vAlign w:val="center"/>
            <w:hideMark/>
          </w:tcPr>
          <w:p w14:paraId="4830C4C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1FABC59" w14:textId="77777777" w:rsidR="00921A47" w:rsidRPr="006518C9" w:rsidRDefault="00921A47">
            <w:pPr>
              <w:pStyle w:val="HTMLPreformatted"/>
            </w:pPr>
            <w:r w:rsidRPr="006518C9">
              <w:t>Path /MzIdentML/AnalysisProtocolCollection/SpectrumIdentificationProtocol/ParentTolerance</w:t>
            </w:r>
          </w:p>
          <w:p w14:paraId="5B186DEF" w14:textId="77777777" w:rsidR="00921A47" w:rsidRPr="006518C9" w:rsidRDefault="00921A47">
            <w:pPr>
              <w:pStyle w:val="HTMLPreformatted"/>
            </w:pPr>
            <w:r w:rsidRPr="006518C9">
              <w:t xml:space="preserve">MUST supply term </w:t>
            </w:r>
            <w:hyperlink r:id="rId176"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33E4E3A" w14:textId="77777777" w:rsidR="00921A47" w:rsidRPr="006518C9" w:rsidRDefault="00921A47">
            <w:pPr>
              <w:pStyle w:val="HTMLPreformatted"/>
            </w:pPr>
            <w:r w:rsidRPr="006518C9">
              <w:t xml:space="preserve">MUST supply term </w:t>
            </w:r>
            <w:hyperlink r:id="rId177"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2F904B32" w14:textId="77777777" w:rsidTr="00921A47">
        <w:trPr>
          <w:tblCellSpacing w:w="15" w:type="dxa"/>
        </w:trPr>
        <w:tc>
          <w:tcPr>
            <w:tcW w:w="0" w:type="auto"/>
            <w:vAlign w:val="center"/>
            <w:hideMark/>
          </w:tcPr>
          <w:p w14:paraId="344A81E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9678A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043991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4DA199A0" w14:textId="77777777" w:rsidR="00921A47" w:rsidRPr="006518C9" w:rsidRDefault="00921A47" w:rsidP="00921A47">
      <w:pPr>
        <w:rPr>
          <w:lang w:val="en-US"/>
        </w:rPr>
      </w:pPr>
    </w:p>
    <w:p w14:paraId="4B8F6E82" w14:textId="77777777" w:rsidR="00921A47" w:rsidRPr="006518C9" w:rsidRDefault="00921A47" w:rsidP="00921A47">
      <w:pPr>
        <w:pStyle w:val="Heading2"/>
      </w:pPr>
      <w:bookmarkStart w:id="424" w:name="_Toc476057240"/>
      <w:r w:rsidRPr="006518C9">
        <w:t>Element &lt;</w:t>
      </w:r>
      <w:bookmarkStart w:id="425" w:name="Peptide"/>
      <w:r w:rsidRPr="006518C9">
        <w:t>Peptide</w:t>
      </w:r>
      <w:bookmarkEnd w:id="425"/>
      <w:r w:rsidRPr="006518C9">
        <w:t>&gt;</w:t>
      </w:r>
      <w:bookmarkEnd w:id="4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3082A2A8" w14:textId="77777777" w:rsidTr="00921A47">
        <w:trPr>
          <w:tblCellSpacing w:w="15" w:type="dxa"/>
        </w:trPr>
        <w:tc>
          <w:tcPr>
            <w:tcW w:w="0" w:type="auto"/>
            <w:vAlign w:val="center"/>
            <w:hideMark/>
          </w:tcPr>
          <w:p w14:paraId="588F53D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D8FEDB8"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659F6F6D"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0B1FFEFB" w14:textId="77777777" w:rsidTr="00921A47">
        <w:trPr>
          <w:tblCellSpacing w:w="15" w:type="dxa"/>
        </w:trPr>
        <w:tc>
          <w:tcPr>
            <w:tcW w:w="0" w:type="auto"/>
            <w:vAlign w:val="center"/>
            <w:hideMark/>
          </w:tcPr>
          <w:p w14:paraId="1EA6DCC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26F83CD" w14:textId="77777777" w:rsidR="00921A47" w:rsidRPr="006518C9" w:rsidRDefault="00921A47">
            <w:pPr>
              <w:rPr>
                <w:sz w:val="24"/>
                <w:szCs w:val="24"/>
                <w:lang w:val="en-US"/>
              </w:rPr>
            </w:pPr>
            <w:proofErr w:type="spellStart"/>
            <w:r w:rsidRPr="006518C9">
              <w:rPr>
                <w:lang w:val="en-US"/>
              </w:rPr>
              <w:t>PeptideType</w:t>
            </w:r>
            <w:proofErr w:type="spellEnd"/>
            <w:r w:rsidRPr="006518C9">
              <w:rPr>
                <w:lang w:val="en-US"/>
              </w:rPr>
              <w:t xml:space="preserve"> </w:t>
            </w:r>
          </w:p>
        </w:tc>
      </w:tr>
      <w:tr w:rsidR="00921A47" w:rsidRPr="006518C9" w14:paraId="71EFB84D" w14:textId="77777777" w:rsidTr="00921A47">
        <w:trPr>
          <w:tblCellSpacing w:w="15" w:type="dxa"/>
        </w:trPr>
        <w:tc>
          <w:tcPr>
            <w:tcW w:w="0" w:type="auto"/>
            <w:vAlign w:val="center"/>
            <w:hideMark/>
          </w:tcPr>
          <w:p w14:paraId="65859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161D871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D6F7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9A3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100C7"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DE786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32E9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BE92"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2924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FF259D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DD28A"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0D4693A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305E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5318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288CE26"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5948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79C4AD5" w14:textId="77777777" w:rsidR="00921A47" w:rsidRPr="006518C9" w:rsidRDefault="00921A47">
            <w:pPr>
              <w:rPr>
                <w:sz w:val="24"/>
                <w:szCs w:val="24"/>
                <w:lang w:val="en-US"/>
              </w:rPr>
            </w:pPr>
          </w:p>
        </w:tc>
      </w:tr>
      <w:tr w:rsidR="00921A47" w:rsidRPr="006518C9" w14:paraId="4958C08F" w14:textId="77777777" w:rsidTr="00921A47">
        <w:trPr>
          <w:tblCellSpacing w:w="15" w:type="dxa"/>
        </w:trPr>
        <w:tc>
          <w:tcPr>
            <w:tcW w:w="0" w:type="auto"/>
            <w:vAlign w:val="center"/>
            <w:hideMark/>
          </w:tcPr>
          <w:p w14:paraId="147E43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2FECAEA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17F1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46D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FFF5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38C31AE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10ABB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B548" w14:textId="77777777" w:rsidR="00921A47" w:rsidRPr="006518C9" w:rsidRDefault="00C741B0">
                  <w:pPr>
                    <w:rPr>
                      <w:sz w:val="24"/>
                      <w:szCs w:val="24"/>
                      <w:lang w:val="en-US"/>
                    </w:rPr>
                  </w:pPr>
                  <w:hyperlink w:anchor="PeptideSequence" w:history="1">
                    <w:proofErr w:type="spellStart"/>
                    <w:r w:rsidR="00921A47" w:rsidRPr="006518C9">
                      <w:rPr>
                        <w:rStyle w:val="Hyperlink"/>
                        <w:lang w:val="en-US"/>
                      </w:rPr>
                      <w:t>PeptideSequence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858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5B14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F5E19C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D8B449"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1242" w14:textId="77777777" w:rsidR="00921A47" w:rsidRPr="006518C9" w:rsidRDefault="00C741B0">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5E21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A4FE8"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8E85A2F"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 xml:space="preserve">provided as </w:t>
                  </w:r>
                  <w:proofErr w:type="spellStart"/>
                  <w:r w:rsidRPr="006518C9">
                    <w:rPr>
                      <w:lang w:val="en-US"/>
                    </w:rPr>
                    <w:t>cvParams</w:t>
                  </w:r>
                  <w:proofErr w:type="spellEnd"/>
                  <w:r w:rsidRPr="006518C9">
                    <w:rPr>
                      <w:lang w:val="en-US"/>
                    </w:rPr>
                    <w:t xml:space="preserve">, it is assumed that the modification is ambiguous </w:t>
                  </w:r>
                  <w:proofErr w:type="gramStart"/>
                  <w:r w:rsidRPr="006518C9">
                    <w:rPr>
                      <w:lang w:val="en-US"/>
                    </w:rPr>
                    <w:t>i.e.</w:t>
                  </w:r>
                  <w:proofErr w:type="gramEnd"/>
                  <w:r w:rsidRPr="006518C9">
                    <w:rPr>
                      <w:lang w:val="en-US"/>
                    </w:rPr>
                    <w:t xml:space="preserv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w:t>
                  </w:r>
                  <w:proofErr w:type="gramStart"/>
                  <w:r w:rsidRPr="006518C9">
                    <w:rPr>
                      <w:lang w:val="en-US"/>
                    </w:rPr>
                    <w:t>e.g.</w:t>
                  </w:r>
                  <w:proofErr w:type="gramEnd"/>
                  <w:r w:rsidRPr="006518C9">
                    <w:rPr>
                      <w:lang w:val="en-US"/>
                    </w:rPr>
                    <w:t xml:space="preserve">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If more complex information should be given about neutral losses (such as presence/absence on particular product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2255F70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92DFB" w14:textId="77777777" w:rsidR="00921A47" w:rsidRPr="006518C9" w:rsidRDefault="00C741B0">
                  <w:pPr>
                    <w:rPr>
                      <w:sz w:val="24"/>
                      <w:szCs w:val="24"/>
                      <w:lang w:val="en-US"/>
                    </w:rPr>
                  </w:pPr>
                  <w:hyperlink w:anchor="SubstitutionModification" w:history="1">
                    <w:proofErr w:type="spellStart"/>
                    <w:r w:rsidR="00921A47" w:rsidRPr="006518C9">
                      <w:rPr>
                        <w:rStyle w:val="Hyperlink"/>
                        <w:lang w:val="en-US"/>
                      </w:rPr>
                      <w:t>SubstitutionModification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B5F1B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CDA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697263"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75340A6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F30184"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E0F5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C6D6"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8ABE31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505D30E"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EEC0D"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328D3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05F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CD1BB28" w14:textId="77777777" w:rsidR="00921A47" w:rsidRPr="006518C9" w:rsidRDefault="00921A47">
                  <w:pPr>
                    <w:rPr>
                      <w:sz w:val="24"/>
                      <w:szCs w:val="24"/>
                      <w:lang w:val="en-US"/>
                    </w:rPr>
                  </w:pPr>
                  <w:r w:rsidRPr="006518C9">
                    <w:rPr>
                      <w:lang w:val="en-US"/>
                    </w:rPr>
                    <w:t>A single user-defined parameter.</w:t>
                  </w:r>
                </w:p>
              </w:tc>
            </w:tr>
          </w:tbl>
          <w:p w14:paraId="7B7EC501" w14:textId="77777777" w:rsidR="00921A47" w:rsidRPr="006518C9" w:rsidRDefault="00921A47">
            <w:pPr>
              <w:rPr>
                <w:sz w:val="24"/>
                <w:szCs w:val="24"/>
                <w:lang w:val="en-US"/>
              </w:rPr>
            </w:pPr>
          </w:p>
        </w:tc>
      </w:tr>
      <w:tr w:rsidR="00921A47" w:rsidRPr="006518C9" w14:paraId="5F38FC82" w14:textId="77777777" w:rsidTr="00921A47">
        <w:trPr>
          <w:tblCellSpacing w:w="15" w:type="dxa"/>
        </w:trPr>
        <w:tc>
          <w:tcPr>
            <w:tcW w:w="0" w:type="auto"/>
            <w:vAlign w:val="center"/>
            <w:hideMark/>
          </w:tcPr>
          <w:p w14:paraId="6CDFF7E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7363D78" w14:textId="77777777" w:rsidR="000C18A7" w:rsidRPr="006518C9" w:rsidRDefault="00921A47">
            <w:pPr>
              <w:pStyle w:val="HTMLPreformatted"/>
            </w:pPr>
            <w:r w:rsidRPr="006518C9">
              <w:t>&lt;Peptide id="CCPQCCSSGCSQNLCGPLCVTTPYYCTR_##Carbamidomethyl(C):1##Carbamidomethyl(C):2##Carbamidomethyl(C):</w:t>
            </w:r>
          </w:p>
          <w:p w14:paraId="26E11BCE" w14:textId="77777777" w:rsidR="000C18A7" w:rsidRPr="006518C9" w:rsidRDefault="00921A47">
            <w:pPr>
              <w:pStyle w:val="HTMLPreformatted"/>
            </w:pPr>
            <w:r w:rsidRPr="006518C9">
              <w:t>5##Carbamidomethyl(C):6##Carbamidomethyl(C):10##Carbamidomethyl(C):15##Carbamidomethyl(C):</w:t>
            </w:r>
          </w:p>
          <w:p w14:paraId="24F4874D" w14:textId="77777777" w:rsidR="00921A47" w:rsidRPr="006518C9" w:rsidRDefault="00921A47">
            <w:pPr>
              <w:pStyle w:val="HTMLPreformatted"/>
            </w:pPr>
            <w:r w:rsidRPr="006518C9">
              <w:t>19##Carbamidomethyl(C):26"&gt;</w:t>
            </w:r>
          </w:p>
          <w:p w14:paraId="53F76A2A" w14:textId="77777777" w:rsidR="00921A47" w:rsidRPr="006518C9" w:rsidRDefault="00921A47">
            <w:pPr>
              <w:pStyle w:val="HTMLPreformatted"/>
            </w:pPr>
            <w:r w:rsidRPr="006518C9">
              <w:t xml:space="preserve">  &lt;</w:t>
            </w:r>
            <w:proofErr w:type="spellStart"/>
            <w:r w:rsidRPr="006518C9">
              <w:t>PeptideSequence</w:t>
            </w:r>
            <w:proofErr w:type="spellEnd"/>
            <w:r w:rsidRPr="006518C9">
              <w:t>&gt;CCPQCCSSGCSQNLCGPLCVTTPYYCTR&lt;/</w:t>
            </w:r>
            <w:proofErr w:type="spellStart"/>
            <w:r w:rsidRPr="006518C9">
              <w:t>PeptideSequence</w:t>
            </w:r>
            <w:proofErr w:type="spellEnd"/>
            <w:r w:rsidRPr="006518C9">
              <w:t>&gt;</w:t>
            </w:r>
          </w:p>
          <w:p w14:paraId="55B0BB40" w14:textId="77777777" w:rsidR="00921A47" w:rsidRPr="006518C9" w:rsidRDefault="00921A47">
            <w:pPr>
              <w:pStyle w:val="HTMLPreformatted"/>
            </w:pPr>
            <w:r w:rsidRPr="006518C9">
              <w:t xml:space="preserve">  &lt;Modification location="1" residues="C" </w:t>
            </w:r>
            <w:proofErr w:type="spellStart"/>
            <w:r w:rsidRPr="006518C9">
              <w:t>monoisotopicMassDelta</w:t>
            </w:r>
            <w:proofErr w:type="spellEnd"/>
            <w:r w:rsidRPr="006518C9">
              <w:t>="57.02147"&gt;</w:t>
            </w:r>
          </w:p>
          <w:p w14:paraId="780C78F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11897918" w14:textId="77777777" w:rsidR="00921A47" w:rsidRPr="006518C9" w:rsidRDefault="00921A47">
            <w:pPr>
              <w:pStyle w:val="HTMLPreformatted"/>
            </w:pPr>
            <w:r w:rsidRPr="006518C9">
              <w:t xml:space="preserve">  &lt;/Modification&gt;</w:t>
            </w:r>
          </w:p>
          <w:p w14:paraId="61F74DC8" w14:textId="77777777" w:rsidR="00921A47" w:rsidRPr="006518C9" w:rsidRDefault="00921A47">
            <w:pPr>
              <w:pStyle w:val="HTMLPreformatted"/>
            </w:pPr>
            <w:r w:rsidRPr="006518C9">
              <w:t xml:space="preserve">  &lt;Modification location="2" residues="C" </w:t>
            </w:r>
            <w:proofErr w:type="spellStart"/>
            <w:r w:rsidRPr="006518C9">
              <w:t>monoisotopicMassDelta</w:t>
            </w:r>
            <w:proofErr w:type="spellEnd"/>
            <w:r w:rsidRPr="006518C9">
              <w:t>="57.02147"&gt;</w:t>
            </w:r>
          </w:p>
          <w:p w14:paraId="676FD71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89C24C3" w14:textId="77777777" w:rsidR="00921A47" w:rsidRPr="006518C9" w:rsidRDefault="00921A47">
            <w:pPr>
              <w:pStyle w:val="HTMLPreformatted"/>
            </w:pPr>
            <w:r w:rsidRPr="006518C9">
              <w:t xml:space="preserve">  ...</w:t>
            </w:r>
          </w:p>
          <w:p w14:paraId="293B33A5" w14:textId="77777777" w:rsidR="00921A47" w:rsidRPr="006518C9" w:rsidRDefault="00921A47">
            <w:pPr>
              <w:pStyle w:val="HTMLPreformatted"/>
            </w:pPr>
            <w:r w:rsidRPr="006518C9">
              <w:t>&lt;/Peptide&gt;</w:t>
            </w:r>
          </w:p>
        </w:tc>
      </w:tr>
      <w:tr w:rsidR="00921A47" w:rsidRPr="006518C9" w14:paraId="5EE5C2E7" w14:textId="77777777" w:rsidTr="00921A47">
        <w:trPr>
          <w:tblCellSpacing w:w="15" w:type="dxa"/>
        </w:trPr>
        <w:tc>
          <w:tcPr>
            <w:tcW w:w="0" w:type="auto"/>
            <w:vAlign w:val="center"/>
            <w:hideMark/>
          </w:tcPr>
          <w:p w14:paraId="283BF09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E892014"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/Peptide</w:t>
            </w:r>
          </w:p>
          <w:p w14:paraId="0DA06F98" w14:textId="77777777" w:rsidR="00921A47" w:rsidRPr="006518C9" w:rsidRDefault="00921A47">
            <w:pPr>
              <w:pStyle w:val="HTMLPreformatted"/>
            </w:pPr>
            <w:r w:rsidRPr="006518C9">
              <w:t xml:space="preserve">MAY supply a *child* term of </w:t>
            </w:r>
            <w:hyperlink r:id="rId178"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2F7309F6" w14:textId="77777777" w:rsidR="00921A47" w:rsidRPr="006518C9" w:rsidRDefault="00844757" w:rsidP="00921A47">
      <w:pPr>
        <w:rPr>
          <w:b/>
          <w:lang w:val="en-US"/>
        </w:rPr>
      </w:pPr>
      <w:r w:rsidRPr="006518C9">
        <w:rPr>
          <w:b/>
          <w:lang w:val="en-US"/>
        </w:rPr>
        <w:t>Example for cross-linking:</w:t>
      </w:r>
    </w:p>
    <w:p w14:paraId="6B51E76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402632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&gt;KYLYEIAR&lt;/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147AB5E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42A078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E812CD" w:rsidRPr="006518C9">
        <w:rPr>
          <w:rFonts w:ascii="Courier New" w:hAnsi="Courier New" w:cs="Courier New"/>
          <w:sz w:val="14"/>
          <w:szCs w:val="14"/>
          <w:lang w:val="en-US"/>
        </w:rPr>
        <w:t>hydrolysed</w:t>
      </w:r>
      <w:proofErr w:type="spellEnd"/>
      <w:r w:rsidR="00E812CD"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132A86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2F72B61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="155.094628715"&gt;</w:t>
      </w:r>
    </w:p>
    <w:p w14:paraId="5EC00E7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8F8702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F28DF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="0.0"&gt;</w:t>
      </w:r>
    </w:p>
    <w:p w14:paraId="1D3CE66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accession="MS:1002510" name="cross-link acceptor"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5F63D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A8717D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4BA94A1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388B87A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&gt;LSVEAFEK&lt;/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5BDF055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="138.06807961"&gt;</w:t>
      </w:r>
    </w:p>
    <w:p w14:paraId="15DC393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C8ABFD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accession="MS:1002509" name="cross-link donor"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1EDF63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10C744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25D593C6" w14:textId="77777777" w:rsidR="00343259" w:rsidRPr="006518C9" w:rsidRDefault="00343259" w:rsidP="00343259">
      <w:pPr>
        <w:rPr>
          <w:rFonts w:cs="Arial"/>
          <w:lang w:val="en-US"/>
        </w:rPr>
      </w:pPr>
    </w:p>
    <w:p w14:paraId="0D92CD74" w14:textId="77777777" w:rsidR="00921A47" w:rsidRPr="006518C9" w:rsidRDefault="00921A47" w:rsidP="00921A47">
      <w:pPr>
        <w:pStyle w:val="Heading2"/>
      </w:pPr>
      <w:bookmarkStart w:id="426" w:name="_Toc476057241"/>
      <w:r w:rsidRPr="006518C9">
        <w:t>Element &lt;</w:t>
      </w:r>
      <w:bookmarkStart w:id="427" w:name="PeptideEvidence"/>
      <w:proofErr w:type="spellStart"/>
      <w:r w:rsidRPr="006518C9">
        <w:t>PeptideEvidence</w:t>
      </w:r>
      <w:bookmarkEnd w:id="427"/>
      <w:proofErr w:type="spellEnd"/>
      <w:r w:rsidRPr="006518C9">
        <w:t>&gt;</w:t>
      </w:r>
      <w:bookmarkEnd w:id="4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30B3649" w14:textId="77777777" w:rsidTr="00921A47">
        <w:trPr>
          <w:tblCellSpacing w:w="15" w:type="dxa"/>
        </w:trPr>
        <w:tc>
          <w:tcPr>
            <w:tcW w:w="0" w:type="auto"/>
            <w:vAlign w:val="center"/>
            <w:hideMark/>
          </w:tcPr>
          <w:p w14:paraId="53E0894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FFFE40" w14:textId="77777777" w:rsidR="000C18A7" w:rsidRPr="006518C9" w:rsidRDefault="00921A47">
            <w:pPr>
              <w:rPr>
                <w:lang w:val="en-US"/>
              </w:rPr>
            </w:pPr>
            <w:proofErr w:type="spellStart"/>
            <w:r w:rsidRPr="006518C9">
              <w:rPr>
                <w:lang w:val="en-US"/>
              </w:rPr>
              <w:t>PeptideEvidence</w:t>
            </w:r>
            <w:proofErr w:type="spellEnd"/>
            <w:r w:rsidRPr="006518C9">
              <w:rPr>
                <w:lang w:val="en-US"/>
              </w:rPr>
              <w:t xml:space="preserve"> links a specific Peptide element to a spec</w:t>
            </w:r>
            <w:r w:rsidR="000C18A7" w:rsidRPr="006518C9">
              <w:rPr>
                <w:lang w:val="en-US"/>
              </w:rPr>
              <w:t xml:space="preserve">ific position in a </w:t>
            </w:r>
            <w:proofErr w:type="spellStart"/>
            <w:r w:rsidR="000C18A7" w:rsidRPr="006518C9">
              <w:rPr>
                <w:lang w:val="en-US"/>
              </w:rPr>
              <w:t>DBSequence</w:t>
            </w:r>
            <w:proofErr w:type="spellEnd"/>
            <w:r w:rsidR="000C18A7" w:rsidRPr="006518C9">
              <w:rPr>
                <w:lang w:val="en-US"/>
              </w:rPr>
              <w:t>.</w:t>
            </w:r>
          </w:p>
          <w:p w14:paraId="62C9CEB1" w14:textId="77777777" w:rsidR="00921A47" w:rsidRPr="006518C9" w:rsidRDefault="00921A47">
            <w:pPr>
              <w:rPr>
                <w:sz w:val="24"/>
                <w:szCs w:val="24"/>
                <w:lang w:val="en-US"/>
              </w:rPr>
            </w:pPr>
            <w:r w:rsidRPr="006518C9">
              <w:rPr>
                <w:lang w:val="en-US"/>
              </w:rPr>
              <w:t xml:space="preserve">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r w:rsidR="00921A47" w:rsidRPr="006518C9" w14:paraId="2DF60AB6" w14:textId="77777777" w:rsidTr="00921A47">
        <w:trPr>
          <w:tblCellSpacing w:w="15" w:type="dxa"/>
        </w:trPr>
        <w:tc>
          <w:tcPr>
            <w:tcW w:w="0" w:type="auto"/>
            <w:vAlign w:val="center"/>
            <w:hideMark/>
          </w:tcPr>
          <w:p w14:paraId="102E94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0376EB" w14:textId="77777777" w:rsidR="00921A47" w:rsidRPr="006518C9" w:rsidRDefault="00921A47">
            <w:pPr>
              <w:rPr>
                <w:sz w:val="24"/>
                <w:szCs w:val="24"/>
                <w:lang w:val="en-US"/>
              </w:rPr>
            </w:pPr>
            <w:proofErr w:type="spellStart"/>
            <w:r w:rsidRPr="006518C9">
              <w:rPr>
                <w:lang w:val="en-US"/>
              </w:rPr>
              <w:t>PeptideEvidenceType</w:t>
            </w:r>
            <w:proofErr w:type="spellEnd"/>
            <w:r w:rsidRPr="006518C9">
              <w:rPr>
                <w:lang w:val="en-US"/>
              </w:rPr>
              <w:t xml:space="preserve"> </w:t>
            </w:r>
          </w:p>
        </w:tc>
      </w:tr>
      <w:tr w:rsidR="00921A47" w:rsidRPr="006518C9" w14:paraId="6278E5AD" w14:textId="77777777" w:rsidTr="00921A47">
        <w:trPr>
          <w:tblCellSpacing w:w="15" w:type="dxa"/>
        </w:trPr>
        <w:tc>
          <w:tcPr>
            <w:tcW w:w="0" w:type="auto"/>
            <w:vAlign w:val="center"/>
            <w:hideMark/>
          </w:tcPr>
          <w:p w14:paraId="5305AC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3D00BD3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40A26"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AC6121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01435"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03FC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F063B7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75D9D" w14:textId="77777777" w:rsidR="00921A47" w:rsidRPr="006518C9" w:rsidRDefault="00921A47">
                  <w:pPr>
                    <w:rPr>
                      <w:sz w:val="24"/>
                      <w:szCs w:val="24"/>
                      <w:lang w:val="en-US"/>
                    </w:rPr>
                  </w:pPr>
                  <w:proofErr w:type="spellStart"/>
                  <w:r w:rsidRPr="006518C9">
                    <w:rPr>
                      <w:lang w:val="en-US"/>
                    </w:rPr>
                    <w:lastRenderedPageBreak/>
                    <w:t>dBSequence_ref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787F352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3285485"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D3F434F"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0D65B62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4112F"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BB40087"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852DA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473668F7"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0594175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8E72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A97C057" w14:textId="77777777" w:rsidR="00921A47" w:rsidRPr="006518C9" w:rsidRDefault="00921A47">
                  <w:pPr>
                    <w:rPr>
                      <w:sz w:val="24"/>
                      <w:szCs w:val="24"/>
                      <w:lang w:val="en-US"/>
                    </w:rPr>
                  </w:pPr>
                  <w:proofErr w:type="spellStart"/>
                  <w:r w:rsidRPr="006518C9">
                    <w:rPr>
                      <w:lang w:val="en-US"/>
                    </w:rPr>
                    <w:t>allowed_frames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BAC44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A082584" w14:textId="77777777" w:rsidR="00921A47" w:rsidRPr="006518C9" w:rsidRDefault="00921A47">
                  <w:pPr>
                    <w:rPr>
                      <w:sz w:val="24"/>
                      <w:szCs w:val="24"/>
                      <w:lang w:val="en-US"/>
                    </w:rPr>
                  </w:pPr>
                  <w:r w:rsidRPr="006518C9">
                    <w:rPr>
                      <w:lang w:val="en-US"/>
                    </w:rPr>
                    <w:t xml:space="preserve">The translation frame of this sequence if this is </w:t>
                  </w:r>
                  <w:proofErr w:type="spellStart"/>
                  <w:r w:rsidRPr="006518C9">
                    <w:rPr>
                      <w:lang w:val="en-US"/>
                    </w:rPr>
                    <w:t>PeptideEvidence</w:t>
                  </w:r>
                  <w:proofErr w:type="spellEnd"/>
                  <w:r w:rsidRPr="006518C9">
                    <w:rPr>
                      <w:lang w:val="en-US"/>
                    </w:rPr>
                    <w:t xml:space="preserve"> derived from nucleic acid sequence </w:t>
                  </w:r>
                </w:p>
              </w:tc>
            </w:tr>
            <w:tr w:rsidR="00921A47" w:rsidRPr="006518C9" w14:paraId="5696603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11F88"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C3368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404DEE"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CFAA4F1"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50F9E67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6977D" w14:textId="77777777" w:rsidR="00921A47" w:rsidRPr="006518C9" w:rsidRDefault="00921A47">
                  <w:pPr>
                    <w:rPr>
                      <w:sz w:val="24"/>
                      <w:szCs w:val="24"/>
                      <w:lang w:val="en-US"/>
                    </w:rPr>
                  </w:pPr>
                  <w:proofErr w:type="spellStart"/>
                  <w:r w:rsidRPr="006518C9">
                    <w:rPr>
                      <w:lang w:val="en-US"/>
                    </w:rPr>
                    <w:t>isDecoy</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4C1E915E"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BBB9FC2"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7ECC2CB"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5FCBCE0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B8C32"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C0E24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A0968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CBC531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67023D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CB3F2" w14:textId="77777777" w:rsidR="00921A47" w:rsidRPr="006518C9" w:rsidRDefault="00921A47">
                  <w:pPr>
                    <w:rPr>
                      <w:sz w:val="24"/>
                      <w:szCs w:val="24"/>
                      <w:lang w:val="en-US"/>
                    </w:rPr>
                  </w:pPr>
                  <w:proofErr w:type="spellStart"/>
                  <w:r w:rsidRPr="006518C9">
                    <w:rPr>
                      <w:lang w:val="en-US"/>
                    </w:rPr>
                    <w:t>peptide_ref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048021F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A47692"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A65977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6915A18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CD69C"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8620C25"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5478A974"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A1F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096ED2C" w14:textId="77777777" w:rsidR="00921A47" w:rsidRPr="006518C9" w:rsidRDefault="00921A47">
                  <w:pPr>
                    <w:rPr>
                      <w:sz w:val="24"/>
                      <w:szCs w:val="24"/>
                      <w:lang w:val="en-US"/>
                    </w:rPr>
                  </w:pPr>
                  <w:r w:rsidRPr="006518C9">
                    <w:rPr>
                      <w:lang w:val="en-US"/>
                    </w:rPr>
                    <w:t>Post flanking residue. If the peptide is C-terminal, post="-" and not post="". If for any reason it is unknown (</w:t>
                  </w:r>
                  <w:proofErr w:type="gramStart"/>
                  <w:r w:rsidRPr="006518C9">
                    <w:rPr>
                      <w:lang w:val="en-US"/>
                    </w:rPr>
                    <w:t>e.g.</w:t>
                  </w:r>
                  <w:proofErr w:type="gramEnd"/>
                  <w:r w:rsidRPr="006518C9">
                    <w:rPr>
                      <w:lang w:val="en-US"/>
                    </w:rPr>
                    <w:t xml:space="preserve"> </w:t>
                  </w:r>
                  <w:proofErr w:type="spellStart"/>
                  <w:r w:rsidRPr="006518C9">
                    <w:rPr>
                      <w:lang w:val="en-US"/>
                    </w:rPr>
                    <w:t>denovo</w:t>
                  </w:r>
                  <w:proofErr w:type="spellEnd"/>
                  <w:r w:rsidRPr="006518C9">
                    <w:rPr>
                      <w:lang w:val="en-US"/>
                    </w:rPr>
                    <w:t xml:space="preserve">), post="?" should be used. </w:t>
                  </w:r>
                </w:p>
              </w:tc>
            </w:tr>
            <w:tr w:rsidR="00921A47" w:rsidRPr="006518C9" w14:paraId="669305C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28B49"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7066827"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4BD68B17"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2D2FE"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1850164" w14:textId="77777777" w:rsidR="00921A47" w:rsidRPr="006518C9" w:rsidRDefault="00921A47">
                  <w:pPr>
                    <w:rPr>
                      <w:sz w:val="24"/>
                      <w:szCs w:val="24"/>
                      <w:lang w:val="en-US"/>
                    </w:rPr>
                  </w:pPr>
                  <w:r w:rsidRPr="006518C9">
                    <w:rPr>
                      <w:lang w:val="en-US"/>
                    </w:rPr>
                    <w:t>Previous flanking residue. If the peptide is N-terminal, pre="-" and not pre="". If for any reason it is unknown (</w:t>
                  </w:r>
                  <w:proofErr w:type="gramStart"/>
                  <w:r w:rsidRPr="006518C9">
                    <w:rPr>
                      <w:lang w:val="en-US"/>
                    </w:rPr>
                    <w:t>e.g.</w:t>
                  </w:r>
                  <w:proofErr w:type="gramEnd"/>
                  <w:r w:rsidRPr="006518C9">
                    <w:rPr>
                      <w:lang w:val="en-US"/>
                    </w:rPr>
                    <w:t xml:space="preserve"> </w:t>
                  </w:r>
                  <w:proofErr w:type="spellStart"/>
                  <w:r w:rsidRPr="006518C9">
                    <w:rPr>
                      <w:lang w:val="en-US"/>
                    </w:rPr>
                    <w:t>denovo</w:t>
                  </w:r>
                  <w:proofErr w:type="spellEnd"/>
                  <w:r w:rsidRPr="006518C9">
                    <w:rPr>
                      <w:lang w:val="en-US"/>
                    </w:rPr>
                    <w:t xml:space="preserve">), pre="?" should be used. </w:t>
                  </w:r>
                </w:p>
              </w:tc>
            </w:tr>
            <w:tr w:rsidR="00921A47" w:rsidRPr="006518C9" w14:paraId="03F0A38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E42A"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74DF41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996E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2DDFD5"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0A260B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D5D63" w14:textId="77777777" w:rsidR="00921A47" w:rsidRPr="006518C9" w:rsidRDefault="00921A47">
                  <w:pPr>
                    <w:rPr>
                      <w:sz w:val="24"/>
                      <w:szCs w:val="24"/>
                      <w:lang w:val="en-US"/>
                    </w:rPr>
                  </w:pPr>
                  <w:proofErr w:type="spellStart"/>
                  <w:r w:rsidRPr="006518C9">
                    <w:rPr>
                      <w:lang w:val="en-US"/>
                    </w:rPr>
                    <w:t>translationTable_ref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18B46A6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63615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B9A119B" w14:textId="77777777" w:rsidR="00921A47" w:rsidRPr="006518C9" w:rsidRDefault="00921A47">
                  <w:pPr>
                    <w:rPr>
                      <w:sz w:val="24"/>
                      <w:szCs w:val="24"/>
                      <w:lang w:val="en-US"/>
                    </w:rPr>
                  </w:pPr>
                  <w:r w:rsidRPr="006518C9">
                    <w:rPr>
                      <w:lang w:val="en-US"/>
                    </w:rPr>
                    <w:t xml:space="preserve">A reference to the translation table used if this is </w:t>
                  </w:r>
                  <w:proofErr w:type="spellStart"/>
                  <w:r w:rsidRPr="006518C9">
                    <w:rPr>
                      <w:lang w:val="en-US"/>
                    </w:rPr>
                    <w:t>PeptideEvidence</w:t>
                  </w:r>
                  <w:proofErr w:type="spellEnd"/>
                  <w:r w:rsidRPr="006518C9">
                    <w:rPr>
                      <w:lang w:val="en-US"/>
                    </w:rPr>
                    <w:t xml:space="preserve"> derived from nucleic acid sequence </w:t>
                  </w:r>
                </w:p>
              </w:tc>
            </w:tr>
          </w:tbl>
          <w:p w14:paraId="40644A08" w14:textId="77777777" w:rsidR="00921A47" w:rsidRPr="006518C9" w:rsidRDefault="00921A47">
            <w:pPr>
              <w:rPr>
                <w:sz w:val="24"/>
                <w:szCs w:val="24"/>
                <w:lang w:val="en-US"/>
              </w:rPr>
            </w:pPr>
          </w:p>
        </w:tc>
      </w:tr>
      <w:tr w:rsidR="00921A47" w:rsidRPr="006518C9" w14:paraId="6F6EA4DB" w14:textId="77777777" w:rsidTr="00921A47">
        <w:trPr>
          <w:tblCellSpacing w:w="15" w:type="dxa"/>
        </w:trPr>
        <w:tc>
          <w:tcPr>
            <w:tcW w:w="0" w:type="auto"/>
            <w:vAlign w:val="center"/>
            <w:hideMark/>
          </w:tcPr>
          <w:p w14:paraId="531016B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C09B6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3F71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A34C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45F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21A0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D5F9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FF861"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0875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A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726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9D0D5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7094E"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8CD16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AFF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D8ED" w14:textId="77777777" w:rsidR="00921A47" w:rsidRPr="006518C9" w:rsidRDefault="00921A47">
                  <w:pPr>
                    <w:rPr>
                      <w:sz w:val="24"/>
                      <w:szCs w:val="24"/>
                      <w:lang w:val="en-US"/>
                    </w:rPr>
                  </w:pPr>
                  <w:r w:rsidRPr="006518C9">
                    <w:rPr>
                      <w:lang w:val="en-US"/>
                    </w:rPr>
                    <w:t>A single user-defined parameter.</w:t>
                  </w:r>
                </w:p>
              </w:tc>
            </w:tr>
          </w:tbl>
          <w:p w14:paraId="7B9DCA81" w14:textId="77777777" w:rsidR="00921A47" w:rsidRPr="006518C9" w:rsidRDefault="00921A47">
            <w:pPr>
              <w:rPr>
                <w:sz w:val="24"/>
                <w:szCs w:val="24"/>
                <w:lang w:val="en-US"/>
              </w:rPr>
            </w:pPr>
          </w:p>
        </w:tc>
      </w:tr>
      <w:tr w:rsidR="00921A47" w:rsidRPr="006518C9" w14:paraId="670CBDA4" w14:textId="77777777" w:rsidTr="00921A47">
        <w:trPr>
          <w:tblCellSpacing w:w="15" w:type="dxa"/>
        </w:trPr>
        <w:tc>
          <w:tcPr>
            <w:tcW w:w="0" w:type="auto"/>
            <w:vAlign w:val="center"/>
            <w:hideMark/>
          </w:tcPr>
          <w:p w14:paraId="02B7584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EC252DD" w14:textId="77777777" w:rsidR="000C18A7" w:rsidRPr="006518C9" w:rsidRDefault="00921A47">
            <w:pPr>
              <w:pStyle w:val="HTMLPreformatted"/>
            </w:pPr>
            <w:r w:rsidRPr="006518C9">
              <w:t>&lt;</w:t>
            </w:r>
            <w:proofErr w:type="spellStart"/>
            <w:r w:rsidRPr="006518C9">
              <w:t>PeptideEvidence</w:t>
            </w:r>
            <w:proofErr w:type="spellEnd"/>
            <w:r w:rsidRPr="006518C9">
              <w:t xml:space="preserve"> dBSequence_ref="dbseq_generic|B_GENSCAN00000036974_REVERSED|</w:t>
            </w:r>
            <w:proofErr w:type="gramStart"/>
            <w:r w:rsidRPr="006518C9">
              <w:t>p:genscan</w:t>
            </w:r>
            <w:proofErr w:type="gramEnd"/>
            <w:r w:rsidRPr="006518C9">
              <w:t>" peptide_ref="CRCQYSGVNNLCHTSSHCPNQGSTCENVDTCLKPDEPK_##Carbamidomethyl(C):1##Carbamidomethyl(C):</w:t>
            </w:r>
          </w:p>
          <w:p w14:paraId="0FF1D589" w14:textId="77777777" w:rsidR="000C18A7" w:rsidRPr="006518C9" w:rsidRDefault="00921A47">
            <w:pPr>
              <w:pStyle w:val="HTMLPreformatted"/>
            </w:pPr>
            <w:r w:rsidRPr="006518C9">
              <w:t>3##Carbamidomethyl(C):12##Carbamidomethyl(C):18##Carbamidomethyl(C):25##Carbamidomethyl(C):</w:t>
            </w:r>
          </w:p>
          <w:p w14:paraId="4B99ACCE" w14:textId="77777777" w:rsidR="000C18A7" w:rsidRPr="006518C9" w:rsidRDefault="00921A47">
            <w:pPr>
              <w:pStyle w:val="HTMLPreformatted"/>
            </w:pPr>
            <w:r w:rsidRPr="006518C9">
              <w:t xml:space="preserve">31##Ammonia-loss(C):1" start="494" end="531" pre="R" post="L" </w:t>
            </w:r>
            <w:proofErr w:type="spellStart"/>
            <w:r w:rsidRPr="006518C9">
              <w:t>isDecoy</w:t>
            </w:r>
            <w:proofErr w:type="spellEnd"/>
            <w:r w:rsidRPr="006518C9">
              <w:t>="true" id="CRCQYSGVNNLCHTSSHCPNQGSTCENVDTCLKPDEPK_generic|B_GENSCAN00000036974_REVERSED|</w:t>
            </w:r>
            <w:proofErr w:type="gramStart"/>
            <w:r w:rsidRPr="006518C9">
              <w:t>p:genscan</w:t>
            </w:r>
            <w:proofErr w:type="gramEnd"/>
            <w:r w:rsidRPr="006518C9">
              <w:t>_494_531"&gt;</w:t>
            </w:r>
          </w:p>
          <w:p w14:paraId="618731FA" w14:textId="77777777" w:rsidR="0057277F" w:rsidRPr="006518C9" w:rsidRDefault="00921A47">
            <w:pPr>
              <w:pStyle w:val="HTMLPreformatted"/>
            </w:pPr>
            <w:r w:rsidRPr="006518C9">
              <w:t>&lt;/</w:t>
            </w:r>
            <w:proofErr w:type="spellStart"/>
            <w:r w:rsidRPr="006518C9">
              <w:t>PeptideEvidence</w:t>
            </w:r>
            <w:proofErr w:type="spellEnd"/>
            <w:r w:rsidRPr="006518C9">
              <w:t>&gt;</w:t>
            </w:r>
          </w:p>
          <w:p w14:paraId="1A95272E" w14:textId="77777777" w:rsidR="0057277F" w:rsidRPr="006518C9" w:rsidRDefault="0057277F">
            <w:pPr>
              <w:pStyle w:val="HTMLPreformatted"/>
            </w:pPr>
          </w:p>
        </w:tc>
      </w:tr>
      <w:tr w:rsidR="00921A47" w:rsidRPr="006518C9" w14:paraId="7E6B5C9B" w14:textId="77777777" w:rsidTr="000C18A7">
        <w:trPr>
          <w:tblCellSpacing w:w="15" w:type="dxa"/>
        </w:trPr>
        <w:tc>
          <w:tcPr>
            <w:tcW w:w="0" w:type="auto"/>
            <w:vAlign w:val="center"/>
          </w:tcPr>
          <w:p w14:paraId="6ED423AD" w14:textId="77777777" w:rsidR="00921A47" w:rsidRPr="006518C9" w:rsidRDefault="00921A47">
            <w:pPr>
              <w:rPr>
                <w:sz w:val="24"/>
                <w:szCs w:val="24"/>
                <w:lang w:val="en-US"/>
              </w:rPr>
            </w:pPr>
          </w:p>
        </w:tc>
        <w:tc>
          <w:tcPr>
            <w:tcW w:w="0" w:type="auto"/>
            <w:vAlign w:val="center"/>
          </w:tcPr>
          <w:p w14:paraId="5B69A1A7" w14:textId="77777777" w:rsidR="00921A47" w:rsidRPr="006518C9" w:rsidRDefault="00921A47">
            <w:pPr>
              <w:rPr>
                <w:sz w:val="24"/>
                <w:szCs w:val="24"/>
                <w:lang w:val="en-US"/>
              </w:rPr>
            </w:pPr>
          </w:p>
        </w:tc>
      </w:tr>
    </w:tbl>
    <w:p w14:paraId="77CC9772" w14:textId="77777777" w:rsidR="00921A47" w:rsidRPr="006518C9" w:rsidRDefault="0057277F"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7EDAFB6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="dbseq_generic|A_ENSP00000287611|"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="YNSQNQSNNQFVLYR_" start="44" end="58" pre="K" post="I" </w:t>
      </w:r>
      <w:proofErr w:type="spellStart"/>
      <w:r w:rsidRPr="006518C9">
        <w:rPr>
          <w:rFonts w:ascii="Courier New" w:hAnsi="Courier New" w:cs="Courier New"/>
          <w:sz w:val="14"/>
          <w:szCs w:val="14"/>
          <w:lang w:val="en-US"/>
        </w:rPr>
        <w:t>isDecoy</w:t>
      </w:r>
      <w:proofErr w:type="spellEnd"/>
      <w:r w:rsidRPr="006518C9">
        <w:rPr>
          <w:rFonts w:ascii="Courier New" w:hAnsi="Courier New" w:cs="Courier New"/>
          <w:sz w:val="14"/>
          <w:szCs w:val="14"/>
          <w:lang w:val="en-US"/>
        </w:rPr>
        <w:t>="false" id="YNSQNQSNNQFVLYR_generic|A_ENSP00000287611|_44_58"&gt;</w:t>
      </w:r>
    </w:p>
    <w:p w14:paraId="31EB9C86"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accession="MS:1002640" name="peptide end on chromosome" value="186717716"&gt;&lt;/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6E08F21"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accession="MS:1002641" name="peptide exon count"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FDFC5A5"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accession="MS:1002642" name="peptide exon nucleotide sizes" value="45"&gt;&lt;/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6AE30EC"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accession="MS:1002643" name="peptide start positions on chromosome" value="186717673"&gt;&lt;/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3978962"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&gt;</w:t>
      </w:r>
    </w:p>
    <w:p w14:paraId="677E1831" w14:textId="77777777" w:rsidR="002C31F5" w:rsidRPr="006518C9" w:rsidRDefault="002C31F5" w:rsidP="002C31F5">
      <w:pPr>
        <w:jc w:val="both"/>
        <w:rPr>
          <w:rFonts w:cs="Arial"/>
          <w:lang w:val="en-US"/>
        </w:rPr>
      </w:pPr>
    </w:p>
    <w:p w14:paraId="6B72F45A" w14:textId="77777777" w:rsidR="00921A47" w:rsidRPr="006518C9" w:rsidRDefault="00921A47" w:rsidP="00921A47">
      <w:pPr>
        <w:pStyle w:val="Heading2"/>
      </w:pPr>
      <w:bookmarkStart w:id="428" w:name="_Toc476057242"/>
      <w:r w:rsidRPr="006518C9">
        <w:t>Element &lt;</w:t>
      </w:r>
      <w:bookmarkStart w:id="429" w:name="PeptideEvidenceRef"/>
      <w:proofErr w:type="spellStart"/>
      <w:r w:rsidRPr="006518C9">
        <w:t>PeptideEvidenceRef</w:t>
      </w:r>
      <w:bookmarkEnd w:id="429"/>
      <w:proofErr w:type="spellEnd"/>
      <w:r w:rsidRPr="006518C9">
        <w:t>&gt;</w:t>
      </w:r>
      <w:bookmarkEnd w:id="4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203661A9" w14:textId="77777777" w:rsidTr="00921A47">
        <w:trPr>
          <w:tblCellSpacing w:w="15" w:type="dxa"/>
        </w:trPr>
        <w:tc>
          <w:tcPr>
            <w:tcW w:w="0" w:type="auto"/>
            <w:vAlign w:val="center"/>
            <w:hideMark/>
          </w:tcPr>
          <w:p w14:paraId="341517C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3D3915" w14:textId="77777777" w:rsidR="000C18A7" w:rsidRPr="006518C9" w:rsidRDefault="00921A47">
            <w:pPr>
              <w:rPr>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w:t>
            </w:r>
            <w:r w:rsidR="000C18A7" w:rsidRPr="006518C9">
              <w:rPr>
                <w:lang w:val="en-US"/>
              </w:rPr>
              <w:t>fic sequence can be assigned to</w:t>
            </w:r>
          </w:p>
          <w:p w14:paraId="4FC398AB" w14:textId="77777777" w:rsidR="000C18A7" w:rsidRPr="006518C9" w:rsidRDefault="00921A47">
            <w:pPr>
              <w:rPr>
                <w:lang w:val="en-US"/>
              </w:rPr>
            </w:pPr>
            <w:r w:rsidRPr="006518C9">
              <w:rPr>
                <w:lang w:val="en-US"/>
              </w:rPr>
              <w:t xml:space="preserve">multiple proteins and or positions in a protein all possible </w:t>
            </w:r>
            <w:proofErr w:type="spellStart"/>
            <w:r w:rsidRPr="006518C9">
              <w:rPr>
                <w:lang w:val="en-US"/>
              </w:rPr>
              <w:t>PeptideEvidence</w:t>
            </w:r>
            <w:proofErr w:type="spellEnd"/>
            <w:r w:rsidRPr="006518C9">
              <w:rPr>
                <w:lang w:val="en-US"/>
              </w:rPr>
              <w:t xml:space="preserve"> elements s</w:t>
            </w:r>
            <w:r w:rsidR="000C18A7" w:rsidRPr="006518C9">
              <w:rPr>
                <w:lang w:val="en-US"/>
              </w:rPr>
              <w:t>hould be</w:t>
            </w:r>
          </w:p>
          <w:p w14:paraId="1DC4C13F" w14:textId="77777777" w:rsidR="00921A47" w:rsidRPr="006518C9" w:rsidRDefault="00921A47">
            <w:pPr>
              <w:rPr>
                <w:sz w:val="24"/>
                <w:szCs w:val="24"/>
                <w:lang w:val="en-US"/>
              </w:rPr>
            </w:pPr>
            <w:r w:rsidRPr="006518C9">
              <w:rPr>
                <w:lang w:val="en-US"/>
              </w:rPr>
              <w:t xml:space="preserve">referenced here. </w:t>
            </w:r>
          </w:p>
        </w:tc>
      </w:tr>
      <w:tr w:rsidR="00921A47" w:rsidRPr="006518C9" w14:paraId="236F31D0" w14:textId="77777777" w:rsidTr="00921A47">
        <w:trPr>
          <w:tblCellSpacing w:w="15" w:type="dxa"/>
        </w:trPr>
        <w:tc>
          <w:tcPr>
            <w:tcW w:w="0" w:type="auto"/>
            <w:vAlign w:val="center"/>
            <w:hideMark/>
          </w:tcPr>
          <w:p w14:paraId="614D46B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9ECEC4" w14:textId="77777777" w:rsidR="00921A47" w:rsidRPr="006518C9" w:rsidRDefault="00921A47">
            <w:pPr>
              <w:rPr>
                <w:sz w:val="24"/>
                <w:szCs w:val="24"/>
                <w:lang w:val="en-US"/>
              </w:rPr>
            </w:pPr>
            <w:proofErr w:type="spellStart"/>
            <w:r w:rsidRPr="006518C9">
              <w:rPr>
                <w:lang w:val="en-US"/>
              </w:rPr>
              <w:t>PeptideEvidenceRefType</w:t>
            </w:r>
            <w:proofErr w:type="spellEnd"/>
            <w:r w:rsidRPr="006518C9">
              <w:rPr>
                <w:lang w:val="en-US"/>
              </w:rPr>
              <w:t xml:space="preserve"> </w:t>
            </w:r>
          </w:p>
        </w:tc>
      </w:tr>
      <w:tr w:rsidR="00921A47" w:rsidRPr="006518C9" w14:paraId="447C37E2" w14:textId="77777777" w:rsidTr="00921A47">
        <w:trPr>
          <w:tblCellSpacing w:w="15" w:type="dxa"/>
        </w:trPr>
        <w:tc>
          <w:tcPr>
            <w:tcW w:w="0" w:type="auto"/>
            <w:vAlign w:val="center"/>
            <w:hideMark/>
          </w:tcPr>
          <w:p w14:paraId="7BD6AEB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457D05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A48A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1E6F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56E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C5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EF55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CF9B9"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450E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4F7AA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20AC"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PeptideEvidenceItem</w:t>
                  </w:r>
                  <w:proofErr w:type="spellEnd"/>
                  <w:r w:rsidRPr="006518C9">
                    <w:rPr>
                      <w:lang w:val="en-US"/>
                    </w:rPr>
                    <w:t xml:space="preserve"> element(s).</w:t>
                  </w:r>
                </w:p>
              </w:tc>
            </w:tr>
          </w:tbl>
          <w:p w14:paraId="73B6BCF7" w14:textId="77777777" w:rsidR="00921A47" w:rsidRPr="006518C9" w:rsidRDefault="00921A47">
            <w:pPr>
              <w:rPr>
                <w:sz w:val="24"/>
                <w:szCs w:val="24"/>
                <w:lang w:val="en-US"/>
              </w:rPr>
            </w:pPr>
          </w:p>
        </w:tc>
      </w:tr>
      <w:tr w:rsidR="00921A47" w:rsidRPr="006518C9" w14:paraId="1AE6C61D" w14:textId="77777777" w:rsidTr="00921A47">
        <w:trPr>
          <w:tblCellSpacing w:w="15" w:type="dxa"/>
        </w:trPr>
        <w:tc>
          <w:tcPr>
            <w:tcW w:w="0" w:type="auto"/>
            <w:vAlign w:val="center"/>
            <w:hideMark/>
          </w:tcPr>
          <w:p w14:paraId="6C789F2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A7EBB5D" w14:textId="77777777" w:rsidR="00921A47" w:rsidRPr="006518C9" w:rsidRDefault="00921A47">
            <w:pPr>
              <w:rPr>
                <w:sz w:val="24"/>
                <w:szCs w:val="24"/>
                <w:lang w:val="en-US"/>
              </w:rPr>
            </w:pPr>
            <w:r w:rsidRPr="006518C9">
              <w:rPr>
                <w:lang w:val="en-US"/>
              </w:rPr>
              <w:t>none</w:t>
            </w:r>
          </w:p>
        </w:tc>
      </w:tr>
      <w:tr w:rsidR="00921A47" w:rsidRPr="006518C9" w14:paraId="7810D7BD" w14:textId="77777777" w:rsidTr="00921A47">
        <w:trPr>
          <w:tblCellSpacing w:w="15" w:type="dxa"/>
        </w:trPr>
        <w:tc>
          <w:tcPr>
            <w:tcW w:w="0" w:type="auto"/>
            <w:vAlign w:val="center"/>
            <w:hideMark/>
          </w:tcPr>
          <w:p w14:paraId="224B0C8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2C16D2" w14:textId="77777777" w:rsidR="000C18A7" w:rsidRPr="006518C9" w:rsidRDefault="00921A47">
            <w:pPr>
              <w:pStyle w:val="HTMLPreformatted"/>
            </w:pPr>
            <w:r w:rsidRPr="006518C9">
              <w:t>&lt;</w:t>
            </w:r>
            <w:proofErr w:type="spellStart"/>
            <w:r w:rsidRPr="006518C9">
              <w:t>PeptideEvidenceRef</w:t>
            </w:r>
            <w:proofErr w:type="spellEnd"/>
            <w:r w:rsidRPr="006518C9">
              <w:t xml:space="preserve"> peptideEvidence_ref="GEGGAQDGSGTEGVGATGAAGGRGAQGAPGGTGGAGSGSGLHHQQDSGYQGASGSGGAQSGGR_generic|A_ENSP</w:t>
            </w:r>
          </w:p>
          <w:p w14:paraId="1A743B3A" w14:textId="77777777" w:rsidR="00921A47" w:rsidRPr="006518C9" w:rsidRDefault="00921A47">
            <w:pPr>
              <w:pStyle w:val="HTMLPreformatted"/>
            </w:pPr>
            <w:r w:rsidRPr="006518C9">
              <w:t>00000352272_REVERSED|</w:t>
            </w:r>
            <w:proofErr w:type="gramStart"/>
            <w:r w:rsidRPr="006518C9">
              <w:t>p:known</w:t>
            </w:r>
            <w:proofErr w:type="gramEnd"/>
            <w:r w:rsidRPr="006518C9">
              <w:t>_125_187"&gt;&lt;/</w:t>
            </w:r>
            <w:proofErr w:type="spellStart"/>
            <w:r w:rsidRPr="006518C9">
              <w:t>PeptideEvidenceRef</w:t>
            </w:r>
            <w:proofErr w:type="spellEnd"/>
            <w:r w:rsidRPr="006518C9">
              <w:t>&gt;</w:t>
            </w:r>
          </w:p>
        </w:tc>
      </w:tr>
      <w:tr w:rsidR="00921A47" w:rsidRPr="006518C9" w14:paraId="42B01491" w14:textId="77777777" w:rsidTr="00921A47">
        <w:trPr>
          <w:tblCellSpacing w:w="15" w:type="dxa"/>
        </w:trPr>
        <w:tc>
          <w:tcPr>
            <w:tcW w:w="0" w:type="auto"/>
            <w:vAlign w:val="center"/>
            <w:hideMark/>
          </w:tcPr>
          <w:p w14:paraId="39316C4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8142BD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accession="MS:1002356" name="PSM-level combined </w:t>
            </w:r>
            <w:proofErr w:type="spellStart"/>
            <w:r w:rsidRPr="006518C9">
              <w:t>FDRScore</w:t>
            </w:r>
            <w:proofErr w:type="spellEnd"/>
            <w:r w:rsidRPr="006518C9">
              <w:t>" value="3.9523759266648643E-7"&gt;&lt;/</w:t>
            </w:r>
            <w:proofErr w:type="spellStart"/>
            <w:r w:rsidRPr="006518C9">
              <w:t>cvParam</w:t>
            </w:r>
            <w:proofErr w:type="spellEnd"/>
            <w:r w:rsidRPr="006518C9">
              <w:t>&gt;</w:t>
            </w:r>
          </w:p>
          <w:p w14:paraId="78E208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accession="MS:1002359" name="distinct peptide-level local FDR" value="0.0"&gt;&lt;/</w:t>
            </w:r>
            <w:proofErr w:type="spellStart"/>
            <w:r w:rsidRPr="006518C9">
              <w:t>cvParam</w:t>
            </w:r>
            <w:proofErr w:type="spellEnd"/>
            <w:r w:rsidRPr="006518C9">
              <w:t>&gt;</w:t>
            </w:r>
          </w:p>
          <w:p w14:paraId="126A48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accession="MS:1001868" name="distinct peptide-level q-value" value="0.0"&gt;&lt;/</w:t>
            </w:r>
            <w:proofErr w:type="spellStart"/>
            <w:r w:rsidRPr="006518C9">
              <w:t>cvParam</w:t>
            </w:r>
            <w:proofErr w:type="spellEnd"/>
            <w:r w:rsidRPr="006518C9">
              <w:t>&gt;</w:t>
            </w:r>
          </w:p>
          <w:p w14:paraId="1269E0D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accession="MS:1002360" name="distinct peptide-level </w:t>
            </w:r>
            <w:proofErr w:type="spellStart"/>
            <w:r w:rsidRPr="006518C9">
              <w:t>FDRScore</w:t>
            </w:r>
            <w:proofErr w:type="spellEnd"/>
            <w:r w:rsidRPr="006518C9">
              <w:t>" value="3.0117913560694526E-7"&gt;&lt;/</w:t>
            </w:r>
            <w:proofErr w:type="spellStart"/>
            <w:r w:rsidRPr="006518C9">
              <w:t>cvParam</w:t>
            </w:r>
            <w:proofErr w:type="spellEnd"/>
            <w:r w:rsidRPr="006518C9">
              <w:t>&gt;</w:t>
            </w:r>
          </w:p>
          <w:p w14:paraId="02E4082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value="true"&gt;&lt;/</w:t>
            </w:r>
            <w:proofErr w:type="spellStart"/>
            <w:r w:rsidRPr="006518C9">
              <w:t>cvParam</w:t>
            </w:r>
            <w:proofErr w:type="spellEnd"/>
            <w:r w:rsidRPr="006518C9">
              <w:t>&gt;</w:t>
            </w:r>
          </w:p>
          <w:p w14:paraId="011A7F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value="AVMDDFAAFVEK_##Oxidation(M):3"&gt;&lt;/</w:t>
            </w:r>
            <w:proofErr w:type="spellStart"/>
            <w:r w:rsidRPr="006518C9">
              <w:t>cvParam</w:t>
            </w:r>
            <w:proofErr w:type="spellEnd"/>
            <w:r w:rsidRPr="006518C9">
              <w:t>&gt;</w:t>
            </w:r>
          </w:p>
          <w:p w14:paraId="709204A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accession="MS:1002439" name="final PSM list UNDER DISCUSSION"&gt;&lt;/</w:t>
            </w:r>
            <w:proofErr w:type="spellStart"/>
            <w:r w:rsidRPr="006518C9">
              <w:t>cvParam</w:t>
            </w:r>
            <w:proofErr w:type="spellEnd"/>
            <w:r w:rsidRPr="006518C9">
              <w:t>&gt;</w:t>
            </w:r>
          </w:p>
          <w:p w14:paraId="2CC9C2D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accession="MS:1002511" name="Cross-linked spectrum identification item." value="21"&gt;&lt;/</w:t>
            </w:r>
            <w:proofErr w:type="spellStart"/>
            <w:r w:rsidRPr="006518C9">
              <w:t>cvParam</w:t>
            </w:r>
            <w:proofErr w:type="spellEnd"/>
            <w:r w:rsidRPr="006518C9">
              <w:t>&gt;</w:t>
            </w:r>
          </w:p>
          <w:p w14:paraId="5345B9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accession="MS:1002545" name="The xi result 'Score'." value="2.769918944845425"&gt;&lt;/</w:t>
            </w:r>
            <w:proofErr w:type="spellStart"/>
            <w:r w:rsidRPr="006518C9">
              <w:t>cvParam</w:t>
            </w:r>
            <w:proofErr w:type="spellEnd"/>
            <w:r w:rsidRPr="006518C9">
              <w:t>&gt;</w:t>
            </w:r>
          </w:p>
          <w:p w14:paraId="34D74CF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accession="MS:1000797" name="peak list scans" value="6655"&gt;&lt;/</w:t>
            </w:r>
            <w:proofErr w:type="spellStart"/>
            <w:r w:rsidRPr="006518C9">
              <w:t>cvParam</w:t>
            </w:r>
            <w:proofErr w:type="spellEnd"/>
            <w:r w:rsidRPr="006518C9">
              <w:t>&gt;</w:t>
            </w:r>
          </w:p>
        </w:tc>
      </w:tr>
      <w:tr w:rsidR="00921A47" w:rsidRPr="006518C9" w14:paraId="30195A33" w14:textId="77777777" w:rsidTr="00921A47">
        <w:trPr>
          <w:tblCellSpacing w:w="15" w:type="dxa"/>
        </w:trPr>
        <w:tc>
          <w:tcPr>
            <w:tcW w:w="0" w:type="auto"/>
            <w:vAlign w:val="center"/>
            <w:hideMark/>
          </w:tcPr>
          <w:p w14:paraId="7811D60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5F4D35E4" w14:textId="77777777" w:rsidR="00921A47" w:rsidRPr="006518C9" w:rsidRDefault="00921A47">
            <w:pPr>
              <w:pStyle w:val="HTMLPreformatted"/>
            </w:pPr>
            <w:r w:rsidRPr="006518C9">
              <w:t>&lt;</w:t>
            </w:r>
            <w:proofErr w:type="spellStart"/>
            <w:r w:rsidRPr="006518C9">
              <w:t>userParam</w:t>
            </w:r>
            <w:proofErr w:type="spellEnd"/>
            <w:r w:rsidRPr="006518C9">
              <w:t xml:space="preserve"> name="search engines identifying PSM" value="12"&gt;&lt;/</w:t>
            </w:r>
            <w:proofErr w:type="spellStart"/>
            <w:r w:rsidRPr="006518C9">
              <w:t>userParam</w:t>
            </w:r>
            <w:proofErr w:type="spellEnd"/>
            <w:r w:rsidRPr="006518C9">
              <w:t>&gt;</w:t>
            </w:r>
          </w:p>
        </w:tc>
      </w:tr>
    </w:tbl>
    <w:p w14:paraId="57A61F5B" w14:textId="77777777" w:rsidR="00921A47" w:rsidRPr="006518C9" w:rsidRDefault="00921A47" w:rsidP="00921A47">
      <w:pPr>
        <w:rPr>
          <w:lang w:val="en-US"/>
        </w:rPr>
      </w:pPr>
    </w:p>
    <w:p w14:paraId="1B0DD52E" w14:textId="77777777" w:rsidR="00921A47" w:rsidRPr="006518C9" w:rsidRDefault="00921A47" w:rsidP="00921A47">
      <w:pPr>
        <w:pStyle w:val="Heading2"/>
      </w:pPr>
      <w:bookmarkStart w:id="430" w:name="_Toc476057243"/>
      <w:r w:rsidRPr="006518C9">
        <w:t>Element &lt;</w:t>
      </w:r>
      <w:bookmarkStart w:id="431" w:name="PeptideHypothesis"/>
      <w:proofErr w:type="spellStart"/>
      <w:r w:rsidRPr="006518C9">
        <w:t>PeptideHypothesis</w:t>
      </w:r>
      <w:bookmarkEnd w:id="431"/>
      <w:proofErr w:type="spellEnd"/>
      <w:r w:rsidRPr="006518C9">
        <w:t>&gt;</w:t>
      </w:r>
      <w:bookmarkEnd w:id="4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3698A4C1" w14:textId="77777777" w:rsidTr="00921A47">
        <w:trPr>
          <w:tblCellSpacing w:w="15" w:type="dxa"/>
        </w:trPr>
        <w:tc>
          <w:tcPr>
            <w:tcW w:w="0" w:type="auto"/>
            <w:vAlign w:val="center"/>
            <w:hideMark/>
          </w:tcPr>
          <w:p w14:paraId="7CB8077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047F69"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04E521C7" w14:textId="77777777" w:rsidTr="00921A47">
        <w:trPr>
          <w:tblCellSpacing w:w="15" w:type="dxa"/>
        </w:trPr>
        <w:tc>
          <w:tcPr>
            <w:tcW w:w="0" w:type="auto"/>
            <w:vAlign w:val="center"/>
            <w:hideMark/>
          </w:tcPr>
          <w:p w14:paraId="18F550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102842" w14:textId="77777777" w:rsidR="00921A47" w:rsidRPr="006518C9" w:rsidRDefault="00921A47">
            <w:pPr>
              <w:rPr>
                <w:sz w:val="24"/>
                <w:szCs w:val="24"/>
                <w:lang w:val="en-US"/>
              </w:rPr>
            </w:pPr>
            <w:proofErr w:type="spellStart"/>
            <w:r w:rsidRPr="006518C9">
              <w:rPr>
                <w:lang w:val="en-US"/>
              </w:rPr>
              <w:t>PeptideHypothesisType</w:t>
            </w:r>
            <w:proofErr w:type="spellEnd"/>
            <w:r w:rsidRPr="006518C9">
              <w:rPr>
                <w:lang w:val="en-US"/>
              </w:rPr>
              <w:t xml:space="preserve"> </w:t>
            </w:r>
          </w:p>
        </w:tc>
      </w:tr>
      <w:tr w:rsidR="00921A47" w:rsidRPr="006518C9" w14:paraId="23B9EB9B" w14:textId="77777777" w:rsidTr="00921A47">
        <w:trPr>
          <w:tblCellSpacing w:w="15" w:type="dxa"/>
        </w:trPr>
        <w:tc>
          <w:tcPr>
            <w:tcW w:w="0" w:type="auto"/>
            <w:vAlign w:val="center"/>
            <w:hideMark/>
          </w:tcPr>
          <w:p w14:paraId="654D92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6CCF0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5B5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2F2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4BC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03D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8300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2CEBD"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E2177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1AB95F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D4C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w:t>
                  </w:r>
                  <w:proofErr w:type="spellEnd"/>
                  <w:r w:rsidRPr="006518C9">
                    <w:rPr>
                      <w:lang w:val="en-US"/>
                    </w:rPr>
                    <w:t xml:space="preserve"> element on which this hypothesis is based. </w:t>
                  </w:r>
                </w:p>
              </w:tc>
            </w:tr>
          </w:tbl>
          <w:p w14:paraId="30C57F85" w14:textId="77777777" w:rsidR="00921A47" w:rsidRPr="006518C9" w:rsidRDefault="00921A47">
            <w:pPr>
              <w:rPr>
                <w:sz w:val="24"/>
                <w:szCs w:val="24"/>
                <w:lang w:val="en-US"/>
              </w:rPr>
            </w:pPr>
          </w:p>
        </w:tc>
      </w:tr>
      <w:tr w:rsidR="00921A47" w:rsidRPr="006518C9" w14:paraId="168AAD75" w14:textId="77777777" w:rsidTr="00921A47">
        <w:trPr>
          <w:tblCellSpacing w:w="15" w:type="dxa"/>
        </w:trPr>
        <w:tc>
          <w:tcPr>
            <w:tcW w:w="0" w:type="auto"/>
            <w:vAlign w:val="center"/>
            <w:hideMark/>
          </w:tcPr>
          <w:p w14:paraId="2E906E6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02DCD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932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F49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F6E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C75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798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3D5F" w14:textId="77777777" w:rsidR="00921A47" w:rsidRPr="006518C9" w:rsidRDefault="00C741B0">
                  <w:pPr>
                    <w:rPr>
                      <w:sz w:val="24"/>
                      <w:szCs w:val="24"/>
                      <w:lang w:val="en-US"/>
                    </w:rPr>
                  </w:pPr>
                  <w:hyperlink w:anchor="SpectrumIdentificationItemRef" w:history="1">
                    <w:proofErr w:type="spellStart"/>
                    <w:r w:rsidR="00921A47" w:rsidRPr="006518C9">
                      <w:rPr>
                        <w:rStyle w:val="Hyperlink"/>
                        <w:lang w:val="en-US"/>
                      </w:rPr>
                      <w:t>SpectrumIdentificationItemRef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454D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9EF4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D73A0"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lastRenderedPageBreak/>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w:t>
                  </w:r>
                </w:p>
              </w:tc>
            </w:tr>
          </w:tbl>
          <w:p w14:paraId="6101A102" w14:textId="77777777" w:rsidR="00921A47" w:rsidRPr="006518C9" w:rsidRDefault="00921A47">
            <w:pPr>
              <w:rPr>
                <w:sz w:val="24"/>
                <w:szCs w:val="24"/>
                <w:lang w:val="en-US"/>
              </w:rPr>
            </w:pPr>
          </w:p>
        </w:tc>
      </w:tr>
      <w:tr w:rsidR="00921A47" w:rsidRPr="006518C9" w14:paraId="63B89684" w14:textId="77777777" w:rsidTr="00921A47">
        <w:trPr>
          <w:tblCellSpacing w:w="15" w:type="dxa"/>
        </w:trPr>
        <w:tc>
          <w:tcPr>
            <w:tcW w:w="0" w:type="auto"/>
            <w:vAlign w:val="center"/>
            <w:hideMark/>
          </w:tcPr>
          <w:p w14:paraId="612D32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DEEA04B"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="PepEv_1864"&gt;</w:t>
            </w:r>
          </w:p>
          <w:p w14:paraId="66881032"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="SII_1780_1"/&gt;</w:t>
            </w:r>
          </w:p>
          <w:p w14:paraId="0CE23BCA"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="SII_2217_1"/&gt;</w:t>
            </w:r>
          </w:p>
          <w:p w14:paraId="5E1C5DE4"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="SII_3245_1"/&gt;</w:t>
            </w:r>
          </w:p>
          <w:p w14:paraId="014AE5CC"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="SII_4362_1"/&gt;</w:t>
            </w:r>
          </w:p>
          <w:p w14:paraId="315E812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="SII_5349_1"/&gt;</w:t>
            </w:r>
          </w:p>
          <w:p w14:paraId="118D77EF"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="SII_5621_1"/&gt;</w:t>
            </w:r>
          </w:p>
          <w:p w14:paraId="7B3EC4BB" w14:textId="77777777" w:rsidR="00921A47" w:rsidRPr="006518C9" w:rsidRDefault="00921A47">
            <w:pPr>
              <w:pStyle w:val="HTMLPreformatted"/>
            </w:pPr>
            <w:r w:rsidRPr="006518C9">
              <w:t xml:space="preserve">  ...</w:t>
            </w:r>
          </w:p>
          <w:p w14:paraId="320E2545" w14:textId="77777777" w:rsidR="00921A47" w:rsidRPr="006518C9" w:rsidRDefault="00921A47">
            <w:pPr>
              <w:pStyle w:val="HTMLPreformatted"/>
            </w:pPr>
            <w:r w:rsidRPr="006518C9">
              <w:t>&lt;/</w:t>
            </w:r>
            <w:proofErr w:type="spellStart"/>
            <w:r w:rsidRPr="006518C9">
              <w:t>PeptideHypothesis</w:t>
            </w:r>
            <w:proofErr w:type="spellEnd"/>
            <w:r w:rsidRPr="006518C9">
              <w:t>&gt;</w:t>
            </w:r>
          </w:p>
        </w:tc>
      </w:tr>
      <w:tr w:rsidR="00921A47" w:rsidRPr="006518C9" w14:paraId="7D2A19F7" w14:textId="77777777" w:rsidTr="00921A47">
        <w:trPr>
          <w:tblCellSpacing w:w="15" w:type="dxa"/>
        </w:trPr>
        <w:tc>
          <w:tcPr>
            <w:tcW w:w="0" w:type="auto"/>
            <w:vAlign w:val="center"/>
            <w:hideMark/>
          </w:tcPr>
          <w:p w14:paraId="3B73269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B9D14A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42E064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accession="MS:1002235" </w:t>
            </w:r>
            <w:proofErr w:type="spellStart"/>
            <w:r w:rsidRPr="006518C9">
              <w:t>cvRef</w:t>
            </w:r>
            <w:proofErr w:type="spellEnd"/>
            <w:r w:rsidRPr="006518C9">
              <w:t>="PSI-MS" value="81.01860914459425" name="</w:t>
            </w:r>
            <w:proofErr w:type="spellStart"/>
            <w:proofErr w:type="gramStart"/>
            <w:r w:rsidRPr="006518C9">
              <w:t>ProteoGrouper:PDH</w:t>
            </w:r>
            <w:proofErr w:type="spellEnd"/>
            <w:proofErr w:type="gramEnd"/>
            <w:r w:rsidRPr="006518C9">
              <w:t xml:space="preserve"> score"/&gt;</w:t>
            </w:r>
          </w:p>
          <w:p w14:paraId="54B4F50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accession="MS:1002401" </w:t>
            </w:r>
            <w:proofErr w:type="spellStart"/>
            <w:r w:rsidRPr="006518C9">
              <w:t>cvRef</w:t>
            </w:r>
            <w:proofErr w:type="spellEnd"/>
            <w:r w:rsidRPr="006518C9">
              <w:t>="PSI-MS" name="leading protein"/&gt;</w:t>
            </w:r>
          </w:p>
          <w:p w14:paraId="3D287F0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accession="MS:1002403" </w:t>
            </w:r>
            <w:proofErr w:type="spellStart"/>
            <w:r w:rsidRPr="006518C9">
              <w:t>cvRef</w:t>
            </w:r>
            <w:proofErr w:type="spellEnd"/>
            <w:r w:rsidRPr="006518C9">
              <w:t>="PSI-MS" name="group representative"/&gt;</w:t>
            </w:r>
          </w:p>
          <w:p w14:paraId="559D406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accession="MS:1001594" </w:t>
            </w:r>
            <w:proofErr w:type="spellStart"/>
            <w:r w:rsidRPr="006518C9">
              <w:t>cvRef</w:t>
            </w:r>
            <w:proofErr w:type="spellEnd"/>
            <w:r w:rsidRPr="006518C9">
              <w:t>="PSI-MS" value="PDH_15" name="sequence same-set protein"/&gt;</w:t>
            </w:r>
          </w:p>
          <w:p w14:paraId="0CBD612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accession="MS:1002415" </w:t>
            </w:r>
            <w:proofErr w:type="spellStart"/>
            <w:r w:rsidRPr="006518C9">
              <w:t>cvRef</w:t>
            </w:r>
            <w:proofErr w:type="spellEnd"/>
            <w:r w:rsidRPr="006518C9">
              <w:t>="PSI-MS" value="true" name="protein group passes threshold"/&gt;</w:t>
            </w:r>
          </w:p>
          <w:p w14:paraId="5843E6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accession="MS:1002236" </w:t>
            </w:r>
            <w:proofErr w:type="spellStart"/>
            <w:r w:rsidRPr="006518C9">
              <w:t>cvRef</w:t>
            </w:r>
            <w:proofErr w:type="spellEnd"/>
            <w:r w:rsidRPr="006518C9">
              <w:t>="PSI-MS" value="43.73236628236426" name="</w:t>
            </w:r>
            <w:proofErr w:type="spellStart"/>
            <w:proofErr w:type="gramStart"/>
            <w:r w:rsidRPr="006518C9">
              <w:t>ProteoGrouper:PAG</w:t>
            </w:r>
            <w:proofErr w:type="spellEnd"/>
            <w:proofErr w:type="gramEnd"/>
            <w:r w:rsidRPr="006518C9">
              <w:t xml:space="preserve"> score"/&gt;</w:t>
            </w:r>
          </w:p>
          <w:p w14:paraId="3FDDBAB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accession="MS:1002407" </w:t>
            </w:r>
            <w:proofErr w:type="spellStart"/>
            <w:r w:rsidRPr="006518C9">
              <w:t>cvRef</w:t>
            </w:r>
            <w:proofErr w:type="spellEnd"/>
            <w:r w:rsidRPr="006518C9">
              <w:t>="PSI-MS" value="2" name="cluster identifier"/&gt;</w:t>
            </w:r>
          </w:p>
          <w:p w14:paraId="385012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accession="MS:1002404" </w:t>
            </w:r>
            <w:proofErr w:type="spellStart"/>
            <w:r w:rsidRPr="006518C9">
              <w:t>cvRef</w:t>
            </w:r>
            <w:proofErr w:type="spellEnd"/>
            <w:r w:rsidRPr="006518C9">
              <w:t>="PSI-MS" value="4" name="count of identified proteins"/&gt;</w:t>
            </w:r>
          </w:p>
          <w:p w14:paraId="72D1A9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accession="MS:1001596" </w:t>
            </w:r>
            <w:proofErr w:type="spellStart"/>
            <w:r w:rsidRPr="006518C9">
              <w:t>cvRef</w:t>
            </w:r>
            <w:proofErr w:type="spellEnd"/>
            <w:r w:rsidRPr="006518C9">
              <w:t>="PSI-MS" value="PDH_239" name="sequence sub-set protein"/&gt;</w:t>
            </w:r>
          </w:p>
          <w:p w14:paraId="7066748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accession="MS:1002402" </w:t>
            </w:r>
            <w:proofErr w:type="spellStart"/>
            <w:r w:rsidRPr="006518C9">
              <w:t>cvRef</w:t>
            </w:r>
            <w:proofErr w:type="spellEnd"/>
            <w:r w:rsidRPr="006518C9">
              <w:t>="PSI-MS" name="non-leading protein"/&gt;</w:t>
            </w:r>
          </w:p>
          <w:p w14:paraId="25928CC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accession="MS:1001598" </w:t>
            </w:r>
            <w:proofErr w:type="spellStart"/>
            <w:r w:rsidRPr="006518C9">
              <w:t>cvRef</w:t>
            </w:r>
            <w:proofErr w:type="spellEnd"/>
            <w:r w:rsidRPr="006518C9">
              <w:t>="PSI-MS" value="PDH_167" name="sequence subsumable protein"/&gt;</w:t>
            </w:r>
          </w:p>
          <w:p w14:paraId="022EBD3B"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mascot:score</w:t>
            </w:r>
            <w:proofErr w:type="spellEnd"/>
            <w:proofErr w:type="gramEnd"/>
            <w:r w:rsidRPr="006518C9">
              <w:t xml:space="preserve">" value="1416.6296969697" </w:t>
            </w:r>
            <w:proofErr w:type="spellStart"/>
            <w:r w:rsidRPr="006518C9">
              <w:t>cvRef</w:t>
            </w:r>
            <w:proofErr w:type="spellEnd"/>
            <w:r w:rsidRPr="006518C9">
              <w:t>="PSI-MS" accession="MS:1001171" /&gt;</w:t>
            </w:r>
          </w:p>
          <w:p w14:paraId="561E303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PAnalyzer:conclusive</w:t>
            </w:r>
            <w:proofErr w:type="spellEnd"/>
            <w:proofErr w:type="gramEnd"/>
            <w:r w:rsidRPr="006518C9">
              <w:t xml:space="preserve"> protein" </w:t>
            </w:r>
            <w:proofErr w:type="spellStart"/>
            <w:r w:rsidRPr="006518C9">
              <w:t>cvRef</w:t>
            </w:r>
            <w:proofErr w:type="spellEnd"/>
            <w:r w:rsidRPr="006518C9">
              <w:t>="PSI-MS" accession="MS:1002213" /&gt;</w:t>
            </w:r>
          </w:p>
          <w:p w14:paraId="5F2D69A7"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PAnalyzer:non</w:t>
            </w:r>
            <w:proofErr w:type="gramEnd"/>
            <w:r w:rsidRPr="006518C9">
              <w:t>-conclusive</w:t>
            </w:r>
            <w:proofErr w:type="spellEnd"/>
            <w:r w:rsidRPr="006518C9">
              <w:t xml:space="preserve"> protein" </w:t>
            </w:r>
            <w:proofErr w:type="spellStart"/>
            <w:r w:rsidRPr="006518C9">
              <w:t>cvRef</w:t>
            </w:r>
            <w:proofErr w:type="spellEnd"/>
            <w:r w:rsidRPr="006518C9">
              <w:t>="PSI-MS" accession="MS:1002215" /&gt;</w:t>
            </w:r>
          </w:p>
          <w:p w14:paraId="6C3B262C"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PAnalyzer:indistinguishable</w:t>
            </w:r>
            <w:proofErr w:type="spellEnd"/>
            <w:proofErr w:type="gramEnd"/>
            <w:r w:rsidRPr="006518C9">
              <w:t xml:space="preserve"> protein" </w:t>
            </w:r>
            <w:proofErr w:type="spellStart"/>
            <w:r w:rsidRPr="006518C9">
              <w:t>cvRef</w:t>
            </w:r>
            <w:proofErr w:type="spellEnd"/>
            <w:r w:rsidRPr="006518C9">
              <w:t>="PSI-MS" accession="MS:1002214" /&gt;</w:t>
            </w:r>
          </w:p>
          <w:p w14:paraId="343465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accession="MS:1001093" name="sequence coverage" value="0.19"/&gt;</w:t>
            </w:r>
          </w:p>
          <w:p w14:paraId="59273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accession="MS:1002470" name="</w:t>
            </w:r>
            <w:proofErr w:type="spellStart"/>
            <w:r w:rsidRPr="006518C9">
              <w:t>PeptideShaker</w:t>
            </w:r>
            <w:proofErr w:type="spellEnd"/>
            <w:r w:rsidRPr="006518C9">
              <w:t xml:space="preserve"> protein group score" value="100.0"/&gt;</w:t>
            </w:r>
          </w:p>
          <w:p w14:paraId="4FC63F4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accession="MS:1002471" name="</w:t>
            </w:r>
            <w:proofErr w:type="spellStart"/>
            <w:r w:rsidRPr="006518C9">
              <w:t>PeptideShaker</w:t>
            </w:r>
            <w:proofErr w:type="spellEnd"/>
            <w:r w:rsidRPr="006518C9">
              <w:t xml:space="preserve"> protein group confidence" value="100.0"/&gt;</w:t>
            </w:r>
          </w:p>
          <w:p w14:paraId="0376BC8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accession="MS:1002542" name="</w:t>
            </w:r>
            <w:proofErr w:type="spellStart"/>
            <w:r w:rsidRPr="006518C9">
              <w:t>PeptideShaker</w:t>
            </w:r>
            <w:proofErr w:type="spellEnd"/>
            <w:r w:rsidRPr="006518C9">
              <w:t xml:space="preserve"> protein confidence type" value="Confident"/&gt;</w:t>
            </w:r>
          </w:p>
        </w:tc>
      </w:tr>
      <w:tr w:rsidR="00921A47" w:rsidRPr="006518C9" w14:paraId="79093851" w14:textId="77777777" w:rsidTr="00921A47">
        <w:trPr>
          <w:tblCellSpacing w:w="15" w:type="dxa"/>
        </w:trPr>
        <w:tc>
          <w:tcPr>
            <w:tcW w:w="0" w:type="auto"/>
            <w:vAlign w:val="center"/>
            <w:hideMark/>
          </w:tcPr>
          <w:p w14:paraId="53332405"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BF9C76E" w14:textId="77777777" w:rsidR="00921A47" w:rsidRPr="006518C9" w:rsidRDefault="00921A47">
            <w:pPr>
              <w:pStyle w:val="HTMLPreformatted"/>
            </w:pPr>
            <w:r w:rsidRPr="006518C9">
              <w:t>&lt;</w:t>
            </w:r>
            <w:proofErr w:type="spellStart"/>
            <w:r w:rsidRPr="006518C9">
              <w:t>userParam</w:t>
            </w:r>
            <w:proofErr w:type="spellEnd"/>
            <w:r w:rsidRPr="006518C9">
              <w:t xml:space="preserve"> value="IINEPTAAAIAYGLDK" name="razor peptides"/&gt;</w:t>
            </w:r>
          </w:p>
          <w:p w14:paraId="6864AB36" w14:textId="77777777" w:rsidR="00921A47" w:rsidRPr="006518C9" w:rsidRDefault="00921A47">
            <w:pPr>
              <w:pStyle w:val="HTMLPreformatted"/>
            </w:pPr>
            <w:r w:rsidRPr="006518C9">
              <w:t>&lt;</w:t>
            </w:r>
            <w:proofErr w:type="spellStart"/>
            <w:r w:rsidRPr="006518C9">
              <w:t>userParam</w:t>
            </w:r>
            <w:proofErr w:type="spellEnd"/>
            <w:r w:rsidRPr="006518C9">
              <w:t xml:space="preserve"> value="SLSDTLEEVLSSSGEK" name="unique peptides"/&gt;</w:t>
            </w:r>
          </w:p>
        </w:tc>
      </w:tr>
    </w:tbl>
    <w:p w14:paraId="71C2655F" w14:textId="77777777" w:rsidR="00921A47" w:rsidRPr="006518C9" w:rsidRDefault="00921A47" w:rsidP="00921A47">
      <w:pPr>
        <w:rPr>
          <w:lang w:val="en-US"/>
        </w:rPr>
      </w:pPr>
    </w:p>
    <w:p w14:paraId="49B7E7B8" w14:textId="77777777" w:rsidR="00921A47" w:rsidRPr="006518C9" w:rsidRDefault="00921A47" w:rsidP="00921A47">
      <w:pPr>
        <w:pStyle w:val="Heading2"/>
      </w:pPr>
      <w:bookmarkStart w:id="432" w:name="_Toc476057244"/>
      <w:r w:rsidRPr="006518C9">
        <w:t>Element &lt;</w:t>
      </w:r>
      <w:bookmarkStart w:id="433" w:name="PeptideSequence"/>
      <w:proofErr w:type="spellStart"/>
      <w:r w:rsidRPr="006518C9">
        <w:t>PeptideSequence</w:t>
      </w:r>
      <w:bookmarkEnd w:id="433"/>
      <w:proofErr w:type="spellEnd"/>
      <w:r w:rsidRPr="006518C9">
        <w:t>&gt;</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60BE31D8" w14:textId="77777777" w:rsidTr="00921A47">
        <w:trPr>
          <w:tblCellSpacing w:w="15" w:type="dxa"/>
        </w:trPr>
        <w:tc>
          <w:tcPr>
            <w:tcW w:w="0" w:type="auto"/>
            <w:vAlign w:val="center"/>
            <w:hideMark/>
          </w:tcPr>
          <w:p w14:paraId="2F4161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9152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318F8E" w14:textId="77777777" w:rsidTr="00921A47">
        <w:trPr>
          <w:tblCellSpacing w:w="15" w:type="dxa"/>
        </w:trPr>
        <w:tc>
          <w:tcPr>
            <w:tcW w:w="0" w:type="auto"/>
            <w:vAlign w:val="center"/>
            <w:hideMark/>
          </w:tcPr>
          <w:p w14:paraId="7B8B04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463A26" w14:textId="77777777" w:rsidR="00921A47" w:rsidRPr="006518C9" w:rsidRDefault="00921A47">
            <w:pPr>
              <w:rPr>
                <w:sz w:val="24"/>
                <w:szCs w:val="24"/>
                <w:lang w:val="en-US"/>
              </w:rPr>
            </w:pPr>
            <w:r w:rsidRPr="006518C9">
              <w:rPr>
                <w:lang w:val="en-US"/>
              </w:rPr>
              <w:t xml:space="preserve">sequence </w:t>
            </w:r>
          </w:p>
        </w:tc>
      </w:tr>
      <w:tr w:rsidR="00921A47" w:rsidRPr="006518C9" w14:paraId="4D4251B4" w14:textId="77777777" w:rsidTr="00921A47">
        <w:trPr>
          <w:tblCellSpacing w:w="15" w:type="dxa"/>
        </w:trPr>
        <w:tc>
          <w:tcPr>
            <w:tcW w:w="0" w:type="auto"/>
            <w:vAlign w:val="center"/>
            <w:hideMark/>
          </w:tcPr>
          <w:p w14:paraId="5C5D2CE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D9160FA" w14:textId="77777777" w:rsidR="00921A47" w:rsidRPr="006518C9" w:rsidRDefault="00921A47">
            <w:pPr>
              <w:rPr>
                <w:sz w:val="24"/>
                <w:szCs w:val="24"/>
                <w:lang w:val="en-US"/>
              </w:rPr>
            </w:pPr>
            <w:r w:rsidRPr="006518C9">
              <w:rPr>
                <w:lang w:val="en-US"/>
              </w:rPr>
              <w:t>none</w:t>
            </w:r>
          </w:p>
        </w:tc>
      </w:tr>
      <w:tr w:rsidR="00921A47" w:rsidRPr="006518C9" w14:paraId="443D6052" w14:textId="77777777" w:rsidTr="00921A47">
        <w:trPr>
          <w:tblCellSpacing w:w="15" w:type="dxa"/>
        </w:trPr>
        <w:tc>
          <w:tcPr>
            <w:tcW w:w="0" w:type="auto"/>
            <w:vAlign w:val="center"/>
            <w:hideMark/>
          </w:tcPr>
          <w:p w14:paraId="04453C0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F1CF058" w14:textId="77777777" w:rsidR="00921A47" w:rsidRPr="006518C9" w:rsidRDefault="00921A47">
            <w:pPr>
              <w:rPr>
                <w:sz w:val="24"/>
                <w:szCs w:val="24"/>
                <w:lang w:val="en-US"/>
              </w:rPr>
            </w:pPr>
            <w:r w:rsidRPr="006518C9">
              <w:rPr>
                <w:lang w:val="en-US"/>
              </w:rPr>
              <w:t>none</w:t>
            </w:r>
          </w:p>
        </w:tc>
      </w:tr>
      <w:tr w:rsidR="00921A47" w:rsidRPr="006518C9" w14:paraId="67A586C1" w14:textId="77777777" w:rsidTr="00921A47">
        <w:trPr>
          <w:tblCellSpacing w:w="15" w:type="dxa"/>
        </w:trPr>
        <w:tc>
          <w:tcPr>
            <w:tcW w:w="0" w:type="auto"/>
            <w:vAlign w:val="center"/>
            <w:hideMark/>
          </w:tcPr>
          <w:p w14:paraId="01A5097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3693F13" w14:textId="77777777" w:rsidR="00921A47" w:rsidRPr="006518C9" w:rsidRDefault="00921A47">
            <w:pPr>
              <w:pStyle w:val="HTMLPreformatted"/>
            </w:pPr>
            <w:r w:rsidRPr="006518C9">
              <w:t>&lt;PeptideSequence&gt;GEGGAQDGSGTEGVGATGAAGGRGAQGAPGGTGGAGSGSGLHHQQDSGYQGASGSGGAQSGGR&lt;/PeptideSequence&gt;</w:t>
            </w:r>
          </w:p>
        </w:tc>
      </w:tr>
    </w:tbl>
    <w:p w14:paraId="542F9110" w14:textId="77777777" w:rsidR="00921A47" w:rsidRPr="006518C9" w:rsidRDefault="00921A47" w:rsidP="00921A47">
      <w:pPr>
        <w:rPr>
          <w:lang w:val="en-US"/>
        </w:rPr>
      </w:pPr>
    </w:p>
    <w:p w14:paraId="3FDCE708" w14:textId="77777777" w:rsidR="00921A47" w:rsidRPr="006518C9" w:rsidRDefault="00921A47" w:rsidP="00921A47">
      <w:pPr>
        <w:pStyle w:val="Heading2"/>
      </w:pPr>
      <w:bookmarkStart w:id="434" w:name="_Toc476057245"/>
      <w:r w:rsidRPr="006518C9">
        <w:t>Element &lt;</w:t>
      </w:r>
      <w:bookmarkStart w:id="435" w:name="Person"/>
      <w:r w:rsidRPr="006518C9">
        <w:t>Person</w:t>
      </w:r>
      <w:bookmarkEnd w:id="435"/>
      <w:r w:rsidRPr="006518C9">
        <w:t>&gt;</w:t>
      </w:r>
      <w:bookmarkEnd w:id="4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8A9D3A8" w14:textId="77777777" w:rsidTr="00921A47">
        <w:trPr>
          <w:tblCellSpacing w:w="15" w:type="dxa"/>
        </w:trPr>
        <w:tc>
          <w:tcPr>
            <w:tcW w:w="0" w:type="auto"/>
            <w:vAlign w:val="center"/>
            <w:hideMark/>
          </w:tcPr>
          <w:p w14:paraId="1897F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9F9A133"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605C88F8" w14:textId="77777777" w:rsidTr="00921A47">
        <w:trPr>
          <w:tblCellSpacing w:w="15" w:type="dxa"/>
        </w:trPr>
        <w:tc>
          <w:tcPr>
            <w:tcW w:w="0" w:type="auto"/>
            <w:vAlign w:val="center"/>
            <w:hideMark/>
          </w:tcPr>
          <w:p w14:paraId="46299B5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3A15A1" w14:textId="77777777" w:rsidR="00921A47" w:rsidRPr="006518C9" w:rsidRDefault="00921A47">
            <w:pPr>
              <w:rPr>
                <w:sz w:val="24"/>
                <w:szCs w:val="24"/>
                <w:lang w:val="en-US"/>
              </w:rPr>
            </w:pPr>
            <w:proofErr w:type="spellStart"/>
            <w:r w:rsidRPr="006518C9">
              <w:rPr>
                <w:lang w:val="en-US"/>
              </w:rPr>
              <w:t>PersonType</w:t>
            </w:r>
            <w:proofErr w:type="spellEnd"/>
            <w:r w:rsidRPr="006518C9">
              <w:rPr>
                <w:lang w:val="en-US"/>
              </w:rPr>
              <w:t xml:space="preserve"> </w:t>
            </w:r>
          </w:p>
        </w:tc>
      </w:tr>
      <w:tr w:rsidR="00921A47" w:rsidRPr="006518C9" w14:paraId="0524519E" w14:textId="77777777" w:rsidTr="00921A47">
        <w:trPr>
          <w:tblCellSpacing w:w="15" w:type="dxa"/>
        </w:trPr>
        <w:tc>
          <w:tcPr>
            <w:tcW w:w="0" w:type="auto"/>
            <w:vAlign w:val="center"/>
            <w:hideMark/>
          </w:tcPr>
          <w:p w14:paraId="58FF76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2ADA8D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02E9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9229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CCE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369B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0B2F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75923" w14:textId="77777777" w:rsidR="00921A47" w:rsidRPr="006518C9" w:rsidRDefault="00921A47">
                  <w:pPr>
                    <w:rPr>
                      <w:sz w:val="24"/>
                      <w:szCs w:val="24"/>
                      <w:lang w:val="en-US"/>
                    </w:rPr>
                  </w:pPr>
                  <w:proofErr w:type="spellStart"/>
                  <w:r w:rsidRPr="006518C9">
                    <w:rPr>
                      <w:lang w:val="en-US"/>
                    </w:rPr>
                    <w:t>firstName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A367C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5D15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DCA" w14:textId="77777777" w:rsidR="00921A47" w:rsidRPr="006518C9" w:rsidRDefault="00921A47">
                  <w:pPr>
                    <w:rPr>
                      <w:sz w:val="24"/>
                      <w:szCs w:val="24"/>
                      <w:lang w:val="en-US"/>
                    </w:rPr>
                  </w:pPr>
                  <w:r w:rsidRPr="006518C9">
                    <w:rPr>
                      <w:lang w:val="en-US"/>
                    </w:rPr>
                    <w:t>The Person's first name.</w:t>
                  </w:r>
                </w:p>
              </w:tc>
            </w:tr>
            <w:tr w:rsidR="00921A47" w:rsidRPr="006518C9" w14:paraId="73AF5C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41A3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89A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8544F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8FA"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2CDD26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4A268" w14:textId="77777777" w:rsidR="00921A47" w:rsidRPr="006518C9" w:rsidRDefault="00921A47">
                  <w:pPr>
                    <w:rPr>
                      <w:sz w:val="24"/>
                      <w:szCs w:val="24"/>
                      <w:lang w:val="en-US"/>
                    </w:rPr>
                  </w:pPr>
                  <w:proofErr w:type="spellStart"/>
                  <w:r w:rsidRPr="006518C9">
                    <w:rPr>
                      <w:lang w:val="en-US"/>
                    </w:rPr>
                    <w:lastRenderedPageBreak/>
                    <w:t>lastName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873EA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17C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59AE" w14:textId="77777777" w:rsidR="00921A47" w:rsidRPr="006518C9" w:rsidRDefault="00921A47">
                  <w:pPr>
                    <w:rPr>
                      <w:sz w:val="24"/>
                      <w:szCs w:val="24"/>
                      <w:lang w:val="en-US"/>
                    </w:rPr>
                  </w:pPr>
                  <w:r w:rsidRPr="006518C9">
                    <w:rPr>
                      <w:lang w:val="en-US"/>
                    </w:rPr>
                    <w:t>The Person's last/family name.</w:t>
                  </w:r>
                </w:p>
              </w:tc>
            </w:tr>
            <w:tr w:rsidR="00921A47" w:rsidRPr="006518C9" w14:paraId="178A2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B8EA2" w14:textId="77777777" w:rsidR="00921A47" w:rsidRPr="006518C9" w:rsidRDefault="00921A47">
                  <w:pPr>
                    <w:rPr>
                      <w:sz w:val="24"/>
                      <w:szCs w:val="24"/>
                      <w:lang w:val="en-US"/>
                    </w:rPr>
                  </w:pPr>
                  <w:proofErr w:type="spellStart"/>
                  <w:r w:rsidRPr="006518C9">
                    <w:rPr>
                      <w:lang w:val="en-US"/>
                    </w:rPr>
                    <w:t>midInitials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BB8D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09FD23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A9AE" w14:textId="77777777" w:rsidR="00921A47" w:rsidRPr="006518C9" w:rsidRDefault="00921A47">
                  <w:pPr>
                    <w:rPr>
                      <w:sz w:val="24"/>
                      <w:szCs w:val="24"/>
                      <w:lang w:val="en-US"/>
                    </w:rPr>
                  </w:pPr>
                  <w:r w:rsidRPr="006518C9">
                    <w:rPr>
                      <w:lang w:val="en-US"/>
                    </w:rPr>
                    <w:t>The Person's middle initial.</w:t>
                  </w:r>
                </w:p>
              </w:tc>
            </w:tr>
            <w:tr w:rsidR="00921A47" w:rsidRPr="006518C9" w14:paraId="2DFD0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E11E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1A72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F16740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5F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F70CAE3" w14:textId="77777777" w:rsidR="00921A47" w:rsidRPr="006518C9" w:rsidRDefault="00921A47">
            <w:pPr>
              <w:rPr>
                <w:sz w:val="24"/>
                <w:szCs w:val="24"/>
                <w:lang w:val="en-US"/>
              </w:rPr>
            </w:pPr>
          </w:p>
        </w:tc>
      </w:tr>
      <w:tr w:rsidR="00921A47" w:rsidRPr="006518C9" w14:paraId="7D2F030D" w14:textId="77777777" w:rsidTr="00921A47">
        <w:trPr>
          <w:tblCellSpacing w:w="15" w:type="dxa"/>
        </w:trPr>
        <w:tc>
          <w:tcPr>
            <w:tcW w:w="0" w:type="auto"/>
            <w:vAlign w:val="center"/>
            <w:hideMark/>
          </w:tcPr>
          <w:p w14:paraId="5D5BC422"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40DC13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2CD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5CBF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E869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6F2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A328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8F0A"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0A60C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F8C9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1054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7337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5697B"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C70A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B39E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9D87E" w14:textId="77777777" w:rsidR="00921A47" w:rsidRPr="006518C9" w:rsidRDefault="00921A47">
                  <w:pPr>
                    <w:rPr>
                      <w:sz w:val="24"/>
                      <w:szCs w:val="24"/>
                      <w:lang w:val="en-US"/>
                    </w:rPr>
                  </w:pPr>
                  <w:r w:rsidRPr="006518C9">
                    <w:rPr>
                      <w:lang w:val="en-US"/>
                    </w:rPr>
                    <w:t>A single user-defined parameter.</w:t>
                  </w:r>
                </w:p>
              </w:tc>
            </w:tr>
            <w:tr w:rsidR="00921A47" w:rsidRPr="006518C9" w14:paraId="12986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DF898" w14:textId="77777777" w:rsidR="00921A47" w:rsidRPr="006518C9" w:rsidRDefault="00C741B0">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6BC2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C20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E22C" w14:textId="77777777" w:rsidR="00921A47" w:rsidRPr="006518C9" w:rsidRDefault="00921A47">
                  <w:pPr>
                    <w:rPr>
                      <w:sz w:val="24"/>
                      <w:szCs w:val="24"/>
                      <w:lang w:val="en-US"/>
                    </w:rPr>
                  </w:pPr>
                  <w:r w:rsidRPr="006518C9">
                    <w:rPr>
                      <w:lang w:val="en-US"/>
                    </w:rPr>
                    <w:t>The organization a person belongs to.</w:t>
                  </w:r>
                </w:p>
              </w:tc>
            </w:tr>
          </w:tbl>
          <w:p w14:paraId="7C08EB12" w14:textId="77777777" w:rsidR="00921A47" w:rsidRPr="006518C9" w:rsidRDefault="00921A47">
            <w:pPr>
              <w:rPr>
                <w:sz w:val="24"/>
                <w:szCs w:val="24"/>
                <w:lang w:val="en-US"/>
              </w:rPr>
            </w:pPr>
          </w:p>
        </w:tc>
      </w:tr>
      <w:tr w:rsidR="00921A47" w:rsidRPr="006518C9" w14:paraId="2EFC09D3" w14:textId="77777777" w:rsidTr="00921A47">
        <w:trPr>
          <w:tblCellSpacing w:w="15" w:type="dxa"/>
        </w:trPr>
        <w:tc>
          <w:tcPr>
            <w:tcW w:w="0" w:type="auto"/>
            <w:vAlign w:val="center"/>
            <w:hideMark/>
          </w:tcPr>
          <w:p w14:paraId="0F9511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BE8E6D" w14:textId="77777777" w:rsidR="00921A47" w:rsidRPr="006518C9" w:rsidRDefault="00921A47">
            <w:pPr>
              <w:pStyle w:val="HTMLPreformatted"/>
            </w:pPr>
            <w:r w:rsidRPr="006518C9">
              <w:t xml:space="preserve">    &lt;Person </w:t>
            </w:r>
            <w:proofErr w:type="spellStart"/>
            <w:r w:rsidRPr="006518C9">
              <w:t>firstName</w:t>
            </w:r>
            <w:proofErr w:type="spellEnd"/>
            <w:r w:rsidRPr="006518C9">
              <w:t xml:space="preserve">="test" </w:t>
            </w:r>
            <w:proofErr w:type="spellStart"/>
            <w:r w:rsidRPr="006518C9">
              <w:t>lastName</w:t>
            </w:r>
            <w:proofErr w:type="spellEnd"/>
            <w:r w:rsidRPr="006518C9">
              <w:t>="test" id="PROVIDER"&gt;</w:t>
            </w:r>
          </w:p>
          <w:p w14:paraId="7D6AE6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0913129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p w14:paraId="3BBCD7E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w:t>
            </w:r>
            <w:proofErr w:type="spellStart"/>
            <w:r w:rsidRPr="006518C9">
              <w:t>testtest</w:t>
            </w:r>
            <w:proofErr w:type="spellEnd"/>
            <w:r w:rsidRPr="006518C9">
              <w:t>"/&gt;</w:t>
            </w:r>
          </w:p>
          <w:p w14:paraId="56B2FFAC"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w:t>
            </w:r>
          </w:p>
          <w:p w14:paraId="2C074C04" w14:textId="77777777" w:rsidR="00921A47" w:rsidRPr="006518C9" w:rsidRDefault="00921A47">
            <w:pPr>
              <w:pStyle w:val="HTMLPreformatted"/>
            </w:pPr>
            <w:r w:rsidRPr="006518C9">
              <w:t xml:space="preserve">    &lt;/Person&gt;</w:t>
            </w:r>
          </w:p>
        </w:tc>
      </w:tr>
      <w:tr w:rsidR="00921A47" w:rsidRPr="006518C9" w14:paraId="2BE9AB4C" w14:textId="77777777" w:rsidTr="00921A47">
        <w:trPr>
          <w:tblCellSpacing w:w="15" w:type="dxa"/>
        </w:trPr>
        <w:tc>
          <w:tcPr>
            <w:tcW w:w="0" w:type="auto"/>
            <w:vAlign w:val="center"/>
            <w:hideMark/>
          </w:tcPr>
          <w:p w14:paraId="1611AB5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E7BBB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/Person</w:t>
            </w:r>
          </w:p>
          <w:p w14:paraId="5B1A4143" w14:textId="77777777" w:rsidR="00921A47" w:rsidRPr="006518C9" w:rsidRDefault="00921A47">
            <w:pPr>
              <w:pStyle w:val="HTMLPreformatted"/>
            </w:pPr>
            <w:r w:rsidRPr="006518C9">
              <w:t xml:space="preserve">SHOULD supply term </w:t>
            </w:r>
            <w:hyperlink r:id="rId179" w:tgtFrame="new" w:history="1">
              <w:r w:rsidRPr="006518C9">
                <w:rPr>
                  <w:rStyle w:val="Hyperlink"/>
                </w:rPr>
                <w:t>MS:1000588</w:t>
              </w:r>
            </w:hyperlink>
            <w:r w:rsidRPr="006518C9">
              <w:t xml:space="preserve"> (</w:t>
            </w:r>
            <w:r w:rsidRPr="006518C9">
              <w:rPr>
                <w:rStyle w:val="popup"/>
              </w:rPr>
              <w:t>contact URL</w:t>
            </w:r>
            <w:r w:rsidRPr="006518C9">
              <w:t>) one or more times</w:t>
            </w:r>
          </w:p>
          <w:p w14:paraId="19468DFF" w14:textId="77777777" w:rsidR="00921A47" w:rsidRPr="006518C9" w:rsidRDefault="00921A47">
            <w:pPr>
              <w:pStyle w:val="HTMLPreformatted"/>
            </w:pPr>
            <w:r w:rsidRPr="006518C9">
              <w:t xml:space="preserve">SHOULD supply term </w:t>
            </w:r>
            <w:hyperlink r:id="rId180"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42C21D45" w14:textId="77777777" w:rsidR="00921A47" w:rsidRPr="006518C9" w:rsidRDefault="00921A47">
            <w:pPr>
              <w:pStyle w:val="HTMLPreformatted"/>
            </w:pPr>
            <w:r w:rsidRPr="006518C9">
              <w:t xml:space="preserve">SHOULD supply term </w:t>
            </w:r>
            <w:hyperlink r:id="rId181"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470E7A08" w14:textId="77777777" w:rsidTr="00921A47">
        <w:trPr>
          <w:tblCellSpacing w:w="15" w:type="dxa"/>
        </w:trPr>
        <w:tc>
          <w:tcPr>
            <w:tcW w:w="0" w:type="auto"/>
            <w:vAlign w:val="center"/>
            <w:hideMark/>
          </w:tcPr>
          <w:p w14:paraId="3E5D44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B0D235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6212059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accession="MS:1000589" </w:t>
            </w:r>
            <w:proofErr w:type="spellStart"/>
            <w:r w:rsidRPr="006518C9">
              <w:t>cvRef</w:t>
            </w:r>
            <w:proofErr w:type="spellEnd"/>
            <w:r w:rsidRPr="006518C9">
              <w:t>="PSI-MS" value="smartinez@proteored.org" name="contact email"/&gt;</w:t>
            </w:r>
          </w:p>
          <w:p w14:paraId="686D60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tc>
      </w:tr>
    </w:tbl>
    <w:p w14:paraId="116C51C9" w14:textId="77777777" w:rsidR="00921A47" w:rsidRPr="006518C9" w:rsidRDefault="00921A47" w:rsidP="00921A47">
      <w:pPr>
        <w:rPr>
          <w:lang w:val="en-US"/>
        </w:rPr>
      </w:pPr>
    </w:p>
    <w:p w14:paraId="038A4D70" w14:textId="77777777" w:rsidR="00921A47" w:rsidRPr="006518C9" w:rsidRDefault="00921A47" w:rsidP="00921A47">
      <w:pPr>
        <w:pStyle w:val="Heading2"/>
      </w:pPr>
      <w:bookmarkStart w:id="436" w:name="_Toc476057246"/>
      <w:r w:rsidRPr="006518C9">
        <w:t>Element &lt;</w:t>
      </w:r>
      <w:bookmarkStart w:id="437" w:name="ProteinAmbiguityGroup"/>
      <w:proofErr w:type="spellStart"/>
      <w:r w:rsidRPr="006518C9">
        <w:t>ProteinAmbiguityGroup</w:t>
      </w:r>
      <w:bookmarkEnd w:id="437"/>
      <w:proofErr w:type="spellEnd"/>
      <w:r w:rsidRPr="006518C9">
        <w:t>&gt;</w:t>
      </w:r>
      <w:bookmarkEnd w:id="4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189AF6DF" w14:textId="77777777" w:rsidTr="00921A47">
        <w:trPr>
          <w:tblCellSpacing w:w="15" w:type="dxa"/>
        </w:trPr>
        <w:tc>
          <w:tcPr>
            <w:tcW w:w="0" w:type="auto"/>
            <w:vAlign w:val="center"/>
            <w:hideMark/>
          </w:tcPr>
          <w:p w14:paraId="6BC964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2B1A41"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9455894" w14:textId="77777777" w:rsidTr="00921A47">
        <w:trPr>
          <w:tblCellSpacing w:w="15" w:type="dxa"/>
        </w:trPr>
        <w:tc>
          <w:tcPr>
            <w:tcW w:w="0" w:type="auto"/>
            <w:vAlign w:val="center"/>
            <w:hideMark/>
          </w:tcPr>
          <w:p w14:paraId="0BFD98E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DF0812" w14:textId="77777777" w:rsidR="00921A47" w:rsidRPr="006518C9" w:rsidRDefault="00921A47">
            <w:pPr>
              <w:rPr>
                <w:sz w:val="24"/>
                <w:szCs w:val="24"/>
                <w:lang w:val="en-US"/>
              </w:rPr>
            </w:pPr>
            <w:proofErr w:type="spellStart"/>
            <w:r w:rsidRPr="006518C9">
              <w:rPr>
                <w:lang w:val="en-US"/>
              </w:rPr>
              <w:t>ProteinAmbiguityGroupType</w:t>
            </w:r>
            <w:proofErr w:type="spellEnd"/>
            <w:r w:rsidRPr="006518C9">
              <w:rPr>
                <w:lang w:val="en-US"/>
              </w:rPr>
              <w:t xml:space="preserve"> </w:t>
            </w:r>
          </w:p>
        </w:tc>
      </w:tr>
      <w:tr w:rsidR="00921A47" w:rsidRPr="006518C9" w14:paraId="18D58C13" w14:textId="77777777" w:rsidTr="00921A47">
        <w:trPr>
          <w:tblCellSpacing w:w="15" w:type="dxa"/>
        </w:trPr>
        <w:tc>
          <w:tcPr>
            <w:tcW w:w="0" w:type="auto"/>
            <w:vAlign w:val="center"/>
            <w:hideMark/>
          </w:tcPr>
          <w:p w14:paraId="74640EE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5F69E3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C14A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EE3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C84C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DB29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0295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5C282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C97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2A7D8E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86EE2"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57DB58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1924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9DB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3E2F74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5466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4E7B9F4" w14:textId="77777777" w:rsidR="00921A47" w:rsidRPr="006518C9" w:rsidRDefault="00921A47">
            <w:pPr>
              <w:rPr>
                <w:sz w:val="24"/>
                <w:szCs w:val="24"/>
                <w:lang w:val="en-US"/>
              </w:rPr>
            </w:pPr>
          </w:p>
        </w:tc>
      </w:tr>
      <w:tr w:rsidR="00921A47" w:rsidRPr="006518C9" w14:paraId="200CF715" w14:textId="77777777" w:rsidTr="00921A47">
        <w:trPr>
          <w:tblCellSpacing w:w="15" w:type="dxa"/>
        </w:trPr>
        <w:tc>
          <w:tcPr>
            <w:tcW w:w="0" w:type="auto"/>
            <w:vAlign w:val="center"/>
            <w:hideMark/>
          </w:tcPr>
          <w:p w14:paraId="536B84D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032C23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471C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D4C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C1A8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633D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0C08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14469" w14:textId="77777777" w:rsidR="00921A47" w:rsidRPr="006518C9" w:rsidRDefault="00C741B0">
                  <w:pPr>
                    <w:rPr>
                      <w:sz w:val="24"/>
                      <w:szCs w:val="24"/>
                      <w:lang w:val="en-US"/>
                    </w:rPr>
                  </w:pPr>
                  <w:hyperlink w:anchor="ProteinDetectionHypothesis" w:history="1">
                    <w:proofErr w:type="spellStart"/>
                    <w:r w:rsidR="00921A47" w:rsidRPr="006518C9">
                      <w:rPr>
                        <w:rStyle w:val="Hyperlink"/>
                        <w:lang w:val="en-US"/>
                      </w:rPr>
                      <w:t>ProteinDetectionHypothesis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A5B2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7739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E124"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w:t>
                  </w:r>
                  <w:proofErr w:type="gramStart"/>
                  <w:r w:rsidRPr="006518C9">
                    <w:rPr>
                      <w:lang w:val="en-US"/>
                    </w:rPr>
                    <w:t>i.e.</w:t>
                  </w:r>
                  <w:proofErr w:type="gramEnd"/>
                  <w:r w:rsidRPr="006518C9">
                    <w:rPr>
                      <w:lang w:val="en-US"/>
                    </w:rPr>
                    <w:t xml:space="preserve"> a protein).</w:t>
                  </w:r>
                </w:p>
              </w:tc>
            </w:tr>
            <w:tr w:rsidR="00921A47" w:rsidRPr="006518C9" w14:paraId="6E4B5B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C2F7"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64439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0D0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A7B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6E75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AEB5F"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4772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CC4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0FE9" w14:textId="77777777" w:rsidR="00921A47" w:rsidRPr="006518C9" w:rsidRDefault="00921A47">
                  <w:pPr>
                    <w:rPr>
                      <w:sz w:val="24"/>
                      <w:szCs w:val="24"/>
                      <w:lang w:val="en-US"/>
                    </w:rPr>
                  </w:pPr>
                  <w:r w:rsidRPr="006518C9">
                    <w:rPr>
                      <w:lang w:val="en-US"/>
                    </w:rPr>
                    <w:t>A single user-defined parameter.</w:t>
                  </w:r>
                </w:p>
              </w:tc>
            </w:tr>
          </w:tbl>
          <w:p w14:paraId="54A38408" w14:textId="77777777" w:rsidR="00921A47" w:rsidRPr="006518C9" w:rsidRDefault="00921A47">
            <w:pPr>
              <w:rPr>
                <w:sz w:val="24"/>
                <w:szCs w:val="24"/>
                <w:lang w:val="en-US"/>
              </w:rPr>
            </w:pPr>
          </w:p>
        </w:tc>
      </w:tr>
      <w:tr w:rsidR="00921A47" w:rsidRPr="006518C9" w14:paraId="1ED2423C" w14:textId="77777777" w:rsidTr="00921A47">
        <w:trPr>
          <w:tblCellSpacing w:w="15" w:type="dxa"/>
        </w:trPr>
        <w:tc>
          <w:tcPr>
            <w:tcW w:w="0" w:type="auto"/>
            <w:vAlign w:val="center"/>
            <w:hideMark/>
          </w:tcPr>
          <w:p w14:paraId="2C6FA1B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19CC9F1" w14:textId="77777777" w:rsidR="00921A47" w:rsidRPr="006518C9" w:rsidRDefault="00921A47">
            <w:pPr>
              <w:pStyle w:val="HTMLPreformatted"/>
            </w:pPr>
            <w:r w:rsidRPr="006518C9">
              <w:t>&lt;</w:t>
            </w:r>
            <w:proofErr w:type="spellStart"/>
            <w:r w:rsidRPr="006518C9">
              <w:t>ProteinAmbiguityGroup</w:t>
            </w:r>
            <w:proofErr w:type="spellEnd"/>
            <w:r w:rsidRPr="006518C9">
              <w:t xml:space="preserve"> id="PAG_1"&gt;</w:t>
            </w:r>
          </w:p>
          <w:p w14:paraId="06FC0D2D"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="dbseq_sp|Q64467|G3PT_MOUSE Glyceraldehyde-3-phosphate dehydrogenase, testis-specific OS=Mus..." id="PDH_11"&gt;</w:t>
            </w:r>
          </w:p>
          <w:p w14:paraId="0E923D09"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="PE13_2_63"&gt;</w:t>
            </w:r>
          </w:p>
          <w:p w14:paraId="1B3C32E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6F7976F8"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21D60A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2B7098B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proofErr w:type="gramStart"/>
            <w:r w:rsidRPr="006518C9">
              <w:t>ProteoGrouper:PDH</w:t>
            </w:r>
            <w:proofErr w:type="spellEnd"/>
            <w:proofErr w:type="gramEnd"/>
            <w:r w:rsidRPr="006518C9">
              <w:t xml:space="preserve"> score"/&gt;</w:t>
            </w:r>
          </w:p>
          <w:p w14:paraId="199EF07C" w14:textId="77777777" w:rsidR="00921A47" w:rsidRPr="006518C9" w:rsidRDefault="00921A47">
            <w:pPr>
              <w:pStyle w:val="HTMLPreformatted"/>
            </w:pPr>
            <w:r w:rsidRPr="006518C9">
              <w:t xml:space="preserve">  ...</w:t>
            </w:r>
          </w:p>
          <w:p w14:paraId="017C7647" w14:textId="77777777" w:rsidR="00921A47" w:rsidRPr="006518C9" w:rsidRDefault="00921A47">
            <w:pPr>
              <w:pStyle w:val="HTMLPreformatted"/>
            </w:pPr>
            <w:r w:rsidRPr="006518C9">
              <w:t>&lt;/</w:t>
            </w:r>
            <w:proofErr w:type="spellStart"/>
            <w:r w:rsidRPr="006518C9">
              <w:t>ProteinAmbiguityGroup</w:t>
            </w:r>
            <w:proofErr w:type="spellEnd"/>
            <w:r w:rsidRPr="006518C9">
              <w:t>&gt;</w:t>
            </w:r>
          </w:p>
        </w:tc>
      </w:tr>
      <w:tr w:rsidR="00921A47" w:rsidRPr="006518C9" w14:paraId="5041B38D" w14:textId="77777777" w:rsidTr="00921A47">
        <w:trPr>
          <w:tblCellSpacing w:w="15" w:type="dxa"/>
        </w:trPr>
        <w:tc>
          <w:tcPr>
            <w:tcW w:w="0" w:type="auto"/>
            <w:vAlign w:val="center"/>
            <w:hideMark/>
          </w:tcPr>
          <w:p w14:paraId="0343B35F"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5744EBA2" w14:textId="77777777" w:rsidR="00921A47" w:rsidRPr="006518C9" w:rsidRDefault="00921A47">
            <w:pPr>
              <w:pStyle w:val="HTMLPreformatted"/>
            </w:pPr>
            <w:r w:rsidRPr="006518C9">
              <w:t>Path /MzIdentML/DataCollection/AnalysisData/ProteinDetectionList/ProteinAmbiguityGroup</w:t>
            </w:r>
          </w:p>
          <w:p w14:paraId="0A109D2E" w14:textId="77777777" w:rsidR="00921A47" w:rsidRPr="006518C9" w:rsidRDefault="00921A47">
            <w:pPr>
              <w:pStyle w:val="HTMLPreformatted"/>
            </w:pPr>
            <w:r w:rsidRPr="006518C9">
              <w:t xml:space="preserve">MUST supply term </w:t>
            </w:r>
            <w:hyperlink r:id="rId182"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3A6AAF0D" w14:textId="77777777" w:rsidR="00921A47" w:rsidRPr="006518C9" w:rsidRDefault="00921A47">
            <w:pPr>
              <w:pStyle w:val="HTMLPreformatted"/>
            </w:pPr>
            <w:r w:rsidRPr="006518C9">
              <w:t xml:space="preserve">MAY supply a *child* term of </w:t>
            </w:r>
            <w:hyperlink r:id="rId183"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29CA4830" w14:textId="77777777" w:rsidR="00921A47" w:rsidRPr="006518C9" w:rsidRDefault="00921A47">
            <w:pPr>
              <w:pStyle w:val="HTMLPreformatted"/>
            </w:pPr>
            <w:r w:rsidRPr="006518C9">
              <w:t xml:space="preserve">  e.g.: </w:t>
            </w:r>
            <w:hyperlink r:id="rId184" w:tgtFrame="new" w:history="1">
              <w:r w:rsidRPr="006518C9">
                <w:rPr>
                  <w:rStyle w:val="Hyperlink"/>
                </w:rPr>
                <w:t>MS:1001164</w:t>
              </w:r>
            </w:hyperlink>
            <w:r w:rsidRPr="006518C9">
              <w:t xml:space="preserve"> (</w:t>
            </w:r>
            <w:proofErr w:type="spellStart"/>
            <w:proofErr w:type="gramStart"/>
            <w:r w:rsidRPr="006518C9">
              <w:rPr>
                <w:rStyle w:val="popup"/>
              </w:rPr>
              <w:t>Paragon:unused</w:t>
            </w:r>
            <w:proofErr w:type="spellEnd"/>
            <w:proofErr w:type="gramEnd"/>
            <w:r w:rsidRPr="006518C9">
              <w:rPr>
                <w:rStyle w:val="popup"/>
              </w:rPr>
              <w:t xml:space="preserve"> </w:t>
            </w:r>
            <w:proofErr w:type="spellStart"/>
            <w:r w:rsidRPr="006518C9">
              <w:rPr>
                <w:rStyle w:val="popup"/>
              </w:rPr>
              <w:t>protscore</w:t>
            </w:r>
            <w:proofErr w:type="spellEnd"/>
            <w:r w:rsidRPr="006518C9">
              <w:t xml:space="preserve">) </w:t>
            </w:r>
          </w:p>
          <w:p w14:paraId="50401155" w14:textId="77777777" w:rsidR="00921A47" w:rsidRPr="006518C9" w:rsidRDefault="00921A47">
            <w:pPr>
              <w:pStyle w:val="HTMLPreformatted"/>
            </w:pPr>
            <w:r w:rsidRPr="006518C9">
              <w:t xml:space="preserve">  e.g.: </w:t>
            </w:r>
            <w:hyperlink r:id="rId185" w:tgtFrame="new" w:history="1">
              <w:r w:rsidRPr="006518C9">
                <w:rPr>
                  <w:rStyle w:val="Hyperlink"/>
                </w:rPr>
                <w:t>MS:1001165</w:t>
              </w:r>
            </w:hyperlink>
            <w:r w:rsidRPr="006518C9">
              <w:t xml:space="preserve"> (</w:t>
            </w:r>
            <w:proofErr w:type="spellStart"/>
            <w:proofErr w:type="gramStart"/>
            <w:r w:rsidRPr="006518C9">
              <w:rPr>
                <w:rStyle w:val="popup"/>
              </w:rPr>
              <w:t>Paragon:total</w:t>
            </w:r>
            <w:proofErr w:type="spellEnd"/>
            <w:proofErr w:type="gramEnd"/>
            <w:r w:rsidRPr="006518C9">
              <w:rPr>
                <w:rStyle w:val="popup"/>
              </w:rPr>
              <w:t xml:space="preserve"> </w:t>
            </w:r>
            <w:proofErr w:type="spellStart"/>
            <w:r w:rsidRPr="006518C9">
              <w:rPr>
                <w:rStyle w:val="popup"/>
              </w:rPr>
              <w:t>protscore</w:t>
            </w:r>
            <w:proofErr w:type="spellEnd"/>
            <w:r w:rsidRPr="006518C9">
              <w:t xml:space="preserve">) </w:t>
            </w:r>
          </w:p>
          <w:p w14:paraId="44E5D70D" w14:textId="77777777" w:rsidR="00921A47" w:rsidRPr="002971BD" w:rsidRDefault="00921A47">
            <w:pPr>
              <w:pStyle w:val="HTMLPreformatted"/>
              <w:rPr>
                <w:lang w:val="de-DE"/>
              </w:rPr>
            </w:pPr>
            <w:r w:rsidRPr="006518C9">
              <w:lastRenderedPageBreak/>
              <w:t xml:space="preserve">  </w:t>
            </w:r>
            <w:r w:rsidRPr="002971BD">
              <w:rPr>
                <w:lang w:val="de-DE"/>
              </w:rPr>
              <w:t xml:space="preserve">e.g.: </w:t>
            </w:r>
            <w:r w:rsidR="00C741B0">
              <w:fldChar w:fldCharType="begin"/>
            </w:r>
            <w:r w:rsidR="00C741B0">
              <w:instrText xml:space="preserve"> HYPERLINK "http://www.ebi.ac.uk/ols/beta/ontologies/ms/terms?iri=http://purl.obolibrary.org/obo/MS_1001301" \t "new" </w:instrText>
            </w:r>
            <w:r w:rsidR="00C741B0">
              <w:fldChar w:fldCharType="separate"/>
            </w:r>
            <w:r w:rsidRPr="002971BD">
              <w:rPr>
                <w:rStyle w:val="Hyperlink"/>
                <w:lang w:val="de-DE"/>
              </w:rPr>
              <w:t>MS:1001301</w:t>
            </w:r>
            <w:r w:rsidR="00C741B0">
              <w:rPr>
                <w:rStyle w:val="Hyperlink"/>
                <w:lang w:val="de-DE"/>
              </w:rPr>
              <w:fldChar w:fldCharType="end"/>
            </w:r>
            <w:r w:rsidRPr="002971BD">
              <w:rPr>
                <w:lang w:val="de-DE"/>
              </w:rPr>
              <w:t xml:space="preserve"> (</w:t>
            </w:r>
            <w:r w:rsidRPr="002971BD">
              <w:rPr>
                <w:rStyle w:val="popup"/>
                <w:lang w:val="de-DE"/>
              </w:rPr>
              <w:t>protein rank</w:t>
            </w:r>
            <w:r w:rsidRPr="002971BD">
              <w:rPr>
                <w:lang w:val="de-DE"/>
              </w:rPr>
              <w:t xml:space="preserve">) </w:t>
            </w:r>
          </w:p>
          <w:p w14:paraId="4077DA26" w14:textId="77777777" w:rsidR="00921A47" w:rsidRPr="006518C9" w:rsidRDefault="00921A47">
            <w:pPr>
              <w:pStyle w:val="HTMLPreformatted"/>
            </w:pPr>
            <w:r w:rsidRPr="002971BD">
              <w:rPr>
                <w:lang w:val="de-DE"/>
              </w:rPr>
              <w:t xml:space="preserve">  </w:t>
            </w:r>
            <w:r w:rsidRPr="006518C9">
              <w:t xml:space="preserve">e.g.: </w:t>
            </w:r>
            <w:hyperlink r:id="rId186" w:tgtFrame="new" w:history="1">
              <w:r w:rsidRPr="006518C9">
                <w:rPr>
                  <w:rStyle w:val="Hyperlink"/>
                </w:rPr>
                <w:t>MS:1002236</w:t>
              </w:r>
            </w:hyperlink>
            <w:r w:rsidRPr="006518C9">
              <w:t xml:space="preserve"> (</w:t>
            </w:r>
            <w:proofErr w:type="spellStart"/>
            <w:proofErr w:type="gramStart"/>
            <w:r w:rsidRPr="006518C9">
              <w:rPr>
                <w:rStyle w:val="popup"/>
              </w:rPr>
              <w:t>ProteoGrouper:PAG</w:t>
            </w:r>
            <w:proofErr w:type="spellEnd"/>
            <w:proofErr w:type="gramEnd"/>
            <w:r w:rsidRPr="006518C9">
              <w:rPr>
                <w:rStyle w:val="popup"/>
              </w:rPr>
              <w:t xml:space="preserve"> score</w:t>
            </w:r>
            <w:r w:rsidRPr="006518C9">
              <w:t xml:space="preserve">) </w:t>
            </w:r>
          </w:p>
          <w:p w14:paraId="50F8C822" w14:textId="77777777" w:rsidR="00921A47" w:rsidRPr="006518C9" w:rsidRDefault="00921A47">
            <w:pPr>
              <w:pStyle w:val="HTMLPreformatted"/>
            </w:pPr>
            <w:r w:rsidRPr="006518C9">
              <w:t xml:space="preserve">  e.g.: </w:t>
            </w:r>
            <w:hyperlink r:id="rId187"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322A281" w14:textId="77777777" w:rsidR="00921A47" w:rsidRPr="006518C9" w:rsidRDefault="00921A47">
            <w:pPr>
              <w:pStyle w:val="HTMLPreformatted"/>
            </w:pPr>
            <w:r w:rsidRPr="006518C9">
              <w:t xml:space="preserve">  e.g.: </w:t>
            </w:r>
            <w:hyperlink r:id="rId188"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12C12D1F" w14:textId="77777777" w:rsidR="00921A47" w:rsidRPr="006518C9" w:rsidRDefault="00921A47">
            <w:pPr>
              <w:pStyle w:val="HTMLPreformatted"/>
            </w:pPr>
            <w:r w:rsidRPr="006518C9">
              <w:t xml:space="preserve">  e.g.: </w:t>
            </w:r>
            <w:hyperlink r:id="rId189" w:tgtFrame="new" w:history="1">
              <w:r w:rsidRPr="006518C9">
                <w:rPr>
                  <w:rStyle w:val="Hyperlink"/>
                </w:rPr>
                <w:t>MS:1002474</w:t>
              </w:r>
            </w:hyperlink>
            <w:r w:rsidRPr="006518C9">
              <w:t xml:space="preserve"> (</w:t>
            </w:r>
            <w:proofErr w:type="spellStart"/>
            <w:proofErr w:type="gramStart"/>
            <w:r w:rsidRPr="006518C9">
              <w:rPr>
                <w:rStyle w:val="popup"/>
              </w:rPr>
              <w:t>ProteoAnnotator:non</w:t>
            </w:r>
            <w:proofErr w:type="gramEnd"/>
            <w:r w:rsidRPr="006518C9">
              <w:rPr>
                <w:rStyle w:val="popup"/>
              </w:rPr>
              <w:t>-canonical</w:t>
            </w:r>
            <w:proofErr w:type="spellEnd"/>
            <w:r w:rsidRPr="006518C9">
              <w:rPr>
                <w:rStyle w:val="popup"/>
              </w:rPr>
              <w:t xml:space="preserve"> gene model score</w:t>
            </w:r>
            <w:r w:rsidRPr="006518C9">
              <w:t xml:space="preserve">) </w:t>
            </w:r>
          </w:p>
          <w:p w14:paraId="17ECB44A" w14:textId="77777777" w:rsidR="00921A47" w:rsidRPr="006518C9" w:rsidRDefault="00921A47">
            <w:pPr>
              <w:pStyle w:val="HTMLPreformatted"/>
            </w:pPr>
            <w:r w:rsidRPr="006518C9">
              <w:t xml:space="preserve">  e.g.: </w:t>
            </w:r>
            <w:hyperlink r:id="rId190" w:tgtFrame="new" w:history="1">
              <w:r w:rsidRPr="006518C9">
                <w:rPr>
                  <w:rStyle w:val="Hyperlink"/>
                </w:rPr>
                <w:t>MS:1002475</w:t>
              </w:r>
            </w:hyperlink>
            <w:r w:rsidRPr="006518C9">
              <w:t xml:space="preserve"> (</w:t>
            </w:r>
            <w:proofErr w:type="spellStart"/>
            <w:proofErr w:type="gramStart"/>
            <w:r w:rsidRPr="006518C9">
              <w:rPr>
                <w:rStyle w:val="popup"/>
              </w:rPr>
              <w:t>ProteoAnnotator:count</w:t>
            </w:r>
            <w:proofErr w:type="spellEnd"/>
            <w:proofErr w:type="gramEnd"/>
            <w:r w:rsidRPr="006518C9">
              <w:rPr>
                <w:rStyle w:val="popup"/>
              </w:rPr>
              <w:t xml:space="preserve"> alternative peptides</w:t>
            </w:r>
            <w:r w:rsidRPr="006518C9">
              <w:t xml:space="preserve">) </w:t>
            </w:r>
          </w:p>
          <w:p w14:paraId="6ECD2CEF" w14:textId="77777777" w:rsidR="00921A47" w:rsidRPr="006518C9" w:rsidRDefault="00921A47">
            <w:pPr>
              <w:pStyle w:val="HTMLPreformatted"/>
            </w:pPr>
            <w:r w:rsidRPr="006518C9">
              <w:t xml:space="preserve">  e.g.: </w:t>
            </w:r>
            <w:hyperlink r:id="rId191" w:tgtFrame="new" w:history="1">
              <w:r w:rsidRPr="006518C9">
                <w:rPr>
                  <w:rStyle w:val="Hyperlink"/>
                </w:rPr>
                <w:t>MS:1002663</w:t>
              </w:r>
            </w:hyperlink>
            <w:r w:rsidRPr="006518C9">
              <w:t xml:space="preserve"> (</w:t>
            </w:r>
            <w:proofErr w:type="spellStart"/>
            <w:proofErr w:type="gramStart"/>
            <w:r w:rsidRPr="006518C9">
              <w:rPr>
                <w:rStyle w:val="popup"/>
              </w:rPr>
              <w:t>Morpheus:summed</w:t>
            </w:r>
            <w:proofErr w:type="spellEnd"/>
            <w:proofErr w:type="gramEnd"/>
            <w:r w:rsidRPr="006518C9">
              <w:rPr>
                <w:rStyle w:val="popup"/>
              </w:rPr>
              <w:t xml:space="preserve"> Morpheus score</w:t>
            </w:r>
            <w:r w:rsidRPr="006518C9">
              <w:t xml:space="preserve">) </w:t>
            </w:r>
          </w:p>
        </w:tc>
      </w:tr>
    </w:tbl>
    <w:p w14:paraId="03920344" w14:textId="77777777" w:rsidR="00921A47" w:rsidRPr="006518C9" w:rsidRDefault="00A12EAA" w:rsidP="00921A47">
      <w:pPr>
        <w:rPr>
          <w:b/>
          <w:lang w:val="en-US"/>
        </w:rPr>
      </w:pPr>
      <w:r w:rsidRPr="006518C9">
        <w:rPr>
          <w:b/>
          <w:lang w:val="en-US"/>
        </w:rPr>
        <w:lastRenderedPageBreak/>
        <w:t>Example for protein grouping:</w:t>
      </w:r>
    </w:p>
    <w:p w14:paraId="1393EF6B"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 xml:space="preserve"> id="PAG_4266"&gt;</w:t>
      </w:r>
    </w:p>
    <w:p w14:paraId="2D5499B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="DBSeq_RRRRRQ7TMJ9|Q7TMJ9_MOUSE"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="true" id="PDH_RRRRRQ7TMJ9|Q7TMJ9_MOUSE_PAG_4266"&gt;</w:t>
      </w:r>
    </w:p>
    <w:p w14:paraId="2198C92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 xml:space="preserve"> peptideEvidence_ref="PE_APVPPSQAR(0;144.1021)-332-340-RRRRRQ7TMJ9|Q7TMJ9_MOUSE"&gt;</w:t>
      </w:r>
    </w:p>
    <w:p w14:paraId="7D69E3A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SpectrumIdentificationItemRef</w:t>
      </w:r>
      <w:proofErr w:type="spellEnd"/>
      <w:r w:rsidRPr="006518C9">
        <w:rPr>
          <w:rFonts w:ascii="Courier New" w:hAnsi="Courier New" w:cs="Courier New"/>
          <w:sz w:val="14"/>
          <w:szCs w:val="14"/>
          <w:lang w:val="en-US"/>
        </w:rPr>
        <w:t xml:space="preserve"> spectrumIdentificationItem_ref="</w:t>
      </w:r>
      <w:proofErr w:type="gramStart"/>
      <w:r w:rsidRPr="006518C9">
        <w:rPr>
          <w:rFonts w:ascii="Courier New" w:hAnsi="Courier New" w:cs="Courier New"/>
          <w:sz w:val="14"/>
          <w:szCs w:val="14"/>
          <w:lang w:val="en-US"/>
        </w:rPr>
        <w:t>2:[</w:t>
      </w:r>
      <w:proofErr w:type="gramEnd"/>
      <w:r w:rsidRPr="006518C9">
        <w:rPr>
          <w:rFonts w:ascii="Courier New" w:hAnsi="Courier New" w:cs="Courier New"/>
          <w:sz w:val="14"/>
          <w:szCs w:val="14"/>
          <w:lang w:val="en-US"/>
        </w:rPr>
        <w:t>0,144.1021]:APVPPSQAR:index=26699"&gt;&lt;/SpectrumIdentificationItemRef&gt;</w:t>
      </w:r>
    </w:p>
    <w:p w14:paraId="624FCC52"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&gt;</w:t>
      </w:r>
    </w:p>
    <w:p w14:paraId="2A5E3E6E"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proofErr w:type="gramStart"/>
      <w:r w:rsidRPr="006518C9">
        <w:rPr>
          <w:rFonts w:ascii="Courier New" w:hAnsi="Courier New" w:cs="Courier New"/>
          <w:sz w:val="14"/>
          <w:szCs w:val="14"/>
          <w:lang w:val="en-US"/>
        </w:rPr>
        <w:t>PIA:protein</w:t>
      </w:r>
      <w:proofErr w:type="spellEnd"/>
      <w:proofErr w:type="gramEnd"/>
      <w:r w:rsidRPr="006518C9">
        <w:rPr>
          <w:rFonts w:ascii="Courier New" w:hAnsi="Courier New" w:cs="Courier New"/>
          <w:sz w:val="14"/>
          <w:szCs w:val="14"/>
          <w:lang w:val="en-US"/>
        </w:rPr>
        <w:t xml:space="preserve"> score" value="2.0881360887005513"&gt;&lt;/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C8DD73A"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886C108"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w:t>
      </w:r>
      <w:proofErr w:type="spellStart"/>
      <w:r w:rsidR="00A12EAA" w:rsidRPr="006518C9">
        <w:rPr>
          <w:rFonts w:ascii="Courier New" w:hAnsi="Courier New" w:cs="Courier New"/>
          <w:sz w:val="14"/>
          <w:szCs w:val="14"/>
          <w:lang w:val="en-US"/>
        </w:rPr>
        <w:t>ProteinDetectionHypothesis</w:t>
      </w:r>
      <w:proofErr w:type="spellEnd"/>
      <w:r w:rsidR="00A12EAA" w:rsidRPr="006518C9">
        <w:rPr>
          <w:rFonts w:ascii="Courier New" w:hAnsi="Courier New" w:cs="Courier New"/>
          <w:sz w:val="14"/>
          <w:szCs w:val="14"/>
          <w:lang w:val="en-US"/>
        </w:rPr>
        <w:t>&gt;</w:t>
      </w:r>
    </w:p>
    <w:p w14:paraId="14A83E94"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accession="MS:1002415" name="protein group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75721C"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accession="MS:1002407" name="cluster identifier" value="2814"&gt;&lt;/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A75471"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&gt;</w:t>
      </w:r>
    </w:p>
    <w:p w14:paraId="0F5F5CB4" w14:textId="77777777" w:rsidR="00A12EAA" w:rsidRPr="006518C9" w:rsidRDefault="00A12EAA" w:rsidP="00A12EAA">
      <w:pPr>
        <w:rPr>
          <w:lang w:val="en-US"/>
        </w:rPr>
      </w:pPr>
    </w:p>
    <w:p w14:paraId="58741D36" w14:textId="77777777" w:rsidR="00921A47" w:rsidRPr="006518C9" w:rsidRDefault="00921A47" w:rsidP="00921A47">
      <w:pPr>
        <w:pStyle w:val="Heading2"/>
      </w:pPr>
      <w:bookmarkStart w:id="438" w:name="_Toc476057247"/>
      <w:r w:rsidRPr="006518C9">
        <w:t>Element &lt;</w:t>
      </w:r>
      <w:bookmarkStart w:id="439" w:name="ProteinDetection"/>
      <w:proofErr w:type="spellStart"/>
      <w:r w:rsidRPr="006518C9">
        <w:t>ProteinDetection</w:t>
      </w:r>
      <w:bookmarkEnd w:id="439"/>
      <w:proofErr w:type="spellEnd"/>
      <w:r w:rsidRPr="006518C9">
        <w:t>&gt;</w:t>
      </w:r>
      <w:bookmarkEnd w:id="4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6A2353C5" w14:textId="77777777" w:rsidTr="00921A47">
        <w:trPr>
          <w:tblCellSpacing w:w="15" w:type="dxa"/>
        </w:trPr>
        <w:tc>
          <w:tcPr>
            <w:tcW w:w="0" w:type="auto"/>
            <w:vAlign w:val="center"/>
            <w:hideMark/>
          </w:tcPr>
          <w:p w14:paraId="799186D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EEDF6D6" w14:textId="77777777" w:rsidR="00921A47" w:rsidRPr="006518C9" w:rsidRDefault="00921A47">
            <w:pPr>
              <w:rPr>
                <w:sz w:val="24"/>
                <w:szCs w:val="24"/>
                <w:lang w:val="en-US"/>
              </w:rPr>
            </w:pPr>
            <w:r w:rsidRPr="006518C9">
              <w:rPr>
                <w:lang w:val="en-US"/>
              </w:rPr>
              <w:t>An Analysis which assembles a set of peptides (</w:t>
            </w:r>
            <w:proofErr w:type="gramStart"/>
            <w:r w:rsidRPr="006518C9">
              <w:rPr>
                <w:lang w:val="en-US"/>
              </w:rPr>
              <w:t>e.g.</w:t>
            </w:r>
            <w:proofErr w:type="gramEnd"/>
            <w:r w:rsidRPr="006518C9">
              <w:rPr>
                <w:lang w:val="en-US"/>
              </w:rPr>
              <w:t xml:space="preserve"> from a spectra search analysis) to proteins. </w:t>
            </w:r>
          </w:p>
        </w:tc>
      </w:tr>
      <w:tr w:rsidR="00921A47" w:rsidRPr="006518C9" w14:paraId="5CB3AF16" w14:textId="77777777" w:rsidTr="00921A47">
        <w:trPr>
          <w:tblCellSpacing w:w="15" w:type="dxa"/>
        </w:trPr>
        <w:tc>
          <w:tcPr>
            <w:tcW w:w="0" w:type="auto"/>
            <w:vAlign w:val="center"/>
            <w:hideMark/>
          </w:tcPr>
          <w:p w14:paraId="685199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6F94FF" w14:textId="77777777" w:rsidR="00921A47" w:rsidRPr="006518C9" w:rsidRDefault="00921A47">
            <w:pPr>
              <w:rPr>
                <w:sz w:val="24"/>
                <w:szCs w:val="24"/>
                <w:lang w:val="en-US"/>
              </w:rPr>
            </w:pPr>
            <w:proofErr w:type="spellStart"/>
            <w:r w:rsidRPr="006518C9">
              <w:rPr>
                <w:lang w:val="en-US"/>
              </w:rPr>
              <w:t>ProteinDetectionType</w:t>
            </w:r>
            <w:proofErr w:type="spellEnd"/>
            <w:r w:rsidRPr="006518C9">
              <w:rPr>
                <w:lang w:val="en-US"/>
              </w:rPr>
              <w:t xml:space="preserve"> </w:t>
            </w:r>
          </w:p>
        </w:tc>
      </w:tr>
      <w:tr w:rsidR="00921A47" w:rsidRPr="006518C9" w14:paraId="43B08B53" w14:textId="77777777" w:rsidTr="00921A47">
        <w:trPr>
          <w:tblCellSpacing w:w="15" w:type="dxa"/>
        </w:trPr>
        <w:tc>
          <w:tcPr>
            <w:tcW w:w="0" w:type="auto"/>
            <w:vAlign w:val="center"/>
            <w:hideMark/>
          </w:tcPr>
          <w:p w14:paraId="7450BE8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0E8DFB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A0B3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D5C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3CEE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5AB6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4E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8BF64"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D357BE"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2D9C3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1D1E6" w14:textId="77777777" w:rsidR="00921A47" w:rsidRPr="006518C9" w:rsidRDefault="00921A47">
                  <w:pPr>
                    <w:rPr>
                      <w:sz w:val="24"/>
                      <w:szCs w:val="24"/>
                      <w:lang w:val="en-US"/>
                    </w:rPr>
                  </w:pPr>
                  <w:r w:rsidRPr="006518C9">
                    <w:rPr>
                      <w:lang w:val="en-US"/>
                    </w:rPr>
                    <w:t>When the protocol was applied.</w:t>
                  </w:r>
                </w:p>
              </w:tc>
            </w:tr>
            <w:tr w:rsidR="00921A47" w:rsidRPr="006518C9" w14:paraId="7A41D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F96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5C2C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A4EA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D0A54"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4441F5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C5EF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66D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70C584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D13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B332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FEF5" w14:textId="77777777" w:rsidR="00921A47" w:rsidRPr="006518C9" w:rsidRDefault="00921A47">
                  <w:pPr>
                    <w:rPr>
                      <w:sz w:val="24"/>
                      <w:szCs w:val="24"/>
                      <w:lang w:val="en-US"/>
                    </w:rPr>
                  </w:pPr>
                  <w:proofErr w:type="spellStart"/>
                  <w:r w:rsidRPr="006518C9">
                    <w:rPr>
                      <w:lang w:val="en-US"/>
                    </w:rPr>
                    <w:t>proteinDetectionList_ref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C3BAE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FE5BE6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6B5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ProteinDetectionList</w:t>
                  </w:r>
                  <w:proofErr w:type="spellEnd"/>
                  <w:r w:rsidRPr="006518C9">
                    <w:rPr>
                      <w:lang w:val="en-US"/>
                    </w:rPr>
                    <w:t xml:space="preserve"> in the </w:t>
                  </w:r>
                  <w:proofErr w:type="spellStart"/>
                  <w:r w:rsidRPr="006518C9">
                    <w:rPr>
                      <w:lang w:val="en-US"/>
                    </w:rPr>
                    <w:t>DataCollection</w:t>
                  </w:r>
                  <w:proofErr w:type="spellEnd"/>
                  <w:r w:rsidRPr="006518C9">
                    <w:rPr>
                      <w:lang w:val="en-US"/>
                    </w:rPr>
                    <w:t xml:space="preserve"> section. </w:t>
                  </w:r>
                </w:p>
              </w:tc>
            </w:tr>
            <w:tr w:rsidR="00921A47" w:rsidRPr="006518C9" w14:paraId="6E9F1F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3A4C" w14:textId="77777777" w:rsidR="00921A47" w:rsidRPr="006518C9" w:rsidRDefault="00921A47">
                  <w:pPr>
                    <w:rPr>
                      <w:sz w:val="24"/>
                      <w:szCs w:val="24"/>
                      <w:lang w:val="en-US"/>
                    </w:rPr>
                  </w:pPr>
                  <w:proofErr w:type="spellStart"/>
                  <w:r w:rsidRPr="006518C9">
                    <w:rPr>
                      <w:lang w:val="en-US"/>
                    </w:rPr>
                    <w:t>proteinDetectionProtocol_ref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D4F2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2240F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32DC1" w14:textId="77777777" w:rsidR="00921A47" w:rsidRPr="006518C9" w:rsidRDefault="00921A47">
                  <w:pPr>
                    <w:rPr>
                      <w:sz w:val="24"/>
                      <w:szCs w:val="24"/>
                      <w:lang w:val="en-US"/>
                    </w:rPr>
                  </w:pPr>
                  <w:r w:rsidRPr="006518C9">
                    <w:rPr>
                      <w:lang w:val="en-US"/>
                    </w:rPr>
                    <w:t xml:space="preserve">A reference to the detection protocol used for this </w:t>
                  </w:r>
                  <w:proofErr w:type="spellStart"/>
                  <w:r w:rsidRPr="006518C9">
                    <w:rPr>
                      <w:lang w:val="en-US"/>
                    </w:rPr>
                    <w:t>ProteinDetection</w:t>
                  </w:r>
                  <w:proofErr w:type="spellEnd"/>
                  <w:r w:rsidRPr="006518C9">
                    <w:rPr>
                      <w:lang w:val="en-US"/>
                    </w:rPr>
                    <w:t xml:space="preserve">. </w:t>
                  </w:r>
                </w:p>
              </w:tc>
            </w:tr>
          </w:tbl>
          <w:p w14:paraId="6992E6E3" w14:textId="77777777" w:rsidR="00921A47" w:rsidRPr="006518C9" w:rsidRDefault="00921A47">
            <w:pPr>
              <w:rPr>
                <w:sz w:val="24"/>
                <w:szCs w:val="24"/>
                <w:lang w:val="en-US"/>
              </w:rPr>
            </w:pPr>
          </w:p>
        </w:tc>
      </w:tr>
      <w:tr w:rsidR="00921A47" w:rsidRPr="006518C9" w14:paraId="426E7AB6" w14:textId="77777777" w:rsidTr="00921A47">
        <w:trPr>
          <w:tblCellSpacing w:w="15" w:type="dxa"/>
        </w:trPr>
        <w:tc>
          <w:tcPr>
            <w:tcW w:w="0" w:type="auto"/>
            <w:vAlign w:val="center"/>
            <w:hideMark/>
          </w:tcPr>
          <w:p w14:paraId="66DDC87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1821BB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06AD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FD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C672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9DB4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CC65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EC7F8" w14:textId="77777777" w:rsidR="00921A47" w:rsidRPr="006518C9" w:rsidRDefault="00C741B0">
                  <w:pPr>
                    <w:rPr>
                      <w:sz w:val="24"/>
                      <w:szCs w:val="24"/>
                      <w:lang w:val="en-US"/>
                    </w:rPr>
                  </w:pPr>
                  <w:hyperlink w:anchor="InputSpectrumIdentifications" w:history="1">
                    <w:proofErr w:type="spellStart"/>
                    <w:r w:rsidR="00921A47" w:rsidRPr="006518C9">
                      <w:rPr>
                        <w:rStyle w:val="Hyperlink"/>
                        <w:lang w:val="en-US"/>
                      </w:rPr>
                      <w:t>InputSpectrumIdentifications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BA51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033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7B160"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6170E0D7" w14:textId="77777777" w:rsidR="00921A47" w:rsidRPr="006518C9" w:rsidRDefault="00921A47">
            <w:pPr>
              <w:rPr>
                <w:sz w:val="24"/>
                <w:szCs w:val="24"/>
                <w:lang w:val="en-US"/>
              </w:rPr>
            </w:pPr>
          </w:p>
        </w:tc>
      </w:tr>
      <w:tr w:rsidR="00921A47" w:rsidRPr="006518C9" w14:paraId="7481BE18" w14:textId="77777777" w:rsidTr="00921A47">
        <w:trPr>
          <w:tblCellSpacing w:w="15" w:type="dxa"/>
        </w:trPr>
        <w:tc>
          <w:tcPr>
            <w:tcW w:w="0" w:type="auto"/>
            <w:vAlign w:val="center"/>
            <w:hideMark/>
          </w:tcPr>
          <w:p w14:paraId="2366737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681317" w14:textId="77777777" w:rsidR="00921A47" w:rsidRPr="006518C9" w:rsidRDefault="00921A47">
            <w:pPr>
              <w:pStyle w:val="HTMLPreformatted"/>
            </w:pPr>
            <w:r w:rsidRPr="006518C9">
              <w:t>&lt;</w:t>
            </w:r>
            <w:proofErr w:type="spellStart"/>
            <w:r w:rsidRPr="006518C9">
              <w:t>ProteinDetection</w:t>
            </w:r>
            <w:proofErr w:type="spellEnd"/>
            <w:r w:rsidRPr="006518C9">
              <w:t xml:space="preserve"> id="PD_1" </w:t>
            </w:r>
            <w:proofErr w:type="spellStart"/>
            <w:r w:rsidRPr="006518C9">
              <w:t>activityDate</w:t>
            </w:r>
            <w:proofErr w:type="spellEnd"/>
            <w:r w:rsidRPr="006518C9">
              <w:t xml:space="preserve">="2014-01-11T19:42:49" </w:t>
            </w:r>
            <w:proofErr w:type="spellStart"/>
            <w:r w:rsidRPr="006518C9">
              <w:t>proteinDetectionList_ref</w:t>
            </w:r>
            <w:proofErr w:type="spellEnd"/>
            <w:r w:rsidRPr="006518C9">
              <w:t>="</w:t>
            </w:r>
            <w:proofErr w:type="spellStart"/>
            <w:r w:rsidRPr="006518C9">
              <w:t>PDL_PAnalyzer</w:t>
            </w:r>
            <w:proofErr w:type="spellEnd"/>
            <w:r w:rsidRPr="006518C9">
              <w:t xml:space="preserve">" </w:t>
            </w:r>
            <w:proofErr w:type="spellStart"/>
            <w:r w:rsidRPr="006518C9">
              <w:t>proteinDetectionProtocol_ref</w:t>
            </w:r>
            <w:proofErr w:type="spellEnd"/>
            <w:r w:rsidRPr="006518C9">
              <w:t>="</w:t>
            </w:r>
            <w:proofErr w:type="spellStart"/>
            <w:r w:rsidRPr="006518C9">
              <w:t>PDP_PAnalyzer</w:t>
            </w:r>
            <w:proofErr w:type="spellEnd"/>
            <w:r w:rsidRPr="006518C9">
              <w:t>"&gt;</w:t>
            </w:r>
          </w:p>
          <w:p w14:paraId="2FB12D0D" w14:textId="77777777" w:rsidR="00921A47" w:rsidRPr="006518C9" w:rsidRDefault="00921A47">
            <w:pPr>
              <w:pStyle w:val="HTMLPreformatted"/>
            </w:pPr>
            <w:r w:rsidRPr="006518C9">
              <w:t xml:space="preserve">  &lt;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="SIL_1" /&gt;</w:t>
            </w:r>
          </w:p>
          <w:p w14:paraId="3B1A2171" w14:textId="77777777" w:rsidR="00921A47" w:rsidRPr="006518C9" w:rsidRDefault="00921A47">
            <w:pPr>
              <w:pStyle w:val="HTMLPreformatted"/>
            </w:pPr>
            <w:r w:rsidRPr="006518C9">
              <w:t>&lt;/</w:t>
            </w:r>
            <w:proofErr w:type="spellStart"/>
            <w:r w:rsidRPr="006518C9">
              <w:t>ProteinDetection</w:t>
            </w:r>
            <w:proofErr w:type="spellEnd"/>
            <w:r w:rsidRPr="006518C9">
              <w:t>&gt;</w:t>
            </w:r>
          </w:p>
        </w:tc>
      </w:tr>
    </w:tbl>
    <w:p w14:paraId="30669AF3" w14:textId="77777777" w:rsidR="00921A47" w:rsidRPr="006518C9" w:rsidRDefault="00921A47" w:rsidP="00921A47">
      <w:pPr>
        <w:rPr>
          <w:lang w:val="en-US"/>
        </w:rPr>
      </w:pPr>
    </w:p>
    <w:p w14:paraId="6B533C68" w14:textId="77777777" w:rsidR="00921A47" w:rsidRPr="006518C9" w:rsidRDefault="00921A47" w:rsidP="00921A47">
      <w:pPr>
        <w:pStyle w:val="Heading2"/>
      </w:pPr>
      <w:bookmarkStart w:id="440" w:name="_Toc476057248"/>
      <w:r w:rsidRPr="006518C9">
        <w:t>Element &lt;</w:t>
      </w:r>
      <w:bookmarkStart w:id="441" w:name="ProteinDetectionHypothesis"/>
      <w:proofErr w:type="spellStart"/>
      <w:r w:rsidRPr="006518C9">
        <w:t>ProteinDetectionHypothesis</w:t>
      </w:r>
      <w:bookmarkEnd w:id="441"/>
      <w:proofErr w:type="spellEnd"/>
      <w:r w:rsidRPr="006518C9">
        <w:t>&gt;</w:t>
      </w:r>
      <w:bookmarkEnd w:id="4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8DECB0A" w14:textId="77777777" w:rsidTr="00921A47">
        <w:trPr>
          <w:tblCellSpacing w:w="15" w:type="dxa"/>
        </w:trPr>
        <w:tc>
          <w:tcPr>
            <w:tcW w:w="0" w:type="auto"/>
            <w:vAlign w:val="center"/>
            <w:hideMark/>
          </w:tcPr>
          <w:p w14:paraId="734163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9AEF65"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w:t>
            </w:r>
            <w:proofErr w:type="gramStart"/>
            <w:r w:rsidRPr="006518C9">
              <w:rPr>
                <w:lang w:val="en-US"/>
              </w:rPr>
              <w:t>i.e.</w:t>
            </w:r>
            <w:proofErr w:type="gramEnd"/>
            <w:r w:rsidRPr="006518C9">
              <w:rPr>
                <w:lang w:val="en-US"/>
              </w:rPr>
              <w:t xml:space="preserve"> a protein). </w:t>
            </w:r>
          </w:p>
        </w:tc>
      </w:tr>
      <w:tr w:rsidR="00921A47" w:rsidRPr="006518C9" w14:paraId="3BDEBD17" w14:textId="77777777" w:rsidTr="00921A47">
        <w:trPr>
          <w:tblCellSpacing w:w="15" w:type="dxa"/>
        </w:trPr>
        <w:tc>
          <w:tcPr>
            <w:tcW w:w="0" w:type="auto"/>
            <w:vAlign w:val="center"/>
            <w:hideMark/>
          </w:tcPr>
          <w:p w14:paraId="661FEDD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1F41536" w14:textId="77777777" w:rsidR="00921A47" w:rsidRPr="006518C9" w:rsidRDefault="00921A47">
            <w:pPr>
              <w:rPr>
                <w:sz w:val="24"/>
                <w:szCs w:val="24"/>
                <w:lang w:val="en-US"/>
              </w:rPr>
            </w:pPr>
            <w:proofErr w:type="spellStart"/>
            <w:r w:rsidRPr="006518C9">
              <w:rPr>
                <w:lang w:val="en-US"/>
              </w:rPr>
              <w:t>ProteinDetectionHypothesisType</w:t>
            </w:r>
            <w:proofErr w:type="spellEnd"/>
            <w:r w:rsidRPr="006518C9">
              <w:rPr>
                <w:lang w:val="en-US"/>
              </w:rPr>
              <w:t xml:space="preserve"> </w:t>
            </w:r>
          </w:p>
        </w:tc>
      </w:tr>
      <w:tr w:rsidR="00921A47" w:rsidRPr="006518C9" w14:paraId="075E3395" w14:textId="77777777" w:rsidTr="00921A47">
        <w:trPr>
          <w:tblCellSpacing w:w="15" w:type="dxa"/>
        </w:trPr>
        <w:tc>
          <w:tcPr>
            <w:tcW w:w="0" w:type="auto"/>
            <w:vAlign w:val="center"/>
            <w:hideMark/>
          </w:tcPr>
          <w:p w14:paraId="6B08FA9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4614DDB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2478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EC36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B63E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5501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12A6D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A27C5" w14:textId="77777777" w:rsidR="00921A47" w:rsidRPr="006518C9" w:rsidRDefault="00921A47">
                  <w:pPr>
                    <w:rPr>
                      <w:sz w:val="24"/>
                      <w:szCs w:val="24"/>
                      <w:lang w:val="en-US"/>
                    </w:rPr>
                  </w:pPr>
                  <w:proofErr w:type="spellStart"/>
                  <w:r w:rsidRPr="006518C9">
                    <w:rPr>
                      <w:lang w:val="en-US"/>
                    </w:rPr>
                    <w:t>dBSequence_ref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24813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7CF95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0771FFB" w14:textId="77777777" w:rsidR="00921A47" w:rsidRPr="006518C9" w:rsidRDefault="00921A47">
                  <w:pPr>
                    <w:rPr>
                      <w:sz w:val="24"/>
                      <w:szCs w:val="24"/>
                      <w:lang w:val="en-US"/>
                    </w:rPr>
                  </w:pPr>
                  <w:r w:rsidRPr="006518C9">
                    <w:rPr>
                      <w:lang w:val="en-US"/>
                    </w:rPr>
                    <w:t xml:space="preserve">A reference to the corresponding </w:t>
                  </w:r>
                  <w:proofErr w:type="spellStart"/>
                  <w:r w:rsidRPr="006518C9">
                    <w:rPr>
                      <w:lang w:val="en-US"/>
                    </w:rPr>
                    <w:t>DBSequence</w:t>
                  </w:r>
                  <w:proofErr w:type="spellEnd"/>
                  <w:r w:rsidRPr="006518C9">
                    <w:rPr>
                      <w:lang w:val="en-US"/>
                    </w:rPr>
                    <w:t xml:space="preserve"> entry. Note - this attribute was optional in </w:t>
                  </w:r>
                  <w:proofErr w:type="spellStart"/>
                  <w:r w:rsidRPr="006518C9">
                    <w:rPr>
                      <w:lang w:val="en-US"/>
                    </w:rPr>
                    <w:t>mzIdentML</w:t>
                  </w:r>
                  <w:proofErr w:type="spellEnd"/>
                  <w:r w:rsidRPr="006518C9">
                    <w:rPr>
                      <w:lang w:val="en-US"/>
                    </w:rPr>
                    <w:t xml:space="preserve"> 1.1 but is now mandatory in </w:t>
                  </w:r>
                  <w:proofErr w:type="spellStart"/>
                  <w:r w:rsidRPr="006518C9">
                    <w:rPr>
                      <w:lang w:val="en-US"/>
                    </w:rPr>
                    <w:t>mzIdentML</w:t>
                  </w:r>
                  <w:proofErr w:type="spellEnd"/>
                  <w:r w:rsidRPr="006518C9">
                    <w:rPr>
                      <w:lang w:val="en-US"/>
                    </w:rPr>
                    <w:t xml:space="preserve"> 1.2. Consuming software should assume that the </w:t>
                  </w:r>
                  <w:proofErr w:type="spellStart"/>
                  <w:r w:rsidRPr="006518C9">
                    <w:rPr>
                      <w:lang w:val="en-US"/>
                    </w:rPr>
                    <w:t>DBSequence</w:t>
                  </w:r>
                  <w:proofErr w:type="spellEnd"/>
                  <w:r w:rsidRPr="006518C9">
                    <w:rPr>
                      <w:lang w:val="en-US"/>
                    </w:rPr>
                    <w:t xml:space="preserve"> entry referenced here is the definitive identifier for the </w:t>
                  </w:r>
                  <w:r w:rsidRPr="006518C9">
                    <w:rPr>
                      <w:lang w:val="en-US"/>
                    </w:rPr>
                    <w:lastRenderedPageBreak/>
                    <w:t xml:space="preserve">protein. </w:t>
                  </w:r>
                </w:p>
              </w:tc>
            </w:tr>
            <w:tr w:rsidR="00921A47" w:rsidRPr="006518C9" w14:paraId="0E661668"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6AF5"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F259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F8159E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0621901"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3B725E8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63B7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34F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D5D48E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EC3DFE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2686D8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1AD13"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797CAF"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B103B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2E76707" w14:textId="77777777" w:rsidR="00921A47" w:rsidRPr="006518C9" w:rsidRDefault="00921A47">
                  <w:pPr>
                    <w:rPr>
                      <w:sz w:val="24"/>
                      <w:szCs w:val="24"/>
                      <w:lang w:val="en-US"/>
                    </w:rPr>
                  </w:pPr>
                  <w:r w:rsidRPr="006518C9">
                    <w:rPr>
                      <w:lang w:val="en-US"/>
                    </w:rPr>
                    <w:t xml:space="preserve">Set to true if the producers of the file </w:t>
                  </w:r>
                  <w:proofErr w:type="gramStart"/>
                  <w:r w:rsidRPr="006518C9">
                    <w:rPr>
                      <w:lang w:val="en-US"/>
                    </w:rPr>
                    <w:t>has</w:t>
                  </w:r>
                  <w:proofErr w:type="gramEnd"/>
                  <w:r w:rsidRPr="006518C9">
                    <w:rPr>
                      <w:lang w:val="en-US"/>
                    </w:rPr>
                    <w:t xml:space="preserve"> deemed that the </w:t>
                  </w:r>
                  <w:proofErr w:type="spellStart"/>
                  <w:r w:rsidRPr="006518C9">
                    <w:rPr>
                      <w:lang w:val="en-US"/>
                    </w:rPr>
                    <w:t>ProteinDetectionHypothesis</w:t>
                  </w:r>
                  <w:proofErr w:type="spellEnd"/>
                  <w:r w:rsidRPr="006518C9">
                    <w:rPr>
                      <w:lang w:val="en-US"/>
                    </w:rPr>
                    <w:t xml:space="preserve"> has passed a given threshold or been validated as correct. If no such threshold has been set, value of true should be given for all results. </w:t>
                  </w:r>
                </w:p>
              </w:tc>
            </w:tr>
          </w:tbl>
          <w:p w14:paraId="6B3FBDB8" w14:textId="77777777" w:rsidR="00921A47" w:rsidRPr="006518C9" w:rsidRDefault="00921A47">
            <w:pPr>
              <w:rPr>
                <w:sz w:val="24"/>
                <w:szCs w:val="24"/>
                <w:lang w:val="en-US"/>
              </w:rPr>
            </w:pPr>
          </w:p>
        </w:tc>
      </w:tr>
      <w:tr w:rsidR="00921A47" w:rsidRPr="006518C9" w14:paraId="51A57E3F" w14:textId="77777777" w:rsidTr="00921A47">
        <w:trPr>
          <w:tblCellSpacing w:w="15" w:type="dxa"/>
        </w:trPr>
        <w:tc>
          <w:tcPr>
            <w:tcW w:w="0" w:type="auto"/>
            <w:vAlign w:val="center"/>
            <w:hideMark/>
          </w:tcPr>
          <w:p w14:paraId="43ED98C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73B059C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B9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F34B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B83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57F8826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0B827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0FA63" w14:textId="77777777" w:rsidR="00921A47" w:rsidRPr="006518C9" w:rsidRDefault="00C741B0">
                  <w:pPr>
                    <w:rPr>
                      <w:sz w:val="24"/>
                      <w:szCs w:val="24"/>
                      <w:lang w:val="en-US"/>
                    </w:rPr>
                  </w:pPr>
                  <w:hyperlink w:anchor="PeptideHypothesis" w:history="1">
                    <w:proofErr w:type="spellStart"/>
                    <w:r w:rsidR="00921A47" w:rsidRPr="006518C9">
                      <w:rPr>
                        <w:rStyle w:val="Hyperlink"/>
                        <w:lang w:val="en-US"/>
                      </w:rPr>
                      <w:t>PeptideHypothesis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4292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430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BD08E7"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1349A3E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84B6B"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9239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8C0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0E2AE6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4F218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1796A"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3B81B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B730"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33CA33C" w14:textId="77777777" w:rsidR="00921A47" w:rsidRPr="006518C9" w:rsidRDefault="00921A47">
                  <w:pPr>
                    <w:rPr>
                      <w:sz w:val="24"/>
                      <w:szCs w:val="24"/>
                      <w:lang w:val="en-US"/>
                    </w:rPr>
                  </w:pPr>
                  <w:r w:rsidRPr="006518C9">
                    <w:rPr>
                      <w:lang w:val="en-US"/>
                    </w:rPr>
                    <w:t>A single user-defined parameter.</w:t>
                  </w:r>
                </w:p>
              </w:tc>
            </w:tr>
          </w:tbl>
          <w:p w14:paraId="0EC5B460" w14:textId="77777777" w:rsidR="00921A47" w:rsidRPr="006518C9" w:rsidRDefault="00921A47">
            <w:pPr>
              <w:rPr>
                <w:sz w:val="24"/>
                <w:szCs w:val="24"/>
                <w:lang w:val="en-US"/>
              </w:rPr>
            </w:pPr>
          </w:p>
        </w:tc>
      </w:tr>
      <w:tr w:rsidR="00921A47" w:rsidRPr="006518C9" w14:paraId="037ED504" w14:textId="77777777" w:rsidTr="00921A47">
        <w:trPr>
          <w:tblCellSpacing w:w="15" w:type="dxa"/>
        </w:trPr>
        <w:tc>
          <w:tcPr>
            <w:tcW w:w="0" w:type="auto"/>
            <w:vAlign w:val="center"/>
            <w:hideMark/>
          </w:tcPr>
          <w:p w14:paraId="54E919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8991DB" w14:textId="77777777" w:rsidR="00921A47" w:rsidRPr="006518C9" w:rsidRDefault="00921A47">
            <w:pPr>
              <w:pStyle w:val="HTMLPreformatted"/>
            </w:pPr>
            <w:r w:rsidRPr="006518C9">
              <w:t>&lt;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="dbseq_tr|Q3V2I5|Q3V2I5_MOUSE Glyceraldehyde-3-phosphate dehydrogenase (Fragment) OS=Mus..." id="PDH_10"&gt;</w:t>
            </w:r>
          </w:p>
          <w:p w14:paraId="71AD39E6"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="PE13_2_62"&gt;</w:t>
            </w:r>
          </w:p>
          <w:p w14:paraId="1D93275D"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3159E989"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616102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1BA86A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proofErr w:type="gramStart"/>
            <w:r w:rsidRPr="006518C9">
              <w:t>ProteoGrouper:PDH</w:t>
            </w:r>
            <w:proofErr w:type="spellEnd"/>
            <w:proofErr w:type="gramEnd"/>
            <w:r w:rsidRPr="006518C9">
              <w:t xml:space="preserve"> score"/&gt;</w:t>
            </w:r>
          </w:p>
          <w:p w14:paraId="4BCDA4B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accession="MS:1001594" </w:t>
            </w:r>
            <w:proofErr w:type="spellStart"/>
            <w:r w:rsidRPr="006518C9">
              <w:t>cvRef</w:t>
            </w:r>
            <w:proofErr w:type="spellEnd"/>
            <w:r w:rsidRPr="006518C9">
              <w:t>="PSI-MS" value="PDH_11" name="sequence same-set protein"/&gt;</w:t>
            </w:r>
          </w:p>
          <w:p w14:paraId="2B34E2B7" w14:textId="77777777" w:rsidR="00921A47" w:rsidRPr="006518C9" w:rsidRDefault="00921A47">
            <w:pPr>
              <w:pStyle w:val="HTMLPreformatted"/>
            </w:pPr>
            <w:r w:rsidRPr="006518C9">
              <w:t xml:space="preserve">  ...</w:t>
            </w:r>
          </w:p>
          <w:p w14:paraId="26EA3EFA" w14:textId="77777777" w:rsidR="00921A47" w:rsidRPr="006518C9" w:rsidRDefault="00921A47">
            <w:pPr>
              <w:pStyle w:val="HTMLPreformatted"/>
            </w:pPr>
            <w:r w:rsidRPr="006518C9">
              <w:t>&lt;/</w:t>
            </w:r>
            <w:proofErr w:type="spellStart"/>
            <w:r w:rsidRPr="006518C9">
              <w:t>ProteinDetectionHypothesis</w:t>
            </w:r>
            <w:proofErr w:type="spellEnd"/>
            <w:r w:rsidRPr="006518C9">
              <w:t>&gt;</w:t>
            </w:r>
          </w:p>
        </w:tc>
      </w:tr>
      <w:tr w:rsidR="00921A47" w:rsidRPr="006518C9" w14:paraId="538242ED" w14:textId="77777777" w:rsidTr="00921A47">
        <w:trPr>
          <w:tblCellSpacing w:w="15" w:type="dxa"/>
        </w:trPr>
        <w:tc>
          <w:tcPr>
            <w:tcW w:w="0" w:type="auto"/>
            <w:vAlign w:val="center"/>
            <w:hideMark/>
          </w:tcPr>
          <w:p w14:paraId="33BEA5E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3EFC2F9" w14:textId="77777777" w:rsidR="00B77DDF" w:rsidRPr="006518C9" w:rsidRDefault="00921A47">
            <w:pPr>
              <w:pStyle w:val="HTMLPreformatted"/>
            </w:pPr>
            <w:r w:rsidRPr="006518C9">
              <w:t>Path /MzIdentML/DataCollection/AnalysisData/ProteinDetectionList/ProteinAmbiguityGroup/ProteinDetection</w:t>
            </w:r>
          </w:p>
          <w:p w14:paraId="10179071" w14:textId="77777777" w:rsidR="00921A47" w:rsidRPr="006518C9" w:rsidRDefault="00921A47">
            <w:pPr>
              <w:pStyle w:val="HTMLPreformatted"/>
            </w:pPr>
            <w:r w:rsidRPr="006518C9">
              <w:t>Hypothesis</w:t>
            </w:r>
          </w:p>
          <w:p w14:paraId="730D0B8D" w14:textId="77777777" w:rsidR="00921A47" w:rsidRPr="006518C9" w:rsidRDefault="00921A47">
            <w:pPr>
              <w:pStyle w:val="HTMLPreformatted"/>
            </w:pPr>
            <w:r w:rsidRPr="006518C9">
              <w:t xml:space="preserve">MAY supply term </w:t>
            </w:r>
            <w:hyperlink r:id="rId192" w:tgtFrame="new" w:history="1">
              <w:r w:rsidRPr="006518C9">
                <w:rPr>
                  <w:rStyle w:val="Hyperlink"/>
                </w:rPr>
                <w:t>MS:1002403</w:t>
              </w:r>
            </w:hyperlink>
            <w:r w:rsidRPr="006518C9">
              <w:t xml:space="preserve"> (</w:t>
            </w:r>
            <w:r w:rsidRPr="006518C9">
              <w:rPr>
                <w:rStyle w:val="popup"/>
              </w:rPr>
              <w:t>group representative</w:t>
            </w:r>
            <w:r w:rsidRPr="006518C9">
              <w:t>) only once</w:t>
            </w:r>
          </w:p>
          <w:p w14:paraId="56810B85" w14:textId="77777777" w:rsidR="00921A47" w:rsidRPr="006518C9" w:rsidRDefault="00921A47">
            <w:pPr>
              <w:pStyle w:val="HTMLPreformatted"/>
            </w:pPr>
            <w:r w:rsidRPr="006518C9">
              <w:t xml:space="preserve">MAY supply a *child* term of </w:t>
            </w:r>
            <w:hyperlink r:id="rId193"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2FA3CB5A" w14:textId="77777777" w:rsidR="00921A47" w:rsidRPr="006518C9" w:rsidRDefault="00921A47">
            <w:pPr>
              <w:pStyle w:val="HTMLPreformatted"/>
            </w:pPr>
            <w:r w:rsidRPr="006518C9">
              <w:t xml:space="preserve">  e.g.: </w:t>
            </w:r>
            <w:hyperlink r:id="rId194"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9BD13F6" w14:textId="77777777" w:rsidR="00921A47" w:rsidRPr="006518C9" w:rsidRDefault="00921A47">
            <w:pPr>
              <w:pStyle w:val="HTMLPreformatted"/>
            </w:pPr>
            <w:r w:rsidRPr="006518C9">
              <w:t xml:space="preserve">  e.g.: </w:t>
            </w:r>
            <w:hyperlink r:id="rId195"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25B39D29" w14:textId="77777777" w:rsidR="00921A47" w:rsidRPr="006518C9" w:rsidRDefault="00921A47">
            <w:pPr>
              <w:pStyle w:val="HTMLPreformatted"/>
            </w:pPr>
            <w:r w:rsidRPr="006518C9">
              <w:t xml:space="preserve">  e.g.: </w:t>
            </w:r>
            <w:hyperlink r:id="rId196"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6A0EABC" w14:textId="77777777" w:rsidR="00921A47" w:rsidRPr="006518C9" w:rsidRDefault="00921A47">
            <w:pPr>
              <w:pStyle w:val="HTMLPreformatted"/>
            </w:pPr>
            <w:r w:rsidRPr="006518C9">
              <w:t xml:space="preserve">  e.g.: </w:t>
            </w:r>
            <w:hyperlink r:id="rId197"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165A1B05" w14:textId="77777777" w:rsidR="00921A47" w:rsidRPr="006518C9" w:rsidRDefault="00921A47">
            <w:pPr>
              <w:pStyle w:val="HTMLPreformatted"/>
            </w:pPr>
            <w:r w:rsidRPr="006518C9">
              <w:t xml:space="preserve">  e.g.: </w:t>
            </w:r>
            <w:hyperlink r:id="rId198"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19CB57E0" w14:textId="77777777" w:rsidR="00921A47" w:rsidRPr="006518C9" w:rsidRDefault="00921A47">
            <w:pPr>
              <w:pStyle w:val="HTMLPreformatted"/>
            </w:pPr>
            <w:r w:rsidRPr="006518C9">
              <w:t xml:space="preserve">  e.g.: </w:t>
            </w:r>
            <w:hyperlink r:id="rId199"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28F6E3AC" w14:textId="77777777" w:rsidR="00921A47" w:rsidRPr="006518C9" w:rsidRDefault="00921A47">
            <w:pPr>
              <w:pStyle w:val="HTMLPreformatted"/>
            </w:pPr>
            <w:r w:rsidRPr="006518C9">
              <w:t xml:space="preserve">  e.g.: </w:t>
            </w:r>
            <w:hyperlink r:id="rId200"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22891946" w14:textId="77777777" w:rsidR="00921A47" w:rsidRPr="006518C9" w:rsidRDefault="00921A47">
            <w:pPr>
              <w:pStyle w:val="HTMLPreformatted"/>
            </w:pPr>
            <w:r w:rsidRPr="006518C9">
              <w:t xml:space="preserve">  e.g.: </w:t>
            </w:r>
            <w:hyperlink r:id="rId201" w:tgtFrame="new" w:history="1">
              <w:r w:rsidRPr="006518C9">
                <w:rPr>
                  <w:rStyle w:val="Hyperlink"/>
                </w:rPr>
                <w:t>MS:1001157</w:t>
              </w:r>
            </w:hyperlink>
            <w:r w:rsidRPr="006518C9">
              <w:t xml:space="preserve"> (</w:t>
            </w:r>
            <w:proofErr w:type="spellStart"/>
            <w:proofErr w:type="gramStart"/>
            <w:r w:rsidRPr="006518C9">
              <w:rPr>
                <w:rStyle w:val="popup"/>
              </w:rPr>
              <w:t>SEQUEST:sp</w:t>
            </w:r>
            <w:proofErr w:type="spellEnd"/>
            <w:proofErr w:type="gramEnd"/>
            <w:r w:rsidRPr="006518C9">
              <w:t xml:space="preserve">) </w:t>
            </w:r>
          </w:p>
          <w:p w14:paraId="009B5977" w14:textId="77777777" w:rsidR="00921A47" w:rsidRPr="006518C9" w:rsidRDefault="00921A47">
            <w:pPr>
              <w:pStyle w:val="HTMLPreformatted"/>
            </w:pPr>
            <w:r w:rsidRPr="006518C9">
              <w:t xml:space="preserve">  e.g.: </w:t>
            </w:r>
            <w:hyperlink r:id="rId202" w:tgtFrame="new" w:history="1">
              <w:r w:rsidRPr="006518C9">
                <w:rPr>
                  <w:rStyle w:val="Hyperlink"/>
                </w:rPr>
                <w:t>MS:1001158</w:t>
              </w:r>
            </w:hyperlink>
            <w:r w:rsidRPr="006518C9">
              <w:t xml:space="preserve"> (</w:t>
            </w:r>
            <w:proofErr w:type="spellStart"/>
            <w:proofErr w:type="gramStart"/>
            <w:r w:rsidRPr="006518C9">
              <w:rPr>
                <w:rStyle w:val="popup"/>
              </w:rPr>
              <w:t>SEQUEST:Uniq</w:t>
            </w:r>
            <w:proofErr w:type="spellEnd"/>
            <w:proofErr w:type="gramEnd"/>
            <w:r w:rsidRPr="006518C9">
              <w:t xml:space="preserve">) </w:t>
            </w:r>
            <w:r w:rsidRPr="006518C9">
              <w:rPr>
                <w:color w:val="FF0000"/>
              </w:rPr>
              <w:t>WARNING: Term has no definition!</w:t>
            </w:r>
          </w:p>
          <w:p w14:paraId="62C3E532" w14:textId="77777777" w:rsidR="00921A47" w:rsidRPr="006518C9" w:rsidRDefault="00921A47">
            <w:pPr>
              <w:pStyle w:val="HTMLPreformatted"/>
            </w:pPr>
            <w:r w:rsidRPr="006518C9">
              <w:t xml:space="preserve">  e.g.: </w:t>
            </w:r>
            <w:hyperlink r:id="rId203" w:tgtFrame="new" w:history="1">
              <w:r w:rsidRPr="006518C9">
                <w:rPr>
                  <w:rStyle w:val="Hyperlink"/>
                </w:rPr>
                <w:t>MS:1001169</w:t>
              </w:r>
            </w:hyperlink>
            <w:r w:rsidRPr="006518C9">
              <w:t xml:space="preserve"> (</w:t>
            </w:r>
            <w:proofErr w:type="spellStart"/>
            <w:proofErr w:type="gramStart"/>
            <w:r w:rsidRPr="006518C9">
              <w:rPr>
                <w:rStyle w:val="popup"/>
              </w:rPr>
              <w:t>Paragon:expression</w:t>
            </w:r>
            <w:proofErr w:type="spellEnd"/>
            <w:proofErr w:type="gramEnd"/>
            <w:r w:rsidRPr="006518C9">
              <w:rPr>
                <w:rStyle w:val="popup"/>
              </w:rPr>
              <w:t xml:space="preserve"> change p-value</w:t>
            </w:r>
            <w:r w:rsidRPr="006518C9">
              <w:t xml:space="preserve">) </w:t>
            </w:r>
          </w:p>
          <w:p w14:paraId="103CAD7F" w14:textId="77777777" w:rsidR="00921A47" w:rsidRPr="006518C9" w:rsidRDefault="00921A47">
            <w:pPr>
              <w:pStyle w:val="HTMLPreformatted"/>
            </w:pPr>
            <w:r w:rsidRPr="006518C9">
              <w:t xml:space="preserve">  </w:t>
            </w:r>
            <w:hyperlink r:id="rId204" w:tgtFrame="new" w:history="1">
              <w:r w:rsidRPr="006518C9">
                <w:rPr>
                  <w:rStyle w:val="Hyperlink"/>
                </w:rPr>
                <w:t>et al.</w:t>
              </w:r>
            </w:hyperlink>
          </w:p>
          <w:p w14:paraId="02D8A986" w14:textId="77777777" w:rsidR="00921A47" w:rsidRPr="006518C9" w:rsidRDefault="00921A47">
            <w:pPr>
              <w:pStyle w:val="HTMLPreformatted"/>
            </w:pPr>
            <w:r w:rsidRPr="006518C9">
              <w:t xml:space="preserve">MUST supply term </w:t>
            </w:r>
            <w:hyperlink r:id="rId205" w:tgtFrame="new" w:history="1">
              <w:r w:rsidRPr="006518C9">
                <w:rPr>
                  <w:rStyle w:val="Hyperlink"/>
                </w:rPr>
                <w:t>MS:1002402</w:t>
              </w:r>
            </w:hyperlink>
            <w:r w:rsidRPr="006518C9">
              <w:t xml:space="preserve"> (</w:t>
            </w:r>
            <w:r w:rsidRPr="006518C9">
              <w:rPr>
                <w:rStyle w:val="popup"/>
              </w:rPr>
              <w:t>non-leading protein</w:t>
            </w:r>
            <w:r w:rsidRPr="006518C9">
              <w:t>) only once</w:t>
            </w:r>
          </w:p>
          <w:p w14:paraId="4CEC18A0" w14:textId="77777777" w:rsidR="00921A47" w:rsidRPr="006518C9" w:rsidRDefault="00921A47">
            <w:pPr>
              <w:pStyle w:val="HTMLPreformatted"/>
            </w:pPr>
            <w:r w:rsidRPr="006518C9">
              <w:t xml:space="preserve">MAY supply a *child* term of </w:t>
            </w:r>
            <w:hyperlink r:id="rId20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18798CA5" w14:textId="77777777" w:rsidR="00921A47" w:rsidRPr="006518C9" w:rsidRDefault="00921A47">
            <w:pPr>
              <w:pStyle w:val="HTMLPreformatted"/>
            </w:pPr>
            <w:r w:rsidRPr="006518C9">
              <w:t xml:space="preserve">  e.g.: </w:t>
            </w:r>
            <w:hyperlink r:id="rId207" w:tgtFrame="new" w:history="1">
              <w:r w:rsidRPr="006518C9">
                <w:rPr>
                  <w:rStyle w:val="Hyperlink"/>
                </w:rPr>
                <w:t>MS:1001154</w:t>
              </w:r>
            </w:hyperlink>
            <w:r w:rsidRPr="006518C9">
              <w:t xml:space="preserve"> (</w:t>
            </w:r>
            <w:proofErr w:type="spellStart"/>
            <w:proofErr w:type="gramStart"/>
            <w:r w:rsidRPr="006518C9">
              <w:rPr>
                <w:rStyle w:val="popup"/>
              </w:rPr>
              <w:t>SEQUEST:probability</w:t>
            </w:r>
            <w:proofErr w:type="spellEnd"/>
            <w:proofErr w:type="gramEnd"/>
            <w:r w:rsidRPr="006518C9">
              <w:t xml:space="preserve">) </w:t>
            </w:r>
          </w:p>
          <w:p w14:paraId="0A154A3F" w14:textId="77777777" w:rsidR="00921A47" w:rsidRPr="006518C9" w:rsidRDefault="00921A47">
            <w:pPr>
              <w:pStyle w:val="HTMLPreformatted"/>
            </w:pPr>
            <w:r w:rsidRPr="006518C9">
              <w:t xml:space="preserve">  e.g.: </w:t>
            </w:r>
            <w:hyperlink r:id="rId208" w:tgtFrame="new" w:history="1">
              <w:r w:rsidRPr="006518C9">
                <w:rPr>
                  <w:rStyle w:val="Hyperlink"/>
                </w:rPr>
                <w:t>MS:1001155</w:t>
              </w:r>
            </w:hyperlink>
            <w:r w:rsidRPr="006518C9">
              <w:t xml:space="preserve"> (</w:t>
            </w:r>
            <w:proofErr w:type="spellStart"/>
            <w:proofErr w:type="gramStart"/>
            <w:r w:rsidRPr="006518C9">
              <w:rPr>
                <w:rStyle w:val="popup"/>
              </w:rPr>
              <w:t>SEQUEST:xcorr</w:t>
            </w:r>
            <w:proofErr w:type="spellEnd"/>
            <w:proofErr w:type="gramEnd"/>
            <w:r w:rsidRPr="006518C9">
              <w:t xml:space="preserve">) </w:t>
            </w:r>
          </w:p>
          <w:p w14:paraId="6DCDFE1E" w14:textId="77777777" w:rsidR="00921A47" w:rsidRPr="006518C9" w:rsidRDefault="00921A47">
            <w:pPr>
              <w:pStyle w:val="HTMLPreformatted"/>
            </w:pPr>
            <w:r w:rsidRPr="006518C9">
              <w:t xml:space="preserve">  e.g.: </w:t>
            </w:r>
            <w:hyperlink r:id="rId209" w:tgtFrame="new" w:history="1">
              <w:r w:rsidRPr="006518C9">
                <w:rPr>
                  <w:rStyle w:val="Hyperlink"/>
                </w:rPr>
                <w:t>MS:1001156</w:t>
              </w:r>
            </w:hyperlink>
            <w:r w:rsidRPr="006518C9">
              <w:t xml:space="preserve"> (</w:t>
            </w:r>
            <w:proofErr w:type="spellStart"/>
            <w:proofErr w:type="gramStart"/>
            <w:r w:rsidRPr="006518C9">
              <w:rPr>
                <w:rStyle w:val="popup"/>
              </w:rPr>
              <w:t>SEQUEST:deltacn</w:t>
            </w:r>
            <w:proofErr w:type="spellEnd"/>
            <w:proofErr w:type="gramEnd"/>
            <w:r w:rsidRPr="006518C9">
              <w:t xml:space="preserve">) </w:t>
            </w:r>
          </w:p>
          <w:p w14:paraId="129ABDB0" w14:textId="77777777" w:rsidR="00921A47" w:rsidRPr="006518C9" w:rsidRDefault="00921A47">
            <w:pPr>
              <w:pStyle w:val="HTMLPreformatted"/>
            </w:pPr>
            <w:r w:rsidRPr="006518C9">
              <w:t xml:space="preserve">  e.g.: </w:t>
            </w:r>
            <w:hyperlink r:id="rId210" w:tgtFrame="new" w:history="1">
              <w:r w:rsidRPr="006518C9">
                <w:rPr>
                  <w:rStyle w:val="Hyperlink"/>
                </w:rPr>
                <w:t>MS:1001157</w:t>
              </w:r>
            </w:hyperlink>
            <w:r w:rsidRPr="006518C9">
              <w:t xml:space="preserve"> (</w:t>
            </w:r>
            <w:proofErr w:type="spellStart"/>
            <w:proofErr w:type="gramStart"/>
            <w:r w:rsidRPr="006518C9">
              <w:rPr>
                <w:rStyle w:val="popup"/>
              </w:rPr>
              <w:t>SEQUEST:sp</w:t>
            </w:r>
            <w:proofErr w:type="spellEnd"/>
            <w:proofErr w:type="gramEnd"/>
            <w:r w:rsidRPr="006518C9">
              <w:t xml:space="preserve">) </w:t>
            </w:r>
          </w:p>
          <w:p w14:paraId="556BB4EB" w14:textId="77777777" w:rsidR="00921A47" w:rsidRPr="006518C9" w:rsidRDefault="00921A47">
            <w:pPr>
              <w:pStyle w:val="HTMLPreformatted"/>
            </w:pPr>
            <w:r w:rsidRPr="006518C9">
              <w:t xml:space="preserve">  e.g.: </w:t>
            </w:r>
            <w:hyperlink r:id="rId211" w:tgtFrame="new" w:history="1">
              <w:r w:rsidRPr="006518C9">
                <w:rPr>
                  <w:rStyle w:val="Hyperlink"/>
                </w:rPr>
                <w:t>MS:1001158</w:t>
              </w:r>
            </w:hyperlink>
            <w:r w:rsidRPr="006518C9">
              <w:t xml:space="preserve"> (</w:t>
            </w:r>
            <w:proofErr w:type="spellStart"/>
            <w:proofErr w:type="gramStart"/>
            <w:r w:rsidRPr="006518C9">
              <w:rPr>
                <w:rStyle w:val="popup"/>
              </w:rPr>
              <w:t>SEQUEST:Uniq</w:t>
            </w:r>
            <w:proofErr w:type="spellEnd"/>
            <w:proofErr w:type="gramEnd"/>
            <w:r w:rsidRPr="006518C9">
              <w:t xml:space="preserve">) </w:t>
            </w:r>
            <w:r w:rsidRPr="006518C9">
              <w:rPr>
                <w:color w:val="FF0000"/>
              </w:rPr>
              <w:t>WARNING: Term has no definition!</w:t>
            </w:r>
          </w:p>
          <w:p w14:paraId="20088D1D" w14:textId="77777777" w:rsidR="00921A47" w:rsidRPr="006518C9" w:rsidRDefault="00921A47">
            <w:pPr>
              <w:pStyle w:val="HTMLPreformatted"/>
            </w:pPr>
            <w:r w:rsidRPr="006518C9">
              <w:t xml:space="preserve">  e.g.: </w:t>
            </w:r>
            <w:hyperlink r:id="rId212" w:tgtFrame="new" w:history="1">
              <w:r w:rsidRPr="006518C9">
                <w:rPr>
                  <w:rStyle w:val="Hyperlink"/>
                </w:rPr>
                <w:t>MS:1001159</w:t>
              </w:r>
            </w:hyperlink>
            <w:r w:rsidRPr="006518C9">
              <w:t xml:space="preserve"> (</w:t>
            </w:r>
            <w:proofErr w:type="spellStart"/>
            <w:proofErr w:type="gramStart"/>
            <w:r w:rsidRPr="006518C9">
              <w:rPr>
                <w:rStyle w:val="popup"/>
              </w:rPr>
              <w:t>SEQUEST:expectation</w:t>
            </w:r>
            <w:proofErr w:type="spellEnd"/>
            <w:proofErr w:type="gramEnd"/>
            <w:r w:rsidRPr="006518C9">
              <w:rPr>
                <w:rStyle w:val="popup"/>
              </w:rPr>
              <w:t xml:space="preserve"> value</w:t>
            </w:r>
            <w:r w:rsidRPr="006518C9">
              <w:t xml:space="preserve">) </w:t>
            </w:r>
          </w:p>
          <w:p w14:paraId="031A610A" w14:textId="77777777" w:rsidR="00921A47" w:rsidRPr="006518C9" w:rsidRDefault="00921A47">
            <w:pPr>
              <w:pStyle w:val="HTMLPreformatted"/>
            </w:pPr>
            <w:r w:rsidRPr="006518C9">
              <w:t xml:space="preserve">  e.g.: </w:t>
            </w:r>
            <w:hyperlink r:id="rId213" w:tgtFrame="new" w:history="1">
              <w:r w:rsidRPr="006518C9">
                <w:rPr>
                  <w:rStyle w:val="Hyperlink"/>
                </w:rPr>
                <w:t>MS:1001160</w:t>
              </w:r>
            </w:hyperlink>
            <w:r w:rsidRPr="006518C9">
              <w:t xml:space="preserve"> (</w:t>
            </w:r>
            <w:proofErr w:type="spellStart"/>
            <w:proofErr w:type="gramStart"/>
            <w:r w:rsidRPr="006518C9">
              <w:rPr>
                <w:rStyle w:val="popup"/>
              </w:rPr>
              <w:t>SEQUEST:sf</w:t>
            </w:r>
            <w:proofErr w:type="spellEnd"/>
            <w:proofErr w:type="gramEnd"/>
            <w:r w:rsidRPr="006518C9">
              <w:t xml:space="preserve">) </w:t>
            </w:r>
          </w:p>
          <w:p w14:paraId="26096565" w14:textId="77777777" w:rsidR="00921A47" w:rsidRPr="006518C9" w:rsidRDefault="00921A47">
            <w:pPr>
              <w:pStyle w:val="HTMLPreformatted"/>
            </w:pPr>
            <w:r w:rsidRPr="006518C9">
              <w:t xml:space="preserve">  e.g.: </w:t>
            </w:r>
            <w:hyperlink r:id="rId214" w:tgtFrame="new" w:history="1">
              <w:r w:rsidRPr="006518C9">
                <w:rPr>
                  <w:rStyle w:val="Hyperlink"/>
                </w:rPr>
                <w:t>MS:1001161</w:t>
              </w:r>
            </w:hyperlink>
            <w:r w:rsidRPr="006518C9">
              <w:t xml:space="preserve"> (</w:t>
            </w:r>
            <w:proofErr w:type="spellStart"/>
            <w:proofErr w:type="gramStart"/>
            <w:r w:rsidRPr="006518C9">
              <w:rPr>
                <w:rStyle w:val="popup"/>
              </w:rPr>
              <w:t>SEQUEST:matched</w:t>
            </w:r>
            <w:proofErr w:type="spellEnd"/>
            <w:proofErr w:type="gramEnd"/>
            <w:r w:rsidRPr="006518C9">
              <w:rPr>
                <w:rStyle w:val="popup"/>
              </w:rPr>
              <w:t xml:space="preserve"> ions</w:t>
            </w:r>
            <w:r w:rsidRPr="006518C9">
              <w:t xml:space="preserve">) </w:t>
            </w:r>
          </w:p>
          <w:p w14:paraId="5183A657" w14:textId="77777777" w:rsidR="00921A47" w:rsidRPr="006518C9" w:rsidRDefault="00921A47">
            <w:pPr>
              <w:pStyle w:val="HTMLPreformatted"/>
            </w:pPr>
            <w:r w:rsidRPr="006518C9">
              <w:t xml:space="preserve">  e.g.: </w:t>
            </w:r>
            <w:hyperlink r:id="rId215" w:tgtFrame="new" w:history="1">
              <w:r w:rsidRPr="006518C9">
                <w:rPr>
                  <w:rStyle w:val="Hyperlink"/>
                </w:rPr>
                <w:t>MS:1001162</w:t>
              </w:r>
            </w:hyperlink>
            <w:r w:rsidRPr="006518C9">
              <w:t xml:space="preserve"> (</w:t>
            </w:r>
            <w:proofErr w:type="spellStart"/>
            <w:proofErr w:type="gramStart"/>
            <w:r w:rsidRPr="006518C9">
              <w:rPr>
                <w:rStyle w:val="popup"/>
              </w:rPr>
              <w:t>SEQUEST:total</w:t>
            </w:r>
            <w:proofErr w:type="spellEnd"/>
            <w:proofErr w:type="gramEnd"/>
            <w:r w:rsidRPr="006518C9">
              <w:rPr>
                <w:rStyle w:val="popup"/>
              </w:rPr>
              <w:t xml:space="preserve"> ions</w:t>
            </w:r>
            <w:r w:rsidRPr="006518C9">
              <w:t xml:space="preserve">) </w:t>
            </w:r>
          </w:p>
          <w:p w14:paraId="42912F7F" w14:textId="77777777" w:rsidR="00921A47" w:rsidRPr="006518C9" w:rsidRDefault="00921A47">
            <w:pPr>
              <w:pStyle w:val="HTMLPreformatted"/>
            </w:pPr>
            <w:r w:rsidRPr="006518C9">
              <w:t xml:space="preserve">  e.g.: </w:t>
            </w:r>
            <w:hyperlink r:id="rId216" w:tgtFrame="new" w:history="1">
              <w:r w:rsidRPr="006518C9">
                <w:rPr>
                  <w:rStyle w:val="Hyperlink"/>
                </w:rPr>
                <w:t>MS:1001163</w:t>
              </w:r>
            </w:hyperlink>
            <w:r w:rsidRPr="006518C9">
              <w:t xml:space="preserve"> (</w:t>
            </w:r>
            <w:proofErr w:type="spellStart"/>
            <w:proofErr w:type="gramStart"/>
            <w:r w:rsidRPr="006518C9">
              <w:rPr>
                <w:rStyle w:val="popup"/>
              </w:rPr>
              <w:t>SEQUEST:consensus</w:t>
            </w:r>
            <w:proofErr w:type="spellEnd"/>
            <w:proofErr w:type="gramEnd"/>
            <w:r w:rsidRPr="006518C9">
              <w:rPr>
                <w:rStyle w:val="popup"/>
              </w:rPr>
              <w:t xml:space="preserve"> score</w:t>
            </w:r>
            <w:r w:rsidRPr="006518C9">
              <w:t xml:space="preserve">) </w:t>
            </w:r>
          </w:p>
          <w:p w14:paraId="56D7F773" w14:textId="77777777" w:rsidR="00921A47" w:rsidRPr="006518C9" w:rsidRDefault="00921A47">
            <w:pPr>
              <w:pStyle w:val="HTMLPreformatted"/>
            </w:pPr>
            <w:r w:rsidRPr="006518C9">
              <w:t xml:space="preserve">  </w:t>
            </w:r>
            <w:hyperlink r:id="rId217" w:tgtFrame="new" w:history="1">
              <w:r w:rsidRPr="006518C9">
                <w:rPr>
                  <w:rStyle w:val="Hyperlink"/>
                </w:rPr>
                <w:t>et al.</w:t>
              </w:r>
            </w:hyperlink>
          </w:p>
          <w:p w14:paraId="363CC83A" w14:textId="77777777" w:rsidR="00921A47" w:rsidRPr="006518C9" w:rsidRDefault="00921A47">
            <w:pPr>
              <w:pStyle w:val="HTMLPreformatted"/>
            </w:pPr>
            <w:r w:rsidRPr="006518C9">
              <w:t xml:space="preserve">MAY supply a *child* term of </w:t>
            </w:r>
            <w:hyperlink r:id="rId218"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54DA1D8E" w14:textId="77777777" w:rsidR="00921A47" w:rsidRPr="006518C9" w:rsidRDefault="00921A47">
            <w:pPr>
              <w:pStyle w:val="HTMLPreformatted"/>
            </w:pPr>
            <w:r w:rsidRPr="006518C9">
              <w:t xml:space="preserve">  e.g.: </w:t>
            </w:r>
            <w:hyperlink r:id="rId219"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EACAB2C" w14:textId="77777777" w:rsidR="00921A47" w:rsidRPr="006518C9" w:rsidRDefault="00921A47">
            <w:pPr>
              <w:pStyle w:val="HTMLPreformatted"/>
            </w:pPr>
            <w:r w:rsidRPr="006518C9">
              <w:t xml:space="preserve">  e.g.: </w:t>
            </w:r>
            <w:hyperlink r:id="rId220"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512FA7FA" w14:textId="77777777" w:rsidR="00921A47" w:rsidRPr="006518C9" w:rsidRDefault="00921A47">
            <w:pPr>
              <w:pStyle w:val="HTMLPreformatted"/>
            </w:pPr>
            <w:r w:rsidRPr="006518C9">
              <w:t xml:space="preserve">  e.g.: </w:t>
            </w:r>
            <w:hyperlink r:id="rId221"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C4BF85D" w14:textId="77777777" w:rsidR="00921A47" w:rsidRPr="006518C9" w:rsidRDefault="00921A47">
            <w:pPr>
              <w:pStyle w:val="HTMLPreformatted"/>
            </w:pPr>
            <w:r w:rsidRPr="006518C9">
              <w:t xml:space="preserve">  e.g.: </w:t>
            </w:r>
            <w:hyperlink r:id="rId222" w:tgtFrame="new" w:history="1">
              <w:r w:rsidRPr="006518C9">
                <w:rPr>
                  <w:rStyle w:val="Hyperlink"/>
                </w:rPr>
                <w:t>MS:1001447</w:t>
              </w:r>
            </w:hyperlink>
            <w:r w:rsidRPr="006518C9">
              <w:t xml:space="preserve"> (</w:t>
            </w:r>
            <w:proofErr w:type="spellStart"/>
            <w:proofErr w:type="gramStart"/>
            <w:r w:rsidRPr="006518C9">
              <w:rPr>
                <w:rStyle w:val="popup"/>
              </w:rPr>
              <w:t>prot:FDR</w:t>
            </w:r>
            <w:proofErr w:type="spellEnd"/>
            <w:proofErr w:type="gramEnd"/>
            <w:r w:rsidRPr="006518C9">
              <w:rPr>
                <w:rStyle w:val="popup"/>
              </w:rPr>
              <w:t xml:space="preserve"> threshold</w:t>
            </w:r>
            <w:r w:rsidRPr="006518C9">
              <w:t xml:space="preserve">) </w:t>
            </w:r>
          </w:p>
          <w:p w14:paraId="7983D9C1" w14:textId="77777777" w:rsidR="00921A47" w:rsidRPr="006518C9" w:rsidRDefault="00921A47">
            <w:pPr>
              <w:pStyle w:val="HTMLPreformatted"/>
            </w:pPr>
            <w:r w:rsidRPr="006518C9">
              <w:t xml:space="preserve">  e.g.: </w:t>
            </w:r>
            <w:hyperlink r:id="rId223" w:tgtFrame="new" w:history="1">
              <w:r w:rsidRPr="006518C9">
                <w:rPr>
                  <w:rStyle w:val="Hyperlink"/>
                </w:rPr>
                <w:t>MS:1001448</w:t>
              </w:r>
            </w:hyperlink>
            <w:r w:rsidRPr="006518C9">
              <w:t xml:space="preserve"> (</w:t>
            </w:r>
            <w:proofErr w:type="spellStart"/>
            <w:proofErr w:type="gramStart"/>
            <w:r w:rsidRPr="006518C9">
              <w:rPr>
                <w:rStyle w:val="popup"/>
              </w:rPr>
              <w:t>pep:FDR</w:t>
            </w:r>
            <w:proofErr w:type="spellEnd"/>
            <w:proofErr w:type="gramEnd"/>
            <w:r w:rsidRPr="006518C9">
              <w:rPr>
                <w:rStyle w:val="popup"/>
              </w:rPr>
              <w:t xml:space="preserve"> threshold</w:t>
            </w:r>
            <w:r w:rsidRPr="006518C9">
              <w:t xml:space="preserve">) </w:t>
            </w:r>
          </w:p>
          <w:p w14:paraId="5245B660" w14:textId="77777777" w:rsidR="00921A47" w:rsidRPr="006518C9" w:rsidRDefault="00921A47">
            <w:pPr>
              <w:pStyle w:val="HTMLPreformatted"/>
            </w:pPr>
            <w:r w:rsidRPr="006518C9">
              <w:t xml:space="preserve">  e.g.: </w:t>
            </w:r>
            <w:hyperlink r:id="rId224" w:tgtFrame="new" w:history="1">
              <w:r w:rsidRPr="006518C9">
                <w:rPr>
                  <w:rStyle w:val="Hyperlink"/>
                </w:rPr>
                <w:t>MS:1001454</w:t>
              </w:r>
            </w:hyperlink>
            <w:r w:rsidRPr="006518C9">
              <w:t xml:space="preserve"> (</w:t>
            </w:r>
            <w:r w:rsidRPr="006518C9">
              <w:rPr>
                <w:rStyle w:val="popup"/>
              </w:rPr>
              <w:t xml:space="preserve">quality estimation with </w:t>
            </w:r>
            <w:proofErr w:type="spellStart"/>
            <w:r w:rsidRPr="006518C9">
              <w:rPr>
                <w:rStyle w:val="popup"/>
              </w:rPr>
              <w:t>implicite</w:t>
            </w:r>
            <w:proofErr w:type="spellEnd"/>
            <w:r w:rsidRPr="006518C9">
              <w:rPr>
                <w:rStyle w:val="popup"/>
              </w:rPr>
              <w:t xml:space="preserve"> decoy sequences</w:t>
            </w:r>
            <w:r w:rsidRPr="006518C9">
              <w:t xml:space="preserve">) </w:t>
            </w:r>
          </w:p>
          <w:p w14:paraId="5772650E" w14:textId="77777777" w:rsidR="00921A47" w:rsidRPr="006518C9" w:rsidRDefault="00921A47">
            <w:pPr>
              <w:pStyle w:val="HTMLPreformatted"/>
            </w:pPr>
            <w:r w:rsidRPr="006518C9">
              <w:t xml:space="preserve">  e.g.: </w:t>
            </w:r>
            <w:hyperlink r:id="rId225" w:tgtFrame="new" w:history="1">
              <w:r w:rsidRPr="006518C9">
                <w:rPr>
                  <w:rStyle w:val="Hyperlink"/>
                </w:rPr>
                <w:t>MS:1001491</w:t>
              </w:r>
            </w:hyperlink>
            <w:r w:rsidRPr="006518C9">
              <w:t xml:space="preserve"> (</w:t>
            </w:r>
            <w:proofErr w:type="spellStart"/>
            <w:proofErr w:type="gramStart"/>
            <w:r w:rsidRPr="006518C9">
              <w:rPr>
                <w:rStyle w:val="popup"/>
              </w:rPr>
              <w:t>percolator:Q</w:t>
            </w:r>
            <w:proofErr w:type="spellEnd"/>
            <w:proofErr w:type="gramEnd"/>
            <w:r w:rsidRPr="006518C9">
              <w:rPr>
                <w:rStyle w:val="popup"/>
              </w:rPr>
              <w:t xml:space="preserve"> value</w:t>
            </w:r>
            <w:r w:rsidRPr="006518C9">
              <w:t xml:space="preserve">) </w:t>
            </w:r>
          </w:p>
          <w:p w14:paraId="5A9B9E4E" w14:textId="77777777" w:rsidR="00921A47" w:rsidRPr="006518C9" w:rsidRDefault="00921A47">
            <w:pPr>
              <w:pStyle w:val="HTMLPreformatted"/>
            </w:pPr>
            <w:r w:rsidRPr="006518C9">
              <w:t xml:space="preserve">  e.g.: </w:t>
            </w:r>
            <w:hyperlink r:id="rId226"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F14F679" w14:textId="77777777" w:rsidR="00921A47" w:rsidRPr="006518C9" w:rsidRDefault="00921A47">
            <w:pPr>
              <w:pStyle w:val="HTMLPreformatted"/>
            </w:pPr>
            <w:r w:rsidRPr="006518C9">
              <w:t xml:space="preserve">  e.g.: </w:t>
            </w:r>
            <w:hyperlink r:id="rId227"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02403529" w14:textId="77777777" w:rsidR="00921A47" w:rsidRPr="006518C9" w:rsidRDefault="00921A47">
            <w:pPr>
              <w:pStyle w:val="HTMLPreformatted"/>
            </w:pPr>
            <w:r w:rsidRPr="006518C9">
              <w:t xml:space="preserve">  e.g.: </w:t>
            </w:r>
            <w:hyperlink r:id="rId228" w:tgtFrame="new" w:history="1">
              <w:r w:rsidRPr="006518C9">
                <w:rPr>
                  <w:rStyle w:val="Hyperlink"/>
                </w:rPr>
                <w:t>MS:1002055</w:t>
              </w:r>
            </w:hyperlink>
            <w:r w:rsidRPr="006518C9">
              <w:t xml:space="preserve"> (</w:t>
            </w:r>
            <w:proofErr w:type="spellStart"/>
            <w:r w:rsidRPr="006518C9">
              <w:rPr>
                <w:rStyle w:val="popup"/>
              </w:rPr>
              <w:t>MS-</w:t>
            </w:r>
            <w:proofErr w:type="gramStart"/>
            <w:r w:rsidRPr="006518C9">
              <w:rPr>
                <w:rStyle w:val="popup"/>
              </w:rPr>
              <w:t>GF:PepQValue</w:t>
            </w:r>
            <w:proofErr w:type="spellEnd"/>
            <w:proofErr w:type="gramEnd"/>
            <w:r w:rsidRPr="006518C9">
              <w:t xml:space="preserve">) </w:t>
            </w:r>
          </w:p>
          <w:p w14:paraId="74441805" w14:textId="77777777" w:rsidR="00921A47" w:rsidRPr="006518C9" w:rsidRDefault="00921A47">
            <w:pPr>
              <w:pStyle w:val="HTMLPreformatted"/>
            </w:pPr>
            <w:r w:rsidRPr="006518C9">
              <w:t xml:space="preserve">  </w:t>
            </w:r>
            <w:hyperlink r:id="rId229" w:tgtFrame="new" w:history="1">
              <w:r w:rsidRPr="006518C9">
                <w:rPr>
                  <w:rStyle w:val="Hyperlink"/>
                </w:rPr>
                <w:t>et al.</w:t>
              </w:r>
            </w:hyperlink>
          </w:p>
          <w:p w14:paraId="735A6583" w14:textId="77777777" w:rsidR="00921A47" w:rsidRPr="006518C9" w:rsidRDefault="00921A47">
            <w:pPr>
              <w:pStyle w:val="HTMLPreformatted"/>
            </w:pPr>
            <w:r w:rsidRPr="006518C9">
              <w:lastRenderedPageBreak/>
              <w:t xml:space="preserve">MAY supply a *child* term of </w:t>
            </w:r>
            <w:hyperlink r:id="rId230"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6DF54082" w14:textId="77777777" w:rsidR="00921A47" w:rsidRPr="006518C9" w:rsidRDefault="00921A47">
            <w:pPr>
              <w:pStyle w:val="HTMLPreformatted"/>
            </w:pPr>
            <w:r w:rsidRPr="006518C9">
              <w:t xml:space="preserve">  e.g.: </w:t>
            </w:r>
            <w:hyperlink r:id="rId231"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4B8A70C" w14:textId="77777777" w:rsidR="00921A47" w:rsidRPr="006518C9" w:rsidRDefault="00921A47">
            <w:pPr>
              <w:pStyle w:val="HTMLPreformatted"/>
            </w:pPr>
            <w:r w:rsidRPr="006518C9">
              <w:t xml:space="preserve">  e.g.: </w:t>
            </w:r>
            <w:hyperlink r:id="rId232"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6AED5FE2" w14:textId="77777777" w:rsidR="00921A47" w:rsidRPr="006518C9" w:rsidRDefault="00921A47">
            <w:pPr>
              <w:pStyle w:val="HTMLPreformatted"/>
            </w:pPr>
            <w:r w:rsidRPr="006518C9">
              <w:t xml:space="preserve">  e.g.: </w:t>
            </w:r>
            <w:hyperlink r:id="rId233"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8449ED" w14:textId="77777777" w:rsidR="00921A47" w:rsidRPr="006518C9" w:rsidRDefault="00921A47">
            <w:pPr>
              <w:pStyle w:val="HTMLPreformatted"/>
            </w:pPr>
            <w:r w:rsidRPr="006518C9">
              <w:t xml:space="preserve">  e.g.: </w:t>
            </w:r>
            <w:hyperlink r:id="rId234"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0114E770" w14:textId="77777777" w:rsidR="00921A47" w:rsidRPr="006518C9" w:rsidRDefault="00921A47">
            <w:pPr>
              <w:pStyle w:val="HTMLPreformatted"/>
            </w:pPr>
            <w:r w:rsidRPr="006518C9">
              <w:t xml:space="preserve">  e.g.: </w:t>
            </w:r>
            <w:hyperlink r:id="rId235"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19FF5B1A" w14:textId="77777777" w:rsidR="00921A47" w:rsidRPr="006518C9" w:rsidRDefault="00921A47">
            <w:pPr>
              <w:pStyle w:val="HTMLPreformatted"/>
            </w:pPr>
            <w:r w:rsidRPr="006518C9">
              <w:t xml:space="preserve">  e.g.: </w:t>
            </w:r>
            <w:hyperlink r:id="rId236"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7456BCC0" w14:textId="77777777" w:rsidR="00921A47" w:rsidRPr="006518C9" w:rsidRDefault="00921A47">
            <w:pPr>
              <w:pStyle w:val="HTMLPreformatted"/>
            </w:pPr>
            <w:r w:rsidRPr="006518C9">
              <w:t xml:space="preserve">  e.g.: </w:t>
            </w:r>
            <w:hyperlink r:id="rId237"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3E9401F5" w14:textId="77777777" w:rsidR="00921A47" w:rsidRPr="006518C9" w:rsidRDefault="00921A47">
            <w:pPr>
              <w:pStyle w:val="HTMLPreformatted"/>
            </w:pPr>
            <w:r w:rsidRPr="006518C9">
              <w:t xml:space="preserve">  e.g.: </w:t>
            </w:r>
            <w:hyperlink r:id="rId238"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4F1BDAF6" w14:textId="77777777" w:rsidR="00921A47" w:rsidRPr="006518C9" w:rsidRDefault="00921A47">
            <w:pPr>
              <w:pStyle w:val="HTMLPreformatted"/>
            </w:pPr>
            <w:r w:rsidRPr="006518C9">
              <w:t xml:space="preserve">  e.g.: </w:t>
            </w:r>
            <w:hyperlink r:id="rId239"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7AABE9BA" w14:textId="77777777" w:rsidR="00921A47" w:rsidRPr="006518C9" w:rsidRDefault="00921A47">
            <w:pPr>
              <w:pStyle w:val="HTMLPreformatted"/>
            </w:pPr>
            <w:r w:rsidRPr="006518C9">
              <w:t xml:space="preserve">  e.g.: </w:t>
            </w:r>
            <w:hyperlink r:id="rId240" w:tgtFrame="new" w:history="1">
              <w:r w:rsidRPr="006518C9">
                <w:rPr>
                  <w:rStyle w:val="Hyperlink"/>
                </w:rPr>
                <w:t>MS:1002213</w:t>
              </w:r>
            </w:hyperlink>
            <w:r w:rsidRPr="006518C9">
              <w:t xml:space="preserve"> (</w:t>
            </w:r>
            <w:proofErr w:type="spellStart"/>
            <w:proofErr w:type="gramStart"/>
            <w:r w:rsidRPr="006518C9">
              <w:rPr>
                <w:rStyle w:val="popup"/>
              </w:rPr>
              <w:t>PAnalyzer:conclusive</w:t>
            </w:r>
            <w:proofErr w:type="spellEnd"/>
            <w:proofErr w:type="gramEnd"/>
            <w:r w:rsidRPr="006518C9">
              <w:rPr>
                <w:rStyle w:val="popup"/>
              </w:rPr>
              <w:t xml:space="preserve"> protein</w:t>
            </w:r>
            <w:r w:rsidRPr="006518C9">
              <w:t xml:space="preserve">) </w:t>
            </w:r>
          </w:p>
          <w:p w14:paraId="30328706" w14:textId="77777777" w:rsidR="00921A47" w:rsidRPr="006518C9" w:rsidRDefault="00921A47">
            <w:pPr>
              <w:pStyle w:val="HTMLPreformatted"/>
            </w:pPr>
            <w:r w:rsidRPr="006518C9">
              <w:t xml:space="preserve">  </w:t>
            </w:r>
            <w:hyperlink r:id="rId241" w:tgtFrame="new" w:history="1">
              <w:r w:rsidRPr="006518C9">
                <w:rPr>
                  <w:rStyle w:val="Hyperlink"/>
                </w:rPr>
                <w:t>et al.</w:t>
              </w:r>
            </w:hyperlink>
          </w:p>
          <w:p w14:paraId="1D72ADCD" w14:textId="77777777" w:rsidR="00921A47" w:rsidRPr="006518C9" w:rsidRDefault="00921A47">
            <w:pPr>
              <w:pStyle w:val="HTMLPreformatted"/>
            </w:pPr>
            <w:r w:rsidRPr="006518C9">
              <w:t xml:space="preserve">MUST supply term </w:t>
            </w:r>
            <w:hyperlink r:id="rId242"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474E5371" w14:textId="77777777" w:rsidR="00921A47" w:rsidRPr="006518C9" w:rsidRDefault="00E81A39" w:rsidP="00921A47">
      <w:pPr>
        <w:rPr>
          <w:b/>
          <w:lang w:val="en-US"/>
        </w:rPr>
      </w:pPr>
      <w:r w:rsidRPr="006518C9">
        <w:rPr>
          <w:b/>
          <w:lang w:val="en-US"/>
        </w:rPr>
        <w:lastRenderedPageBreak/>
        <w:t>Example for protein grouping:</w:t>
      </w:r>
    </w:p>
    <w:p w14:paraId="22E3EB9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proofErr w:type="gramStart"/>
      <w:r w:rsidRPr="006518C9">
        <w:rPr>
          <w:rFonts w:ascii="Courier New" w:hAnsi="Courier New" w:cs="Courier New"/>
          <w:sz w:val="14"/>
          <w:szCs w:val="14"/>
          <w:lang w:val="en-US"/>
        </w:rPr>
        <w:t>PIA:protein</w:t>
      </w:r>
      <w:proofErr w:type="spellEnd"/>
      <w:proofErr w:type="gramEnd"/>
      <w:r w:rsidRPr="006518C9">
        <w:rPr>
          <w:rFonts w:ascii="Courier New" w:hAnsi="Courier New" w:cs="Courier New"/>
          <w:sz w:val="14"/>
          <w:szCs w:val="14"/>
          <w:lang w:val="en-US"/>
        </w:rPr>
        <w:t xml:space="preserve"> score" value="107.73038501509386"&gt;&lt;/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CD2F6E0"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455A71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accession="MS:1001594" name="sequence same-set protein" value="PDH_Q3TWF2_PAG_2106 PDH_Q3U7T8_PAG_2106 PDH_Q3U9G2_PAG_2106"&gt;&lt;/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F92F7F"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&gt;</w:t>
      </w:r>
    </w:p>
    <w:p w14:paraId="269FEFCF" w14:textId="77777777" w:rsidR="00E81A39" w:rsidRPr="006518C9" w:rsidRDefault="00E81A39" w:rsidP="00E81A39">
      <w:pPr>
        <w:rPr>
          <w:lang w:val="en-US"/>
        </w:rPr>
      </w:pPr>
    </w:p>
    <w:p w14:paraId="60BF956A" w14:textId="77777777" w:rsidR="00921A47" w:rsidRPr="006518C9" w:rsidRDefault="00921A47" w:rsidP="00921A47">
      <w:pPr>
        <w:pStyle w:val="Heading2"/>
      </w:pPr>
      <w:bookmarkStart w:id="442" w:name="_Toc476057249"/>
      <w:r w:rsidRPr="006518C9">
        <w:t>Element &lt;</w:t>
      </w:r>
      <w:bookmarkStart w:id="443" w:name="ProteinDetectionList"/>
      <w:proofErr w:type="spellStart"/>
      <w:r w:rsidRPr="006518C9">
        <w:t>ProteinDetectionList</w:t>
      </w:r>
      <w:bookmarkEnd w:id="443"/>
      <w:proofErr w:type="spellEnd"/>
      <w:r w:rsidRPr="006518C9">
        <w:t>&gt;</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4761D857" w14:textId="77777777" w:rsidTr="00921A47">
        <w:trPr>
          <w:tblCellSpacing w:w="15" w:type="dxa"/>
        </w:trPr>
        <w:tc>
          <w:tcPr>
            <w:tcW w:w="0" w:type="auto"/>
            <w:vAlign w:val="center"/>
            <w:hideMark/>
          </w:tcPr>
          <w:p w14:paraId="30D3ECB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2CB67E"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2D6ED039" w14:textId="77777777" w:rsidTr="00921A47">
        <w:trPr>
          <w:tblCellSpacing w:w="15" w:type="dxa"/>
        </w:trPr>
        <w:tc>
          <w:tcPr>
            <w:tcW w:w="0" w:type="auto"/>
            <w:vAlign w:val="center"/>
            <w:hideMark/>
          </w:tcPr>
          <w:p w14:paraId="0FB54F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C74A01" w14:textId="77777777" w:rsidR="00921A47" w:rsidRPr="006518C9" w:rsidRDefault="00921A47">
            <w:pPr>
              <w:rPr>
                <w:sz w:val="24"/>
                <w:szCs w:val="24"/>
                <w:lang w:val="en-US"/>
              </w:rPr>
            </w:pPr>
            <w:proofErr w:type="spellStart"/>
            <w:r w:rsidRPr="006518C9">
              <w:rPr>
                <w:lang w:val="en-US"/>
              </w:rPr>
              <w:t>ProteinDetectionListType</w:t>
            </w:r>
            <w:proofErr w:type="spellEnd"/>
            <w:r w:rsidRPr="006518C9">
              <w:rPr>
                <w:lang w:val="en-US"/>
              </w:rPr>
              <w:t xml:space="preserve"> </w:t>
            </w:r>
          </w:p>
        </w:tc>
      </w:tr>
      <w:tr w:rsidR="00921A47" w:rsidRPr="006518C9" w14:paraId="3E5CBD90" w14:textId="77777777" w:rsidTr="00921A47">
        <w:trPr>
          <w:tblCellSpacing w:w="15" w:type="dxa"/>
        </w:trPr>
        <w:tc>
          <w:tcPr>
            <w:tcW w:w="0" w:type="auto"/>
            <w:vAlign w:val="center"/>
            <w:hideMark/>
          </w:tcPr>
          <w:p w14:paraId="0F36D59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45013A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D45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115F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3FE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D5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38BC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4AA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578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045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4CE4"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24A15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A62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909C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5B8AB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2F4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CAEF0E7" w14:textId="77777777" w:rsidR="00921A47" w:rsidRPr="006518C9" w:rsidRDefault="00921A47">
            <w:pPr>
              <w:rPr>
                <w:sz w:val="24"/>
                <w:szCs w:val="24"/>
                <w:lang w:val="en-US"/>
              </w:rPr>
            </w:pPr>
          </w:p>
        </w:tc>
      </w:tr>
      <w:tr w:rsidR="00921A47" w:rsidRPr="006518C9" w14:paraId="10F98E17" w14:textId="77777777" w:rsidTr="00921A47">
        <w:trPr>
          <w:tblCellSpacing w:w="15" w:type="dxa"/>
        </w:trPr>
        <w:tc>
          <w:tcPr>
            <w:tcW w:w="0" w:type="auto"/>
            <w:vAlign w:val="center"/>
            <w:hideMark/>
          </w:tcPr>
          <w:p w14:paraId="06E1098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36FFEF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6DC6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13D6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D227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6FE06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78F7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15B61" w14:textId="77777777" w:rsidR="00921A47" w:rsidRPr="006518C9" w:rsidRDefault="00C741B0">
                  <w:pPr>
                    <w:rPr>
                      <w:sz w:val="24"/>
                      <w:szCs w:val="24"/>
                      <w:lang w:val="en-US"/>
                    </w:rPr>
                  </w:pPr>
                  <w:hyperlink w:anchor="ProteinAmbiguityGroup" w:history="1">
                    <w:proofErr w:type="spellStart"/>
                    <w:r w:rsidR="00921A47" w:rsidRPr="006518C9">
                      <w:rPr>
                        <w:rStyle w:val="Hyperlink"/>
                        <w:lang w:val="en-US"/>
                      </w:rPr>
                      <w:t>ProteinAmbiguityGroup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6B5A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230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1A87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8541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DB0A3"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5E3C8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BC5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94EE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607E3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34D23"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329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BDD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30D08" w14:textId="77777777" w:rsidR="00921A47" w:rsidRPr="006518C9" w:rsidRDefault="00921A47">
                  <w:pPr>
                    <w:rPr>
                      <w:sz w:val="24"/>
                      <w:szCs w:val="24"/>
                      <w:lang w:val="en-US"/>
                    </w:rPr>
                  </w:pPr>
                  <w:r w:rsidRPr="006518C9">
                    <w:rPr>
                      <w:lang w:val="en-US"/>
                    </w:rPr>
                    <w:t>A single user-defined parameter.</w:t>
                  </w:r>
                </w:p>
              </w:tc>
            </w:tr>
          </w:tbl>
          <w:p w14:paraId="479DEF7E" w14:textId="77777777" w:rsidR="00921A47" w:rsidRPr="006518C9" w:rsidRDefault="00921A47">
            <w:pPr>
              <w:rPr>
                <w:sz w:val="24"/>
                <w:szCs w:val="24"/>
                <w:lang w:val="en-US"/>
              </w:rPr>
            </w:pPr>
          </w:p>
        </w:tc>
      </w:tr>
      <w:tr w:rsidR="00921A47" w:rsidRPr="006518C9" w14:paraId="109F9E07" w14:textId="77777777" w:rsidTr="00921A47">
        <w:trPr>
          <w:tblCellSpacing w:w="15" w:type="dxa"/>
        </w:trPr>
        <w:tc>
          <w:tcPr>
            <w:tcW w:w="0" w:type="auto"/>
            <w:vAlign w:val="center"/>
            <w:hideMark/>
          </w:tcPr>
          <w:p w14:paraId="50CCCF9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C4589E8" w14:textId="77777777" w:rsidR="00921A47" w:rsidRPr="006518C9" w:rsidRDefault="00921A47">
            <w:pPr>
              <w:pStyle w:val="HTMLPreformatted"/>
            </w:pPr>
            <w:r w:rsidRPr="006518C9">
              <w:t>&lt;</w:t>
            </w:r>
            <w:proofErr w:type="spellStart"/>
            <w:r w:rsidRPr="006518C9">
              <w:t>ProteinDetectionList</w:t>
            </w:r>
            <w:proofErr w:type="spellEnd"/>
            <w:r w:rsidRPr="006518C9">
              <w:t xml:space="preserve"> id="PDL_1" </w:t>
            </w:r>
            <w:proofErr w:type="spellStart"/>
            <w:r w:rsidRPr="006518C9">
              <w:t>xmlns</w:t>
            </w:r>
            <w:proofErr w:type="spellEnd"/>
            <w:r w:rsidRPr="006518C9">
              <w:t>="http://psidev.info/psi/pi/</w:t>
            </w:r>
            <w:proofErr w:type="spellStart"/>
            <w:r w:rsidRPr="006518C9">
              <w:t>mzIdentML</w:t>
            </w:r>
            <w:proofErr w:type="spellEnd"/>
            <w:r w:rsidRPr="006518C9">
              <w:t>/1.2"&gt;</w:t>
            </w:r>
          </w:p>
          <w:p w14:paraId="72C87B3F" w14:textId="77777777" w:rsidR="00921A47" w:rsidRPr="006518C9" w:rsidRDefault="00921A47">
            <w:pPr>
              <w:pStyle w:val="HTMLPreformatted"/>
            </w:pPr>
            <w:r w:rsidRPr="006518C9">
              <w:t xml:space="preserve">    &lt;</w:t>
            </w:r>
            <w:proofErr w:type="spellStart"/>
            <w:r w:rsidRPr="006518C9">
              <w:t>ProteinAmbiguityGroup</w:t>
            </w:r>
            <w:proofErr w:type="spellEnd"/>
            <w:r w:rsidRPr="006518C9">
              <w:t xml:space="preserve"> id="PAG_0"&gt;</w:t>
            </w:r>
          </w:p>
          <w:p w14:paraId="102D044B"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 xml:space="preserve">="dbseq_sp|P16627|HS71L_MOUSE Heat shock 70 </w:t>
            </w:r>
            <w:proofErr w:type="spellStart"/>
            <w:r w:rsidRPr="006518C9">
              <w:t>kDa</w:t>
            </w:r>
            <w:proofErr w:type="spellEnd"/>
            <w:r w:rsidRPr="006518C9">
              <w:t xml:space="preserve"> protein 1-like OS=Mus musculus GN=Hspa1l..." id="PDH_15"&gt;</w:t>
            </w:r>
          </w:p>
          <w:p w14:paraId="2A0A7402"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="PE16_2_69"&gt;</w:t>
            </w:r>
          </w:p>
          <w:p w14:paraId="6E11447E"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="SII_16_1"/&gt;</w:t>
            </w:r>
          </w:p>
          <w:p w14:paraId="277D98D3"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185CA4A8"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="PE17_2_107"&gt;</w:t>
            </w:r>
          </w:p>
          <w:p w14:paraId="352577E1" w14:textId="77777777" w:rsidR="00921A47" w:rsidRPr="006518C9" w:rsidRDefault="00921A47">
            <w:pPr>
              <w:pStyle w:val="HTMLPreformatted"/>
            </w:pPr>
            <w:r w:rsidRPr="006518C9">
              <w:t xml:space="preserve">  ...</w:t>
            </w:r>
          </w:p>
          <w:p w14:paraId="7974CB13" w14:textId="77777777" w:rsidR="00921A47" w:rsidRPr="006518C9" w:rsidRDefault="00921A47">
            <w:pPr>
              <w:pStyle w:val="HTMLPreformatted"/>
            </w:pPr>
            <w:r w:rsidRPr="006518C9">
              <w:t>&lt;/</w:t>
            </w:r>
            <w:proofErr w:type="spellStart"/>
            <w:r w:rsidRPr="006518C9">
              <w:t>ProteinDetectionList</w:t>
            </w:r>
            <w:proofErr w:type="spellEnd"/>
            <w:r w:rsidRPr="006518C9">
              <w:t>&gt;</w:t>
            </w:r>
          </w:p>
        </w:tc>
      </w:tr>
      <w:tr w:rsidR="00921A47" w:rsidRPr="006518C9" w14:paraId="70528703" w14:textId="77777777" w:rsidTr="00921A47">
        <w:trPr>
          <w:tblCellSpacing w:w="15" w:type="dxa"/>
        </w:trPr>
        <w:tc>
          <w:tcPr>
            <w:tcW w:w="0" w:type="auto"/>
            <w:vAlign w:val="center"/>
            <w:hideMark/>
          </w:tcPr>
          <w:p w14:paraId="567E2B6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154562D"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w:t>
            </w:r>
            <w:proofErr w:type="spellStart"/>
            <w:r w:rsidRPr="006518C9">
              <w:t>AnalysisData</w:t>
            </w:r>
            <w:proofErr w:type="spellEnd"/>
            <w:r w:rsidRPr="006518C9">
              <w:t>/</w:t>
            </w:r>
            <w:proofErr w:type="spellStart"/>
            <w:r w:rsidRPr="006518C9">
              <w:t>ProteinDetectionList</w:t>
            </w:r>
            <w:proofErr w:type="spellEnd"/>
          </w:p>
          <w:p w14:paraId="5B7ADFED" w14:textId="77777777" w:rsidR="00921A47" w:rsidRPr="006518C9" w:rsidRDefault="00921A47">
            <w:pPr>
              <w:pStyle w:val="HTMLPreformatted"/>
            </w:pPr>
            <w:r w:rsidRPr="006518C9">
              <w:t xml:space="preserve">MAY supply a *child* term of </w:t>
            </w:r>
            <w:hyperlink r:id="rId243"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13ED704D" w14:textId="77777777" w:rsidR="00921A47" w:rsidRPr="006518C9" w:rsidRDefault="00921A47">
            <w:pPr>
              <w:pStyle w:val="HTMLPreformatted"/>
            </w:pPr>
            <w:r w:rsidRPr="006518C9">
              <w:t xml:space="preserve">  e.g.: </w:t>
            </w:r>
            <w:hyperlink r:id="rId24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6F9EE5A" w14:textId="77777777" w:rsidR="00921A47" w:rsidRPr="006518C9" w:rsidRDefault="00921A47">
            <w:pPr>
              <w:pStyle w:val="HTMLPreformatted"/>
            </w:pPr>
            <w:r w:rsidRPr="006518C9">
              <w:t xml:space="preserve">  e.g.: </w:t>
            </w:r>
            <w:hyperlink r:id="rId24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0D39A4E7" w14:textId="77777777" w:rsidR="00921A47" w:rsidRPr="006518C9" w:rsidRDefault="00921A47">
            <w:pPr>
              <w:pStyle w:val="HTMLPreformatted"/>
            </w:pPr>
            <w:r w:rsidRPr="006518C9">
              <w:t xml:space="preserve">  e.g.: </w:t>
            </w:r>
            <w:hyperlink r:id="rId246"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7777D9DA" w14:textId="77777777" w:rsidR="00921A47" w:rsidRPr="006518C9" w:rsidRDefault="00921A47">
            <w:pPr>
              <w:pStyle w:val="HTMLPreformatted"/>
            </w:pPr>
            <w:r w:rsidRPr="006518C9">
              <w:t xml:space="preserve">  e.g.: </w:t>
            </w:r>
            <w:hyperlink r:id="rId247"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4BED7947" w14:textId="77777777" w:rsidR="00921A47" w:rsidRPr="006518C9" w:rsidRDefault="00921A47">
            <w:pPr>
              <w:pStyle w:val="HTMLPreformatted"/>
            </w:pPr>
            <w:r w:rsidRPr="006518C9">
              <w:t xml:space="preserve">MUST supply term </w:t>
            </w:r>
            <w:hyperlink r:id="rId248"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29125F59" w14:textId="77777777" w:rsidR="00921A47" w:rsidRPr="006518C9" w:rsidRDefault="00921A47" w:rsidP="00921A47">
      <w:pPr>
        <w:rPr>
          <w:lang w:val="en-US"/>
        </w:rPr>
      </w:pPr>
    </w:p>
    <w:p w14:paraId="40E0AA7B" w14:textId="77777777" w:rsidR="00921A47" w:rsidRPr="006518C9" w:rsidRDefault="00921A47" w:rsidP="00921A47">
      <w:pPr>
        <w:pStyle w:val="Heading2"/>
      </w:pPr>
      <w:bookmarkStart w:id="444" w:name="_Toc476057250"/>
      <w:r w:rsidRPr="006518C9">
        <w:t>Element &lt;</w:t>
      </w:r>
      <w:bookmarkStart w:id="445" w:name="ProteinDetectionProtocol"/>
      <w:proofErr w:type="spellStart"/>
      <w:r w:rsidRPr="006518C9">
        <w:t>ProteinDetectionProtocol</w:t>
      </w:r>
      <w:bookmarkEnd w:id="445"/>
      <w:proofErr w:type="spellEnd"/>
      <w:r w:rsidRPr="006518C9">
        <w:t>&gt;</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8648"/>
      </w:tblGrid>
      <w:tr w:rsidR="00921A47" w:rsidRPr="006518C9" w14:paraId="653AC3F0" w14:textId="77777777" w:rsidTr="00921A47">
        <w:trPr>
          <w:tblCellSpacing w:w="15" w:type="dxa"/>
        </w:trPr>
        <w:tc>
          <w:tcPr>
            <w:tcW w:w="0" w:type="auto"/>
            <w:vAlign w:val="center"/>
            <w:hideMark/>
          </w:tcPr>
          <w:p w14:paraId="05F8FFA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74BB1B"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 </w:t>
            </w:r>
          </w:p>
        </w:tc>
      </w:tr>
      <w:tr w:rsidR="00921A47" w:rsidRPr="006518C9" w14:paraId="73CD359F" w14:textId="77777777" w:rsidTr="00921A47">
        <w:trPr>
          <w:tblCellSpacing w:w="15" w:type="dxa"/>
        </w:trPr>
        <w:tc>
          <w:tcPr>
            <w:tcW w:w="0" w:type="auto"/>
            <w:vAlign w:val="center"/>
            <w:hideMark/>
          </w:tcPr>
          <w:p w14:paraId="1A7BB2D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87D398" w14:textId="77777777" w:rsidR="00921A47" w:rsidRPr="006518C9" w:rsidRDefault="00921A47">
            <w:pPr>
              <w:rPr>
                <w:sz w:val="24"/>
                <w:szCs w:val="24"/>
                <w:lang w:val="en-US"/>
              </w:rPr>
            </w:pPr>
            <w:proofErr w:type="spellStart"/>
            <w:r w:rsidRPr="006518C9">
              <w:rPr>
                <w:lang w:val="en-US"/>
              </w:rPr>
              <w:t>ProteinDetectionProtocolType</w:t>
            </w:r>
            <w:proofErr w:type="spellEnd"/>
            <w:r w:rsidRPr="006518C9">
              <w:rPr>
                <w:lang w:val="en-US"/>
              </w:rPr>
              <w:t xml:space="preserve"> </w:t>
            </w:r>
          </w:p>
        </w:tc>
      </w:tr>
      <w:tr w:rsidR="00921A47" w:rsidRPr="006518C9" w14:paraId="575C701B" w14:textId="77777777" w:rsidTr="00921A47">
        <w:trPr>
          <w:tblCellSpacing w:w="15" w:type="dxa"/>
        </w:trPr>
        <w:tc>
          <w:tcPr>
            <w:tcW w:w="0" w:type="auto"/>
            <w:vAlign w:val="center"/>
            <w:hideMark/>
          </w:tcPr>
          <w:p w14:paraId="228F18F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3459BB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C728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4A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B372C"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A4063E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3D72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38C8F" w14:textId="77777777" w:rsidR="00921A47" w:rsidRPr="006518C9" w:rsidRDefault="00921A47">
                  <w:pPr>
                    <w:rPr>
                      <w:sz w:val="24"/>
                      <w:szCs w:val="24"/>
                      <w:lang w:val="en-US"/>
                    </w:rPr>
                  </w:pPr>
                  <w:proofErr w:type="spellStart"/>
                  <w:r w:rsidRPr="006518C9">
                    <w:rPr>
                      <w:lang w:val="en-US"/>
                    </w:rPr>
                    <w:lastRenderedPageBreak/>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3EB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1D1EF0D"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DCC9A05" w14:textId="77777777" w:rsidR="00921A47" w:rsidRPr="006518C9" w:rsidRDefault="00921A47">
                  <w:pPr>
                    <w:rPr>
                      <w:sz w:val="24"/>
                      <w:szCs w:val="24"/>
                      <w:lang w:val="en-US"/>
                    </w:rPr>
                  </w:pPr>
                  <w:r w:rsidRPr="006518C9">
                    <w:rPr>
                      <w:lang w:val="en-US"/>
                    </w:rPr>
                    <w:t xml:space="preserve">The protein detection software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5B9062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0890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5AA7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81A21D4"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908021"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765D777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F8F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873D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E8162F7"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4BE5F5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ABD9DD2" w14:textId="77777777" w:rsidR="00921A47" w:rsidRPr="006518C9" w:rsidRDefault="00921A47">
            <w:pPr>
              <w:rPr>
                <w:sz w:val="24"/>
                <w:szCs w:val="24"/>
                <w:lang w:val="en-US"/>
              </w:rPr>
            </w:pPr>
          </w:p>
        </w:tc>
      </w:tr>
      <w:tr w:rsidR="00921A47" w:rsidRPr="006518C9" w14:paraId="70B633CE" w14:textId="77777777" w:rsidTr="00921A47">
        <w:trPr>
          <w:tblCellSpacing w:w="15" w:type="dxa"/>
        </w:trPr>
        <w:tc>
          <w:tcPr>
            <w:tcW w:w="0" w:type="auto"/>
            <w:vAlign w:val="center"/>
            <w:hideMark/>
          </w:tcPr>
          <w:p w14:paraId="1045AE87"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49202CB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5280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DEDE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CDB2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8B093B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E58C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F989B" w14:textId="77777777" w:rsidR="00921A47" w:rsidRPr="006518C9" w:rsidRDefault="00C741B0">
                  <w:pPr>
                    <w:rPr>
                      <w:sz w:val="24"/>
                      <w:szCs w:val="24"/>
                      <w:lang w:val="en-US"/>
                    </w:rPr>
                  </w:pPr>
                  <w:hyperlink w:anchor="AnalysisParams" w:history="1">
                    <w:proofErr w:type="spellStart"/>
                    <w:r w:rsidR="00921A47" w:rsidRPr="006518C9">
                      <w:rPr>
                        <w:rStyle w:val="Hyperlink"/>
                        <w:lang w:val="en-US"/>
                      </w:rPr>
                      <w:t>AnalysisParams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E5A6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46FB"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945DBCF"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EE0F2D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FEC08" w14:textId="77777777" w:rsidR="00921A47" w:rsidRPr="006518C9" w:rsidRDefault="00C741B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BEDBC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23835"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333E10"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66D0BB81" w14:textId="77777777" w:rsidR="00921A47" w:rsidRPr="006518C9" w:rsidRDefault="00921A47">
            <w:pPr>
              <w:rPr>
                <w:sz w:val="24"/>
                <w:szCs w:val="24"/>
                <w:lang w:val="en-US"/>
              </w:rPr>
            </w:pPr>
          </w:p>
        </w:tc>
      </w:tr>
      <w:tr w:rsidR="00921A47" w:rsidRPr="006518C9" w14:paraId="093FBBCE" w14:textId="77777777" w:rsidTr="00921A47">
        <w:trPr>
          <w:tblCellSpacing w:w="15" w:type="dxa"/>
        </w:trPr>
        <w:tc>
          <w:tcPr>
            <w:tcW w:w="0" w:type="auto"/>
            <w:vAlign w:val="center"/>
            <w:hideMark/>
          </w:tcPr>
          <w:p w14:paraId="18EE4DEA"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092FC907" w14:textId="77777777" w:rsidR="00921A47" w:rsidRPr="006518C9" w:rsidRDefault="00AD4E91">
            <w:pPr>
              <w:rPr>
                <w:sz w:val="24"/>
                <w:szCs w:val="24"/>
                <w:lang w:val="en-US"/>
              </w:rPr>
            </w:pPr>
            <w:r>
              <w:rPr>
                <w:noProof/>
                <w:lang w:val="de-DE" w:eastAsia="de-DE"/>
              </w:rPr>
              <w:drawing>
                <wp:inline distT="0" distB="0" distL="0" distR="0" wp14:anchorId="4A25A8DA" wp14:editId="21CB98A6">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22C06CA6" w14:textId="77777777" w:rsidTr="00921A47">
        <w:trPr>
          <w:tblCellSpacing w:w="15" w:type="dxa"/>
        </w:trPr>
        <w:tc>
          <w:tcPr>
            <w:tcW w:w="0" w:type="auto"/>
            <w:vAlign w:val="center"/>
            <w:hideMark/>
          </w:tcPr>
          <w:p w14:paraId="6D14926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410E3F" w14:textId="77777777" w:rsidR="00921A47" w:rsidRPr="006518C9" w:rsidRDefault="00921A47">
            <w:pPr>
              <w:pStyle w:val="HTMLPreformatted"/>
            </w:pPr>
            <w:r w:rsidRPr="006518C9">
              <w:t>&lt;</w:t>
            </w:r>
            <w:proofErr w:type="spellStart"/>
            <w:r w:rsidRPr="006518C9">
              <w:t>ProteinDetectionProtocol</w:t>
            </w:r>
            <w:proofErr w:type="spellEnd"/>
            <w:r w:rsidRPr="006518C9">
              <w:t xml:space="preserve"> id="</w:t>
            </w:r>
            <w:proofErr w:type="spellStart"/>
            <w:r w:rsidRPr="006518C9">
              <w:t>PDP_PAnalyzer</w:t>
            </w:r>
            <w:proofErr w:type="spellEnd"/>
            <w:r w:rsidRPr="006518C9">
              <w:t xml:space="preserve">" </w:t>
            </w:r>
            <w:proofErr w:type="spellStart"/>
            <w:r w:rsidRPr="006518C9">
              <w:t>analysisSoftware_ref</w:t>
            </w:r>
            <w:proofErr w:type="spellEnd"/>
            <w:r w:rsidRPr="006518C9">
              <w:t>="</w:t>
            </w:r>
            <w:proofErr w:type="spellStart"/>
            <w:r w:rsidRPr="006518C9">
              <w:t>PAnalyzer</w:t>
            </w:r>
            <w:proofErr w:type="spellEnd"/>
            <w:r w:rsidRPr="006518C9">
              <w:t>"&gt;</w:t>
            </w:r>
          </w:p>
          <w:p w14:paraId="5FCC73E8" w14:textId="77777777" w:rsidR="00921A47" w:rsidRPr="006518C9" w:rsidRDefault="00921A47">
            <w:pPr>
              <w:pStyle w:val="HTMLPreformatted"/>
            </w:pPr>
            <w:r w:rsidRPr="006518C9">
              <w:t xml:space="preserve">  &lt;</w:t>
            </w:r>
            <w:proofErr w:type="spellStart"/>
            <w:r w:rsidRPr="006518C9">
              <w:t>AnalysisParams</w:t>
            </w:r>
            <w:proofErr w:type="spellEnd"/>
            <w:r w:rsidRPr="006518C9">
              <w:t>&gt;</w:t>
            </w:r>
          </w:p>
          <w:p w14:paraId="418770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03E5B4E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1E5AA32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16317B0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0349014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22C1C1F4" w14:textId="77777777" w:rsidR="00921A47" w:rsidRPr="006518C9" w:rsidRDefault="00921A47">
            <w:pPr>
              <w:pStyle w:val="HTMLPreformatted"/>
            </w:pPr>
            <w:r w:rsidRPr="006518C9">
              <w:t xml:space="preserve">  ...</w:t>
            </w:r>
          </w:p>
          <w:p w14:paraId="7E3A6EFA" w14:textId="77777777" w:rsidR="00921A47" w:rsidRPr="006518C9" w:rsidRDefault="00921A47">
            <w:pPr>
              <w:pStyle w:val="HTMLPreformatted"/>
            </w:pPr>
            <w:r w:rsidRPr="006518C9">
              <w:t>&lt;/</w:t>
            </w:r>
            <w:proofErr w:type="spellStart"/>
            <w:r w:rsidRPr="006518C9">
              <w:t>ProteinDetectionProtocol</w:t>
            </w:r>
            <w:proofErr w:type="spellEnd"/>
            <w:r w:rsidRPr="006518C9">
              <w:t>&gt;</w:t>
            </w:r>
          </w:p>
        </w:tc>
      </w:tr>
    </w:tbl>
    <w:p w14:paraId="4B14F1A6" w14:textId="77777777" w:rsidR="00921A47" w:rsidRPr="006518C9" w:rsidRDefault="00921A47" w:rsidP="00921A47">
      <w:pPr>
        <w:rPr>
          <w:lang w:val="en-US"/>
        </w:rPr>
      </w:pPr>
    </w:p>
    <w:p w14:paraId="7D8742DF" w14:textId="77777777" w:rsidR="00921A47" w:rsidRPr="006518C9" w:rsidRDefault="00921A47" w:rsidP="00921A47">
      <w:pPr>
        <w:pStyle w:val="Heading2"/>
      </w:pPr>
      <w:bookmarkStart w:id="446" w:name="_Toc476057251"/>
      <w:r w:rsidRPr="006518C9">
        <w:t>Element &lt;</w:t>
      </w:r>
      <w:bookmarkStart w:id="447" w:name="Provider"/>
      <w:r w:rsidRPr="006518C9">
        <w:t>Provider</w:t>
      </w:r>
      <w:bookmarkEnd w:id="447"/>
      <w:r w:rsidRPr="006518C9">
        <w:t>&gt;</w:t>
      </w:r>
      <w:bookmarkEnd w:id="4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1CEA8BA3" w14:textId="77777777" w:rsidTr="00921A47">
        <w:trPr>
          <w:tblCellSpacing w:w="15" w:type="dxa"/>
        </w:trPr>
        <w:tc>
          <w:tcPr>
            <w:tcW w:w="0" w:type="auto"/>
            <w:vAlign w:val="center"/>
            <w:hideMark/>
          </w:tcPr>
          <w:p w14:paraId="491D4F7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7F263C"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69121992" w14:textId="77777777" w:rsidTr="00921A47">
        <w:trPr>
          <w:tblCellSpacing w:w="15" w:type="dxa"/>
        </w:trPr>
        <w:tc>
          <w:tcPr>
            <w:tcW w:w="0" w:type="auto"/>
            <w:vAlign w:val="center"/>
            <w:hideMark/>
          </w:tcPr>
          <w:p w14:paraId="6CFBBC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08568CC" w14:textId="77777777" w:rsidR="00921A47" w:rsidRPr="006518C9" w:rsidRDefault="00921A47">
            <w:pPr>
              <w:rPr>
                <w:sz w:val="24"/>
                <w:szCs w:val="24"/>
                <w:lang w:val="en-US"/>
              </w:rPr>
            </w:pPr>
            <w:proofErr w:type="spellStart"/>
            <w:r w:rsidRPr="006518C9">
              <w:rPr>
                <w:lang w:val="en-US"/>
              </w:rPr>
              <w:t>ProviderType</w:t>
            </w:r>
            <w:proofErr w:type="spellEnd"/>
            <w:r w:rsidRPr="006518C9">
              <w:rPr>
                <w:lang w:val="en-US"/>
              </w:rPr>
              <w:t xml:space="preserve"> </w:t>
            </w:r>
          </w:p>
        </w:tc>
      </w:tr>
      <w:tr w:rsidR="00921A47" w:rsidRPr="006518C9" w14:paraId="6892489C" w14:textId="77777777" w:rsidTr="00921A47">
        <w:trPr>
          <w:tblCellSpacing w:w="15" w:type="dxa"/>
        </w:trPr>
        <w:tc>
          <w:tcPr>
            <w:tcW w:w="0" w:type="auto"/>
            <w:vAlign w:val="center"/>
            <w:hideMark/>
          </w:tcPr>
          <w:p w14:paraId="766BF0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20D2A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242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8D00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23B1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0EBC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6344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97FC7"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77C25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466932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8D44"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2FA505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B3B5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0FE7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89F882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32D0"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w:t>
                  </w:r>
                  <w:r w:rsidRPr="006518C9">
                    <w:rPr>
                      <w:lang w:val="en-US"/>
                    </w:rPr>
                    <w:lastRenderedPageBreak/>
                    <w:t xml:space="preserve">documents, or a repository) of its use. </w:t>
                  </w:r>
                </w:p>
              </w:tc>
            </w:tr>
            <w:tr w:rsidR="00921A47" w:rsidRPr="006518C9" w14:paraId="69012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A1BFE"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D48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966F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B1A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CEA036C" w14:textId="77777777" w:rsidR="00921A47" w:rsidRPr="006518C9" w:rsidRDefault="00921A47">
            <w:pPr>
              <w:rPr>
                <w:sz w:val="24"/>
                <w:szCs w:val="24"/>
                <w:lang w:val="en-US"/>
              </w:rPr>
            </w:pPr>
          </w:p>
        </w:tc>
      </w:tr>
      <w:tr w:rsidR="00921A47" w:rsidRPr="006518C9" w14:paraId="69BCA9B3" w14:textId="77777777" w:rsidTr="00921A47">
        <w:trPr>
          <w:tblCellSpacing w:w="15" w:type="dxa"/>
        </w:trPr>
        <w:tc>
          <w:tcPr>
            <w:tcW w:w="0" w:type="auto"/>
            <w:vAlign w:val="center"/>
            <w:hideMark/>
          </w:tcPr>
          <w:p w14:paraId="4EF8649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04E0AD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889A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531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F45D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36FE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EA7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31B5D" w14:textId="77777777" w:rsidR="00921A47" w:rsidRPr="006518C9" w:rsidRDefault="00C741B0">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ED98F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632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F9406" w14:textId="77777777" w:rsidR="00921A47" w:rsidRPr="006518C9" w:rsidRDefault="00921A47">
                  <w:pPr>
                    <w:rPr>
                      <w:sz w:val="24"/>
                      <w:szCs w:val="24"/>
                      <w:lang w:val="en-US"/>
                    </w:rPr>
                  </w:pPr>
                  <w:r w:rsidRPr="006518C9">
                    <w:rPr>
                      <w:lang w:val="en-US"/>
                    </w:rPr>
                    <w:t>The Contact that provided the document instance.</w:t>
                  </w:r>
                </w:p>
              </w:tc>
            </w:tr>
          </w:tbl>
          <w:p w14:paraId="1A23C802" w14:textId="77777777" w:rsidR="00921A47" w:rsidRPr="006518C9" w:rsidRDefault="00921A47">
            <w:pPr>
              <w:rPr>
                <w:sz w:val="24"/>
                <w:szCs w:val="24"/>
                <w:lang w:val="en-US"/>
              </w:rPr>
            </w:pPr>
          </w:p>
        </w:tc>
      </w:tr>
      <w:tr w:rsidR="00921A47" w:rsidRPr="006518C9" w14:paraId="03C9B978" w14:textId="77777777" w:rsidTr="00921A47">
        <w:trPr>
          <w:tblCellSpacing w:w="15" w:type="dxa"/>
        </w:trPr>
        <w:tc>
          <w:tcPr>
            <w:tcW w:w="0" w:type="auto"/>
            <w:vAlign w:val="center"/>
            <w:hideMark/>
          </w:tcPr>
          <w:p w14:paraId="05C721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6F4784" w14:textId="77777777" w:rsidR="00921A47" w:rsidRPr="006518C9" w:rsidRDefault="00921A47">
            <w:pPr>
              <w:pStyle w:val="HTMLPreformatted"/>
            </w:pPr>
            <w:r w:rsidRPr="006518C9">
              <w:t xml:space="preserve">&lt;Provider id="PROVIDER" </w:t>
            </w:r>
            <w:proofErr w:type="spellStart"/>
            <w:r w:rsidRPr="006518C9">
              <w:t>xmlns</w:t>
            </w:r>
            <w:proofErr w:type="spellEnd"/>
            <w:r w:rsidRPr="006518C9">
              <w:t>="http://psidev.info/psi/pi/</w:t>
            </w:r>
            <w:proofErr w:type="spellStart"/>
            <w:r w:rsidRPr="006518C9">
              <w:t>mzIdentML</w:t>
            </w:r>
            <w:proofErr w:type="spellEnd"/>
            <w:r w:rsidRPr="006518C9">
              <w:t>/1.2"&gt;</w:t>
            </w:r>
          </w:p>
          <w:p w14:paraId="1F1768AC" w14:textId="77777777" w:rsidR="00921A47" w:rsidRPr="006518C9" w:rsidRDefault="00921A47">
            <w:pPr>
              <w:pStyle w:val="HTMLPreformatted"/>
            </w:pPr>
            <w:r w:rsidRPr="006518C9">
              <w:t xml:space="preserve">    &lt;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60176087" w14:textId="77777777" w:rsidR="00921A47" w:rsidRPr="006518C9" w:rsidRDefault="00921A47">
            <w:pPr>
              <w:pStyle w:val="HTMLPreformatted"/>
            </w:pPr>
            <w:r w:rsidRPr="006518C9">
              <w:t xml:space="preserve">        &lt;Role&gt;</w:t>
            </w:r>
          </w:p>
          <w:p w14:paraId="7BDF17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388CB86A" w14:textId="77777777" w:rsidR="00921A47" w:rsidRPr="006518C9" w:rsidRDefault="00921A47">
            <w:pPr>
              <w:pStyle w:val="HTMLPreformatted"/>
            </w:pPr>
            <w:r w:rsidRPr="006518C9">
              <w:t xml:space="preserve">        &lt;/Role&gt;</w:t>
            </w:r>
          </w:p>
          <w:p w14:paraId="098B8836"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8F540F4" w14:textId="77777777" w:rsidR="00921A47" w:rsidRPr="006518C9" w:rsidRDefault="00921A47">
            <w:pPr>
              <w:pStyle w:val="HTMLPreformatted"/>
            </w:pPr>
            <w:r w:rsidRPr="006518C9">
              <w:t>&lt;/Provider&gt;</w:t>
            </w:r>
          </w:p>
        </w:tc>
      </w:tr>
    </w:tbl>
    <w:p w14:paraId="6CDCE87D" w14:textId="77777777" w:rsidR="00921A47" w:rsidRPr="006518C9" w:rsidRDefault="00921A47" w:rsidP="00921A47">
      <w:pPr>
        <w:rPr>
          <w:lang w:val="en-US"/>
        </w:rPr>
      </w:pPr>
    </w:p>
    <w:p w14:paraId="71CFF094" w14:textId="77777777" w:rsidR="00921A47" w:rsidRPr="006518C9" w:rsidRDefault="00921A47" w:rsidP="00921A47">
      <w:pPr>
        <w:pStyle w:val="Heading2"/>
      </w:pPr>
      <w:bookmarkStart w:id="448" w:name="_Toc476057252"/>
      <w:r w:rsidRPr="006518C9">
        <w:t>Element &lt;</w:t>
      </w:r>
      <w:bookmarkStart w:id="449" w:name="Residue"/>
      <w:r w:rsidRPr="006518C9">
        <w:t>Residue</w:t>
      </w:r>
      <w:bookmarkEnd w:id="449"/>
      <w:r w:rsidRPr="006518C9">
        <w:t>&gt;</w:t>
      </w:r>
      <w:bookmarkEnd w:id="4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1108ABEE" w14:textId="77777777" w:rsidTr="00921A47">
        <w:trPr>
          <w:tblCellSpacing w:w="15" w:type="dxa"/>
        </w:trPr>
        <w:tc>
          <w:tcPr>
            <w:tcW w:w="0" w:type="auto"/>
            <w:vAlign w:val="center"/>
            <w:hideMark/>
          </w:tcPr>
          <w:p w14:paraId="514D50A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1B1BDD"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7914659E" w14:textId="77777777" w:rsidTr="00921A47">
        <w:trPr>
          <w:tblCellSpacing w:w="15" w:type="dxa"/>
        </w:trPr>
        <w:tc>
          <w:tcPr>
            <w:tcW w:w="0" w:type="auto"/>
            <w:vAlign w:val="center"/>
            <w:hideMark/>
          </w:tcPr>
          <w:p w14:paraId="14B8773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3C35EB1" w14:textId="77777777" w:rsidR="00921A47" w:rsidRPr="006518C9" w:rsidRDefault="00921A47">
            <w:pPr>
              <w:rPr>
                <w:sz w:val="24"/>
                <w:szCs w:val="24"/>
                <w:lang w:val="en-US"/>
              </w:rPr>
            </w:pPr>
            <w:proofErr w:type="spellStart"/>
            <w:r w:rsidRPr="006518C9">
              <w:rPr>
                <w:lang w:val="en-US"/>
              </w:rPr>
              <w:t>ResidueType</w:t>
            </w:r>
            <w:proofErr w:type="spellEnd"/>
            <w:r w:rsidRPr="006518C9">
              <w:rPr>
                <w:lang w:val="en-US"/>
              </w:rPr>
              <w:t xml:space="preserve"> </w:t>
            </w:r>
          </w:p>
        </w:tc>
      </w:tr>
      <w:tr w:rsidR="00921A47" w:rsidRPr="006518C9" w14:paraId="7A8E64D4" w14:textId="77777777" w:rsidTr="00921A47">
        <w:trPr>
          <w:tblCellSpacing w:w="15" w:type="dxa"/>
        </w:trPr>
        <w:tc>
          <w:tcPr>
            <w:tcW w:w="0" w:type="auto"/>
            <w:vAlign w:val="center"/>
            <w:hideMark/>
          </w:tcPr>
          <w:p w14:paraId="1E8B5CE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3579E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6EE9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C024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2FF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26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C46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121BC"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7ECCF"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48DE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96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2523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3F76"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A6E08"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3DBE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9199"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5DF0D0FD" w14:textId="77777777" w:rsidR="00921A47" w:rsidRPr="006518C9" w:rsidRDefault="00921A47">
            <w:pPr>
              <w:rPr>
                <w:sz w:val="24"/>
                <w:szCs w:val="24"/>
                <w:lang w:val="en-US"/>
              </w:rPr>
            </w:pPr>
          </w:p>
        </w:tc>
      </w:tr>
      <w:tr w:rsidR="00921A47" w:rsidRPr="006518C9" w14:paraId="63A00C52" w14:textId="77777777" w:rsidTr="00921A47">
        <w:trPr>
          <w:tblCellSpacing w:w="15" w:type="dxa"/>
        </w:trPr>
        <w:tc>
          <w:tcPr>
            <w:tcW w:w="0" w:type="auto"/>
            <w:vAlign w:val="center"/>
            <w:hideMark/>
          </w:tcPr>
          <w:p w14:paraId="43BF20F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65F5DD9" w14:textId="77777777" w:rsidR="00921A47" w:rsidRPr="006518C9" w:rsidRDefault="00921A47">
            <w:pPr>
              <w:rPr>
                <w:sz w:val="24"/>
                <w:szCs w:val="24"/>
                <w:lang w:val="en-US"/>
              </w:rPr>
            </w:pPr>
            <w:r w:rsidRPr="006518C9">
              <w:rPr>
                <w:lang w:val="en-US"/>
              </w:rPr>
              <w:t>none</w:t>
            </w:r>
          </w:p>
        </w:tc>
      </w:tr>
      <w:tr w:rsidR="00921A47" w:rsidRPr="006518C9" w14:paraId="764207F2" w14:textId="77777777" w:rsidTr="00921A47">
        <w:trPr>
          <w:tblCellSpacing w:w="15" w:type="dxa"/>
        </w:trPr>
        <w:tc>
          <w:tcPr>
            <w:tcW w:w="0" w:type="auto"/>
            <w:vAlign w:val="center"/>
            <w:hideMark/>
          </w:tcPr>
          <w:p w14:paraId="0E05925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CCB4D5" w14:textId="77777777" w:rsidR="00921A47" w:rsidRPr="006518C9" w:rsidRDefault="00921A47">
            <w:pPr>
              <w:pStyle w:val="HTMLPreformatted"/>
            </w:pPr>
            <w:r w:rsidRPr="006518C9">
              <w:t>&lt;Residue code="C" mass="103.009186" /&gt;</w:t>
            </w:r>
          </w:p>
        </w:tc>
      </w:tr>
    </w:tbl>
    <w:p w14:paraId="5E37D46F" w14:textId="77777777" w:rsidR="00921A47" w:rsidRPr="006518C9" w:rsidRDefault="00921A47" w:rsidP="00921A47">
      <w:pPr>
        <w:rPr>
          <w:lang w:val="en-US"/>
        </w:rPr>
      </w:pPr>
    </w:p>
    <w:p w14:paraId="1EDD9A8A" w14:textId="77777777" w:rsidR="00921A47" w:rsidRPr="006518C9" w:rsidRDefault="00921A47" w:rsidP="00921A47">
      <w:pPr>
        <w:pStyle w:val="Heading2"/>
      </w:pPr>
      <w:bookmarkStart w:id="450" w:name="_Toc476057253"/>
      <w:r w:rsidRPr="006518C9">
        <w:t>Element &lt;</w:t>
      </w:r>
      <w:bookmarkStart w:id="451" w:name="Role"/>
      <w:r w:rsidRPr="006518C9">
        <w:t>Role</w:t>
      </w:r>
      <w:bookmarkEnd w:id="451"/>
      <w:r w:rsidRPr="006518C9">
        <w:t>&gt;</w:t>
      </w:r>
      <w:bookmarkEnd w:id="4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02DD3CC" w14:textId="77777777" w:rsidTr="00921A47">
        <w:trPr>
          <w:tblCellSpacing w:w="15" w:type="dxa"/>
        </w:trPr>
        <w:tc>
          <w:tcPr>
            <w:tcW w:w="0" w:type="auto"/>
            <w:vAlign w:val="center"/>
            <w:hideMark/>
          </w:tcPr>
          <w:p w14:paraId="367E6F6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84C95E"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71F0E2B7" w14:textId="77777777" w:rsidTr="00921A47">
        <w:trPr>
          <w:tblCellSpacing w:w="15" w:type="dxa"/>
        </w:trPr>
        <w:tc>
          <w:tcPr>
            <w:tcW w:w="0" w:type="auto"/>
            <w:vAlign w:val="center"/>
            <w:hideMark/>
          </w:tcPr>
          <w:p w14:paraId="1922F8E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B272F4" w14:textId="77777777" w:rsidR="00921A47" w:rsidRPr="006518C9" w:rsidRDefault="00921A47">
            <w:pPr>
              <w:rPr>
                <w:sz w:val="24"/>
                <w:szCs w:val="24"/>
                <w:lang w:val="en-US"/>
              </w:rPr>
            </w:pPr>
            <w:proofErr w:type="spellStart"/>
            <w:r w:rsidRPr="006518C9">
              <w:rPr>
                <w:lang w:val="en-US"/>
              </w:rPr>
              <w:t>RoleType</w:t>
            </w:r>
            <w:proofErr w:type="spellEnd"/>
            <w:r w:rsidRPr="006518C9">
              <w:rPr>
                <w:lang w:val="en-US"/>
              </w:rPr>
              <w:t xml:space="preserve"> </w:t>
            </w:r>
          </w:p>
        </w:tc>
      </w:tr>
      <w:tr w:rsidR="00921A47" w:rsidRPr="006518C9" w14:paraId="7C2F4A49" w14:textId="77777777" w:rsidTr="00921A47">
        <w:trPr>
          <w:tblCellSpacing w:w="15" w:type="dxa"/>
        </w:trPr>
        <w:tc>
          <w:tcPr>
            <w:tcW w:w="0" w:type="auto"/>
            <w:vAlign w:val="center"/>
            <w:hideMark/>
          </w:tcPr>
          <w:p w14:paraId="41366BD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FD4A79E" w14:textId="77777777" w:rsidR="00921A47" w:rsidRPr="006518C9" w:rsidRDefault="00921A47">
            <w:pPr>
              <w:rPr>
                <w:sz w:val="24"/>
                <w:szCs w:val="24"/>
                <w:lang w:val="en-US"/>
              </w:rPr>
            </w:pPr>
            <w:r w:rsidRPr="006518C9">
              <w:rPr>
                <w:lang w:val="en-US"/>
              </w:rPr>
              <w:t>none</w:t>
            </w:r>
          </w:p>
        </w:tc>
      </w:tr>
      <w:tr w:rsidR="00921A47" w:rsidRPr="006518C9" w14:paraId="51EF06D3" w14:textId="77777777" w:rsidTr="00921A47">
        <w:trPr>
          <w:tblCellSpacing w:w="15" w:type="dxa"/>
        </w:trPr>
        <w:tc>
          <w:tcPr>
            <w:tcW w:w="0" w:type="auto"/>
            <w:vAlign w:val="center"/>
            <w:hideMark/>
          </w:tcPr>
          <w:p w14:paraId="3D41D6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369749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7CEC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4FC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754D6"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E78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DA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E36B5"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E599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8F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DD4" w14:textId="77777777" w:rsidR="00921A47" w:rsidRPr="006518C9" w:rsidRDefault="00921A47">
                  <w:pPr>
                    <w:rPr>
                      <w:sz w:val="24"/>
                      <w:szCs w:val="24"/>
                      <w:lang w:val="en-US"/>
                    </w:rPr>
                  </w:pPr>
                  <w:r w:rsidRPr="006518C9">
                    <w:rPr>
                      <w:lang w:val="en-US"/>
                    </w:rPr>
                    <w:t>A single entry from an ontology or a controlled vocabulary.</w:t>
                  </w:r>
                </w:p>
              </w:tc>
            </w:tr>
          </w:tbl>
          <w:p w14:paraId="333D4E3B" w14:textId="77777777" w:rsidR="00921A47" w:rsidRPr="006518C9" w:rsidRDefault="00921A47">
            <w:pPr>
              <w:rPr>
                <w:sz w:val="24"/>
                <w:szCs w:val="24"/>
                <w:lang w:val="en-US"/>
              </w:rPr>
            </w:pPr>
          </w:p>
        </w:tc>
      </w:tr>
      <w:tr w:rsidR="00921A47" w:rsidRPr="006518C9" w14:paraId="462B875F" w14:textId="77777777" w:rsidTr="00921A47">
        <w:trPr>
          <w:tblCellSpacing w:w="15" w:type="dxa"/>
        </w:trPr>
        <w:tc>
          <w:tcPr>
            <w:tcW w:w="0" w:type="auto"/>
            <w:vAlign w:val="center"/>
            <w:hideMark/>
          </w:tcPr>
          <w:p w14:paraId="59E59AE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73757D" w14:textId="77777777" w:rsidR="00921A47" w:rsidRPr="006518C9" w:rsidRDefault="00921A47">
            <w:pPr>
              <w:pStyle w:val="HTMLPreformatted"/>
            </w:pPr>
            <w:r w:rsidRPr="006518C9">
              <w:t xml:space="preserve">        &lt;Role&gt;</w:t>
            </w:r>
          </w:p>
          <w:p w14:paraId="606F2EC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accession="MS:1001267" name="software vendor"/&gt;</w:t>
            </w:r>
          </w:p>
          <w:p w14:paraId="24615CA2" w14:textId="77777777" w:rsidR="00921A47" w:rsidRPr="006518C9" w:rsidRDefault="00921A47">
            <w:pPr>
              <w:pStyle w:val="HTMLPreformatted"/>
            </w:pPr>
            <w:r w:rsidRPr="006518C9">
              <w:t xml:space="preserve">        &lt;/Role&gt;</w:t>
            </w:r>
          </w:p>
        </w:tc>
      </w:tr>
      <w:tr w:rsidR="00921A47" w:rsidRPr="006518C9" w14:paraId="79A4F2C3" w14:textId="77777777" w:rsidTr="00921A47">
        <w:trPr>
          <w:tblCellSpacing w:w="15" w:type="dxa"/>
        </w:trPr>
        <w:tc>
          <w:tcPr>
            <w:tcW w:w="0" w:type="auto"/>
            <w:vAlign w:val="center"/>
            <w:hideMark/>
          </w:tcPr>
          <w:p w14:paraId="0EF51D28"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C6C529B" w14:textId="77777777" w:rsidR="00921A47" w:rsidRPr="006518C9" w:rsidRDefault="00921A47">
            <w:pPr>
              <w:pStyle w:val="HTMLPreformatted"/>
            </w:pPr>
            <w:r w:rsidRPr="006518C9">
              <w:t>Path /</w:t>
            </w:r>
            <w:proofErr w:type="spellStart"/>
            <w:r w:rsidRPr="006518C9">
              <w:t>MzIdentML</w:t>
            </w:r>
            <w:proofErr w:type="spellEnd"/>
            <w:r w:rsidRPr="006518C9">
              <w:t>/Provider/</w:t>
            </w:r>
            <w:proofErr w:type="spellStart"/>
            <w:r w:rsidRPr="006518C9">
              <w:t>ContactRole</w:t>
            </w:r>
            <w:proofErr w:type="spellEnd"/>
            <w:r w:rsidRPr="006518C9">
              <w:t>/Role</w:t>
            </w:r>
          </w:p>
          <w:p w14:paraId="12AA04AA" w14:textId="77777777" w:rsidR="00921A47" w:rsidRPr="006518C9" w:rsidRDefault="00921A47">
            <w:pPr>
              <w:pStyle w:val="HTMLPreformatted"/>
            </w:pPr>
            <w:r w:rsidRPr="006518C9">
              <w:t xml:space="preserve">MUST supply a *child* term of </w:t>
            </w:r>
            <w:hyperlink r:id="rId250" w:tgtFrame="new" w:history="1">
              <w:r w:rsidRPr="006518C9">
                <w:rPr>
                  <w:rStyle w:val="Hyperlink"/>
                </w:rPr>
                <w:t>MS:1001266</w:t>
              </w:r>
            </w:hyperlink>
            <w:r w:rsidRPr="006518C9">
              <w:t xml:space="preserve"> (</w:t>
            </w:r>
            <w:r w:rsidRPr="006518C9">
              <w:rPr>
                <w:rStyle w:val="popup"/>
              </w:rPr>
              <w:t>role type</w:t>
            </w:r>
            <w:r w:rsidRPr="006518C9">
              <w:t>) one or more times</w:t>
            </w:r>
          </w:p>
          <w:p w14:paraId="1F81A715" w14:textId="77777777" w:rsidR="00921A47" w:rsidRPr="006518C9" w:rsidRDefault="00921A47">
            <w:pPr>
              <w:pStyle w:val="HTMLPreformatted"/>
            </w:pPr>
            <w:r w:rsidRPr="006518C9">
              <w:t xml:space="preserve">  e.g.: </w:t>
            </w:r>
            <w:hyperlink r:id="rId25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BF38262" w14:textId="77777777" w:rsidR="00921A47" w:rsidRPr="006518C9" w:rsidRDefault="00921A47">
            <w:pPr>
              <w:pStyle w:val="HTMLPreformatted"/>
            </w:pPr>
            <w:r w:rsidRPr="006518C9">
              <w:t xml:space="preserve">  e.g.: </w:t>
            </w:r>
            <w:hyperlink r:id="rId252" w:tgtFrame="new" w:history="1">
              <w:r w:rsidRPr="006518C9">
                <w:rPr>
                  <w:rStyle w:val="Hyperlink"/>
                </w:rPr>
                <w:t>MS:1001268</w:t>
              </w:r>
            </w:hyperlink>
            <w:r w:rsidRPr="006518C9">
              <w:t xml:space="preserve"> (</w:t>
            </w:r>
            <w:r w:rsidRPr="006518C9">
              <w:rPr>
                <w:rStyle w:val="popup"/>
              </w:rPr>
              <w:t>programmer</w:t>
            </w:r>
            <w:r w:rsidRPr="006518C9">
              <w:t xml:space="preserve">) </w:t>
            </w:r>
          </w:p>
          <w:p w14:paraId="57DDB474" w14:textId="77777777" w:rsidR="00921A47" w:rsidRPr="006518C9" w:rsidRDefault="00921A47">
            <w:pPr>
              <w:pStyle w:val="HTMLPreformatted"/>
            </w:pPr>
            <w:r w:rsidRPr="006518C9">
              <w:t xml:space="preserve">  e.g.: </w:t>
            </w:r>
            <w:hyperlink r:id="rId25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6F60B196" w14:textId="77777777" w:rsidR="00921A47" w:rsidRPr="006518C9" w:rsidRDefault="00921A47">
            <w:pPr>
              <w:pStyle w:val="HTMLPreformatted"/>
            </w:pPr>
            <w:r w:rsidRPr="006518C9">
              <w:t xml:space="preserve">  e.g.: </w:t>
            </w:r>
            <w:hyperlink r:id="rId25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6B89B376" w14:textId="77777777" w:rsidR="00921A47" w:rsidRPr="006518C9" w:rsidRDefault="00921A47">
            <w:pPr>
              <w:pStyle w:val="HTMLPreformatted"/>
            </w:pPr>
            <w:r w:rsidRPr="006518C9">
              <w:t xml:space="preserve">  e.g.: </w:t>
            </w:r>
            <w:hyperlink r:id="rId255" w:tgtFrame="new" w:history="1">
              <w:r w:rsidRPr="006518C9">
                <w:rPr>
                  <w:rStyle w:val="Hyperlink"/>
                </w:rPr>
                <w:t>MS:1001271</w:t>
              </w:r>
            </w:hyperlink>
            <w:r w:rsidRPr="006518C9">
              <w:t xml:space="preserve"> (</w:t>
            </w:r>
            <w:r w:rsidRPr="006518C9">
              <w:rPr>
                <w:rStyle w:val="popup"/>
              </w:rPr>
              <w:t>researcher</w:t>
            </w:r>
            <w:r w:rsidRPr="006518C9">
              <w:t xml:space="preserve">) </w:t>
            </w:r>
          </w:p>
          <w:p w14:paraId="1CB6AC55" w14:textId="77777777" w:rsidR="00921A47" w:rsidRPr="006518C9" w:rsidRDefault="00921A47">
            <w:pPr>
              <w:pStyle w:val="HTMLPreformatted"/>
            </w:pPr>
            <w:r w:rsidRPr="006518C9">
              <w:t>Path /MzIdentML/AnalysisSoftwareList/AnalysisSoftware/ContactRole/Role</w:t>
            </w:r>
          </w:p>
          <w:p w14:paraId="26FDF31A" w14:textId="77777777" w:rsidR="00921A47" w:rsidRPr="006518C9" w:rsidRDefault="00921A47">
            <w:pPr>
              <w:pStyle w:val="HTMLPreformatted"/>
            </w:pPr>
            <w:r w:rsidRPr="006518C9">
              <w:t xml:space="preserve">MUST supply a *child* term of </w:t>
            </w:r>
            <w:hyperlink r:id="rId256" w:tgtFrame="new" w:history="1">
              <w:r w:rsidRPr="006518C9">
                <w:rPr>
                  <w:rStyle w:val="Hyperlink"/>
                </w:rPr>
                <w:t>MS:1001266</w:t>
              </w:r>
            </w:hyperlink>
            <w:r w:rsidRPr="006518C9">
              <w:t xml:space="preserve"> (</w:t>
            </w:r>
            <w:r w:rsidRPr="006518C9">
              <w:rPr>
                <w:rStyle w:val="popup"/>
              </w:rPr>
              <w:t>role type</w:t>
            </w:r>
            <w:r w:rsidRPr="006518C9">
              <w:t>) one or more times</w:t>
            </w:r>
          </w:p>
          <w:p w14:paraId="7763E517" w14:textId="77777777" w:rsidR="00921A47" w:rsidRPr="006518C9" w:rsidRDefault="00921A47">
            <w:pPr>
              <w:pStyle w:val="HTMLPreformatted"/>
            </w:pPr>
            <w:r w:rsidRPr="006518C9">
              <w:t xml:space="preserve">  e.g.: </w:t>
            </w:r>
            <w:hyperlink r:id="rId25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E58897B" w14:textId="77777777" w:rsidR="00921A47" w:rsidRPr="006518C9" w:rsidRDefault="00921A47">
            <w:pPr>
              <w:pStyle w:val="HTMLPreformatted"/>
            </w:pPr>
            <w:r w:rsidRPr="006518C9">
              <w:t xml:space="preserve">  e.g.: </w:t>
            </w:r>
            <w:hyperlink r:id="rId258" w:tgtFrame="new" w:history="1">
              <w:r w:rsidRPr="006518C9">
                <w:rPr>
                  <w:rStyle w:val="Hyperlink"/>
                </w:rPr>
                <w:t>MS:1001268</w:t>
              </w:r>
            </w:hyperlink>
            <w:r w:rsidRPr="006518C9">
              <w:t xml:space="preserve"> (</w:t>
            </w:r>
            <w:r w:rsidRPr="006518C9">
              <w:rPr>
                <w:rStyle w:val="popup"/>
              </w:rPr>
              <w:t>programmer</w:t>
            </w:r>
            <w:r w:rsidRPr="006518C9">
              <w:t xml:space="preserve">) </w:t>
            </w:r>
          </w:p>
          <w:p w14:paraId="359F23B4" w14:textId="77777777" w:rsidR="00921A47" w:rsidRPr="006518C9" w:rsidRDefault="00921A47">
            <w:pPr>
              <w:pStyle w:val="HTMLPreformatted"/>
            </w:pPr>
            <w:r w:rsidRPr="006518C9">
              <w:t xml:space="preserve">  e.g.: </w:t>
            </w:r>
            <w:hyperlink r:id="rId25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35297912" w14:textId="77777777" w:rsidR="00921A47" w:rsidRPr="006518C9" w:rsidRDefault="00921A47">
            <w:pPr>
              <w:pStyle w:val="HTMLPreformatted"/>
            </w:pPr>
            <w:r w:rsidRPr="006518C9">
              <w:t xml:space="preserve">  e.g.: </w:t>
            </w:r>
            <w:hyperlink r:id="rId26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131688B9" w14:textId="77777777" w:rsidR="00921A47" w:rsidRPr="006518C9" w:rsidRDefault="00921A47">
            <w:pPr>
              <w:pStyle w:val="HTMLPreformatted"/>
            </w:pPr>
            <w:r w:rsidRPr="006518C9">
              <w:t xml:space="preserve">  e.g.: </w:t>
            </w:r>
            <w:hyperlink r:id="rId261" w:tgtFrame="new" w:history="1">
              <w:r w:rsidRPr="006518C9">
                <w:rPr>
                  <w:rStyle w:val="Hyperlink"/>
                </w:rPr>
                <w:t>MS:1001271</w:t>
              </w:r>
            </w:hyperlink>
            <w:r w:rsidRPr="006518C9">
              <w:t xml:space="preserve"> (</w:t>
            </w:r>
            <w:r w:rsidRPr="006518C9">
              <w:rPr>
                <w:rStyle w:val="popup"/>
              </w:rPr>
              <w:t>researcher</w:t>
            </w:r>
            <w:r w:rsidRPr="006518C9">
              <w:t xml:space="preserve">) </w:t>
            </w:r>
          </w:p>
          <w:p w14:paraId="6287EB3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AnalysisSampleCollection</w:t>
            </w:r>
            <w:proofErr w:type="spellEnd"/>
            <w:r w:rsidRPr="006518C9">
              <w:t>/Sample/</w:t>
            </w:r>
            <w:proofErr w:type="spellStart"/>
            <w:r w:rsidRPr="006518C9">
              <w:t>ContactRole</w:t>
            </w:r>
            <w:proofErr w:type="spellEnd"/>
            <w:r w:rsidRPr="006518C9">
              <w:t>/Role</w:t>
            </w:r>
          </w:p>
          <w:p w14:paraId="13584852" w14:textId="77777777" w:rsidR="00921A47" w:rsidRPr="006518C9" w:rsidRDefault="00921A47">
            <w:pPr>
              <w:pStyle w:val="HTMLPreformatted"/>
            </w:pPr>
            <w:r w:rsidRPr="006518C9">
              <w:t xml:space="preserve">MUST supply a *child* term of </w:t>
            </w:r>
            <w:hyperlink r:id="rId262" w:tgtFrame="new" w:history="1">
              <w:r w:rsidRPr="006518C9">
                <w:rPr>
                  <w:rStyle w:val="Hyperlink"/>
                </w:rPr>
                <w:t>MS:1001266</w:t>
              </w:r>
            </w:hyperlink>
            <w:r w:rsidRPr="006518C9">
              <w:t xml:space="preserve"> (</w:t>
            </w:r>
            <w:r w:rsidRPr="006518C9">
              <w:rPr>
                <w:rStyle w:val="popup"/>
              </w:rPr>
              <w:t>role type</w:t>
            </w:r>
            <w:r w:rsidRPr="006518C9">
              <w:t>) one or more times</w:t>
            </w:r>
          </w:p>
          <w:p w14:paraId="3CDB3E5E" w14:textId="77777777" w:rsidR="00921A47" w:rsidRPr="006518C9" w:rsidRDefault="00921A47">
            <w:pPr>
              <w:pStyle w:val="HTMLPreformatted"/>
            </w:pPr>
            <w:r w:rsidRPr="006518C9">
              <w:t xml:space="preserve">  e.g.: </w:t>
            </w:r>
            <w:hyperlink r:id="rId26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1F4680D" w14:textId="77777777" w:rsidR="00921A47" w:rsidRPr="006518C9" w:rsidRDefault="00921A47">
            <w:pPr>
              <w:pStyle w:val="HTMLPreformatted"/>
            </w:pPr>
            <w:r w:rsidRPr="006518C9">
              <w:t xml:space="preserve">  e.g.: </w:t>
            </w:r>
            <w:hyperlink r:id="rId264" w:tgtFrame="new" w:history="1">
              <w:r w:rsidRPr="006518C9">
                <w:rPr>
                  <w:rStyle w:val="Hyperlink"/>
                </w:rPr>
                <w:t>MS:1001268</w:t>
              </w:r>
            </w:hyperlink>
            <w:r w:rsidRPr="006518C9">
              <w:t xml:space="preserve"> (</w:t>
            </w:r>
            <w:r w:rsidRPr="006518C9">
              <w:rPr>
                <w:rStyle w:val="popup"/>
              </w:rPr>
              <w:t>programmer</w:t>
            </w:r>
            <w:r w:rsidRPr="006518C9">
              <w:t xml:space="preserve">) </w:t>
            </w:r>
          </w:p>
          <w:p w14:paraId="584894A3" w14:textId="77777777" w:rsidR="00921A47" w:rsidRPr="006518C9" w:rsidRDefault="00921A47">
            <w:pPr>
              <w:pStyle w:val="HTMLPreformatted"/>
            </w:pPr>
            <w:r w:rsidRPr="006518C9">
              <w:t xml:space="preserve">  e.g.: </w:t>
            </w:r>
            <w:hyperlink r:id="rId26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37B09DA" w14:textId="77777777" w:rsidR="00921A47" w:rsidRPr="006518C9" w:rsidRDefault="00921A47">
            <w:pPr>
              <w:pStyle w:val="HTMLPreformatted"/>
            </w:pPr>
            <w:r w:rsidRPr="006518C9">
              <w:t xml:space="preserve">  e.g.: </w:t>
            </w:r>
            <w:hyperlink r:id="rId26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235EBD4" w14:textId="77777777" w:rsidR="00921A47" w:rsidRPr="006518C9" w:rsidRDefault="00921A47">
            <w:pPr>
              <w:pStyle w:val="HTMLPreformatted"/>
            </w:pPr>
            <w:r w:rsidRPr="006518C9">
              <w:t xml:space="preserve">  e.g.: </w:t>
            </w:r>
            <w:hyperlink r:id="rId26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0A9AFCAA" w14:textId="77777777" w:rsidTr="00921A47">
        <w:trPr>
          <w:tblCellSpacing w:w="15" w:type="dxa"/>
        </w:trPr>
        <w:tc>
          <w:tcPr>
            <w:tcW w:w="0" w:type="auto"/>
            <w:vAlign w:val="center"/>
            <w:hideMark/>
          </w:tcPr>
          <w:p w14:paraId="48021F5F"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47A552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3421AA9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accession="MS:1001267" </w:t>
            </w:r>
            <w:proofErr w:type="spellStart"/>
            <w:r w:rsidRPr="006518C9">
              <w:t>cvRef</w:t>
            </w:r>
            <w:proofErr w:type="spellEnd"/>
            <w:r w:rsidRPr="006518C9">
              <w:t>="PSI-MS" name="software vendor"/&gt;</w:t>
            </w:r>
          </w:p>
        </w:tc>
      </w:tr>
    </w:tbl>
    <w:p w14:paraId="76DBBF00" w14:textId="77777777" w:rsidR="00921A47" w:rsidRPr="006518C9" w:rsidRDefault="00921A47" w:rsidP="00921A47">
      <w:pPr>
        <w:rPr>
          <w:lang w:val="en-US"/>
        </w:rPr>
      </w:pPr>
    </w:p>
    <w:p w14:paraId="673B5A82" w14:textId="77777777" w:rsidR="00921A47" w:rsidRPr="006518C9" w:rsidRDefault="00921A47" w:rsidP="00921A47">
      <w:pPr>
        <w:pStyle w:val="Heading2"/>
      </w:pPr>
      <w:bookmarkStart w:id="452" w:name="_Toc476057254"/>
      <w:r w:rsidRPr="006518C9">
        <w:t>Element &lt;</w:t>
      </w:r>
      <w:bookmarkStart w:id="453" w:name="Sample"/>
      <w:r w:rsidRPr="006518C9">
        <w:t>Sample</w:t>
      </w:r>
      <w:bookmarkEnd w:id="453"/>
      <w:r w:rsidRPr="006518C9">
        <w:t>&gt;</w:t>
      </w:r>
      <w:bookmarkEnd w:id="4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6364DE22" w14:textId="77777777" w:rsidTr="00921A47">
        <w:trPr>
          <w:tblCellSpacing w:w="15" w:type="dxa"/>
        </w:trPr>
        <w:tc>
          <w:tcPr>
            <w:tcW w:w="0" w:type="auto"/>
            <w:vAlign w:val="center"/>
            <w:hideMark/>
          </w:tcPr>
          <w:p w14:paraId="6B0C22A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B99B941"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04D5C9B9" w14:textId="77777777" w:rsidTr="00921A47">
        <w:trPr>
          <w:tblCellSpacing w:w="15" w:type="dxa"/>
        </w:trPr>
        <w:tc>
          <w:tcPr>
            <w:tcW w:w="0" w:type="auto"/>
            <w:vAlign w:val="center"/>
            <w:hideMark/>
          </w:tcPr>
          <w:p w14:paraId="2FAAB1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2605626" w14:textId="77777777" w:rsidR="00921A47" w:rsidRPr="006518C9" w:rsidRDefault="00921A47">
            <w:pPr>
              <w:rPr>
                <w:sz w:val="24"/>
                <w:szCs w:val="24"/>
                <w:lang w:val="en-US"/>
              </w:rPr>
            </w:pPr>
            <w:proofErr w:type="spellStart"/>
            <w:r w:rsidRPr="006518C9">
              <w:rPr>
                <w:lang w:val="en-US"/>
              </w:rPr>
              <w:t>SampleType</w:t>
            </w:r>
            <w:proofErr w:type="spellEnd"/>
            <w:r w:rsidRPr="006518C9">
              <w:rPr>
                <w:lang w:val="en-US"/>
              </w:rPr>
              <w:t xml:space="preserve"> </w:t>
            </w:r>
          </w:p>
        </w:tc>
      </w:tr>
      <w:tr w:rsidR="00921A47" w:rsidRPr="006518C9" w14:paraId="4E20A8AD" w14:textId="77777777" w:rsidTr="00921A47">
        <w:trPr>
          <w:tblCellSpacing w:w="15" w:type="dxa"/>
        </w:trPr>
        <w:tc>
          <w:tcPr>
            <w:tcW w:w="0" w:type="auto"/>
            <w:vAlign w:val="center"/>
            <w:hideMark/>
          </w:tcPr>
          <w:p w14:paraId="18A870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12578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01A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E640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28C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11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5578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434FD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B2F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0EE8EB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F785"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607E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399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52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AF38E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0F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73CAF5F" w14:textId="77777777" w:rsidR="00921A47" w:rsidRPr="006518C9" w:rsidRDefault="00921A47">
            <w:pPr>
              <w:rPr>
                <w:sz w:val="24"/>
                <w:szCs w:val="24"/>
                <w:lang w:val="en-US"/>
              </w:rPr>
            </w:pPr>
          </w:p>
        </w:tc>
      </w:tr>
      <w:tr w:rsidR="00921A47" w:rsidRPr="006518C9" w14:paraId="3CA20EA6" w14:textId="77777777" w:rsidTr="00921A47">
        <w:trPr>
          <w:tblCellSpacing w:w="15" w:type="dxa"/>
        </w:trPr>
        <w:tc>
          <w:tcPr>
            <w:tcW w:w="0" w:type="auto"/>
            <w:vAlign w:val="center"/>
            <w:hideMark/>
          </w:tcPr>
          <w:p w14:paraId="55F3D4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36A3F0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D3D8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E08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34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8A7B2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F93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3C37B" w14:textId="77777777" w:rsidR="00921A47" w:rsidRPr="006518C9" w:rsidRDefault="00C741B0">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7F21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45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B0DB1"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740D52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6099C" w14:textId="77777777" w:rsidR="00921A47" w:rsidRPr="006518C9" w:rsidRDefault="00C741B0">
                  <w:pPr>
                    <w:rPr>
                      <w:sz w:val="24"/>
                      <w:szCs w:val="24"/>
                      <w:lang w:val="en-US"/>
                    </w:rPr>
                  </w:pPr>
                  <w:hyperlink w:anchor="SubSample" w:history="1">
                    <w:proofErr w:type="spellStart"/>
                    <w:r w:rsidR="00921A47" w:rsidRPr="006518C9">
                      <w:rPr>
                        <w:rStyle w:val="Hyperlink"/>
                        <w:lang w:val="en-US"/>
                      </w:rPr>
                      <w:t>SubSample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B86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1AB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A5E38"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14323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E4EC0"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FF2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F93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A83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B5321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68BBD"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0BB5E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EAD3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7332D" w14:textId="77777777" w:rsidR="00921A47" w:rsidRPr="006518C9" w:rsidRDefault="00921A47">
                  <w:pPr>
                    <w:rPr>
                      <w:sz w:val="24"/>
                      <w:szCs w:val="24"/>
                      <w:lang w:val="en-US"/>
                    </w:rPr>
                  </w:pPr>
                  <w:r w:rsidRPr="006518C9">
                    <w:rPr>
                      <w:lang w:val="en-US"/>
                    </w:rPr>
                    <w:t>A single user-defined parameter.</w:t>
                  </w:r>
                </w:p>
              </w:tc>
            </w:tr>
          </w:tbl>
          <w:p w14:paraId="6F30C27C" w14:textId="77777777" w:rsidR="00921A47" w:rsidRPr="006518C9" w:rsidRDefault="00921A47">
            <w:pPr>
              <w:rPr>
                <w:sz w:val="24"/>
                <w:szCs w:val="24"/>
                <w:lang w:val="en-US"/>
              </w:rPr>
            </w:pPr>
          </w:p>
        </w:tc>
      </w:tr>
      <w:tr w:rsidR="00921A47" w:rsidRPr="006518C9" w14:paraId="06E5701F" w14:textId="77777777" w:rsidTr="00921A47">
        <w:trPr>
          <w:tblCellSpacing w:w="15" w:type="dxa"/>
        </w:trPr>
        <w:tc>
          <w:tcPr>
            <w:tcW w:w="0" w:type="auto"/>
            <w:vAlign w:val="center"/>
            <w:hideMark/>
          </w:tcPr>
          <w:p w14:paraId="3018DD0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4E456DF" w14:textId="77777777" w:rsidR="00921A47" w:rsidRPr="006518C9" w:rsidRDefault="00921A47">
            <w:pPr>
              <w:rPr>
                <w:sz w:val="24"/>
                <w:szCs w:val="24"/>
                <w:lang w:val="en-US"/>
              </w:rPr>
            </w:pPr>
          </w:p>
        </w:tc>
      </w:tr>
      <w:tr w:rsidR="00921A47" w:rsidRPr="006518C9" w14:paraId="200AC72B" w14:textId="77777777" w:rsidTr="00064789">
        <w:trPr>
          <w:tblCellSpacing w:w="15" w:type="dxa"/>
        </w:trPr>
        <w:tc>
          <w:tcPr>
            <w:tcW w:w="0" w:type="auto"/>
            <w:vAlign w:val="center"/>
          </w:tcPr>
          <w:p w14:paraId="2B0B1733" w14:textId="77777777" w:rsidR="00921A47" w:rsidRPr="006518C9" w:rsidRDefault="00921A47">
            <w:pPr>
              <w:rPr>
                <w:sz w:val="24"/>
                <w:szCs w:val="24"/>
                <w:lang w:val="en-US"/>
              </w:rPr>
            </w:pPr>
          </w:p>
        </w:tc>
        <w:tc>
          <w:tcPr>
            <w:tcW w:w="0" w:type="auto"/>
            <w:vAlign w:val="center"/>
          </w:tcPr>
          <w:p w14:paraId="6385D35F" w14:textId="77777777" w:rsidR="00921A47" w:rsidRPr="006518C9" w:rsidRDefault="00921A47">
            <w:pPr>
              <w:rPr>
                <w:sz w:val="24"/>
                <w:szCs w:val="24"/>
                <w:lang w:val="en-US"/>
              </w:rPr>
            </w:pPr>
          </w:p>
        </w:tc>
      </w:tr>
    </w:tbl>
    <w:p w14:paraId="5887866D" w14:textId="77777777" w:rsidR="00921A47" w:rsidRPr="006518C9" w:rsidRDefault="00921A47" w:rsidP="00921A47">
      <w:pPr>
        <w:rPr>
          <w:lang w:val="en-US"/>
        </w:rPr>
      </w:pPr>
    </w:p>
    <w:p w14:paraId="623CDA37" w14:textId="77777777" w:rsidR="00921A47" w:rsidRPr="006518C9" w:rsidRDefault="00921A47" w:rsidP="00921A47">
      <w:pPr>
        <w:pStyle w:val="Heading2"/>
      </w:pPr>
      <w:bookmarkStart w:id="454" w:name="_Toc476057255"/>
      <w:r w:rsidRPr="006518C9">
        <w:t>Element &lt;</w:t>
      </w:r>
      <w:bookmarkStart w:id="455" w:name="SearchDatabase"/>
      <w:proofErr w:type="spellStart"/>
      <w:r w:rsidRPr="006518C9">
        <w:t>SearchDatabase</w:t>
      </w:r>
      <w:bookmarkEnd w:id="455"/>
      <w:proofErr w:type="spellEnd"/>
      <w:r w:rsidRPr="006518C9">
        <w:t>&gt;</w:t>
      </w:r>
      <w:bookmarkEnd w:id="4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03DB9613" w14:textId="77777777" w:rsidTr="00921A47">
        <w:trPr>
          <w:tblCellSpacing w:w="15" w:type="dxa"/>
        </w:trPr>
        <w:tc>
          <w:tcPr>
            <w:tcW w:w="0" w:type="auto"/>
            <w:vAlign w:val="center"/>
            <w:hideMark/>
          </w:tcPr>
          <w:p w14:paraId="538C48E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D65083" w14:textId="77777777" w:rsidR="00921A47" w:rsidRPr="006518C9" w:rsidRDefault="00921A47">
            <w:pPr>
              <w:rPr>
                <w:sz w:val="24"/>
                <w:szCs w:val="24"/>
                <w:lang w:val="en-US"/>
              </w:rPr>
            </w:pPr>
            <w:r w:rsidRPr="006518C9">
              <w:rPr>
                <w:lang w:val="en-US"/>
              </w:rPr>
              <w:t>A database for searching mass spectra. Examples include a set of amino acid sequence entries, nucleotide databases (</w:t>
            </w:r>
            <w:proofErr w:type="gramStart"/>
            <w:r w:rsidRPr="006518C9">
              <w:rPr>
                <w:lang w:val="en-US"/>
              </w:rPr>
              <w:t>e.g.</w:t>
            </w:r>
            <w:proofErr w:type="gramEnd"/>
            <w:r w:rsidRPr="006518C9">
              <w:rPr>
                <w:lang w:val="en-US"/>
              </w:rPr>
              <w:t xml:space="preserve"> 6 frame translated) or annotated spectra libraries. </w:t>
            </w:r>
          </w:p>
        </w:tc>
      </w:tr>
      <w:tr w:rsidR="00921A47" w:rsidRPr="006518C9" w14:paraId="5663618A" w14:textId="77777777" w:rsidTr="00921A47">
        <w:trPr>
          <w:tblCellSpacing w:w="15" w:type="dxa"/>
        </w:trPr>
        <w:tc>
          <w:tcPr>
            <w:tcW w:w="0" w:type="auto"/>
            <w:vAlign w:val="center"/>
            <w:hideMark/>
          </w:tcPr>
          <w:p w14:paraId="1A18FA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45F8B7" w14:textId="77777777" w:rsidR="00921A47" w:rsidRPr="006518C9" w:rsidRDefault="00921A47">
            <w:pPr>
              <w:rPr>
                <w:sz w:val="24"/>
                <w:szCs w:val="24"/>
                <w:lang w:val="en-US"/>
              </w:rPr>
            </w:pPr>
            <w:proofErr w:type="spellStart"/>
            <w:r w:rsidRPr="006518C9">
              <w:rPr>
                <w:lang w:val="en-US"/>
              </w:rPr>
              <w:t>SearchDatabaseType</w:t>
            </w:r>
            <w:proofErr w:type="spellEnd"/>
            <w:r w:rsidRPr="006518C9">
              <w:rPr>
                <w:lang w:val="en-US"/>
              </w:rPr>
              <w:t xml:space="preserve"> </w:t>
            </w:r>
          </w:p>
        </w:tc>
      </w:tr>
      <w:tr w:rsidR="00921A47" w:rsidRPr="006518C9" w14:paraId="097BA3F2" w14:textId="77777777" w:rsidTr="00921A47">
        <w:trPr>
          <w:tblCellSpacing w:w="15" w:type="dxa"/>
        </w:trPr>
        <w:tc>
          <w:tcPr>
            <w:tcW w:w="0" w:type="auto"/>
            <w:vAlign w:val="center"/>
            <w:hideMark/>
          </w:tcPr>
          <w:p w14:paraId="3DA1DBE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D402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DEE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9BE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B7A8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7BB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1E5A0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43D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DF4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F956B2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CCF32"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BB9F0E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D129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E12D3"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252AC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7E7F1" w14:textId="77777777" w:rsidR="00921A47" w:rsidRPr="006518C9" w:rsidRDefault="00921A47">
                  <w:pPr>
                    <w:rPr>
                      <w:sz w:val="24"/>
                      <w:szCs w:val="24"/>
                      <w:lang w:val="en-US"/>
                    </w:rPr>
                  </w:pPr>
                  <w:r w:rsidRPr="006518C9">
                    <w:rPr>
                      <w:lang w:val="en-US"/>
                    </w:rPr>
                    <w:t>The location of the data file.</w:t>
                  </w:r>
                </w:p>
              </w:tc>
            </w:tr>
            <w:tr w:rsidR="00921A47" w:rsidRPr="006518C9" w14:paraId="3C2AA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8EE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3602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1ED8EE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F93E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275C7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BE1D9" w14:textId="77777777" w:rsidR="00921A47" w:rsidRPr="006518C9" w:rsidRDefault="00921A47">
                  <w:pPr>
                    <w:rPr>
                      <w:sz w:val="24"/>
                      <w:szCs w:val="24"/>
                      <w:lang w:val="en-US"/>
                    </w:rPr>
                  </w:pPr>
                  <w:proofErr w:type="spellStart"/>
                  <w:r w:rsidRPr="006518C9">
                    <w:rPr>
                      <w:lang w:val="en-US"/>
                    </w:rPr>
                    <w:t>numDatabaseSequences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341096"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F6CFA4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0B1B"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64071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49782" w14:textId="77777777" w:rsidR="00921A47" w:rsidRPr="006518C9" w:rsidRDefault="00921A47">
                  <w:pPr>
                    <w:rPr>
                      <w:sz w:val="24"/>
                      <w:szCs w:val="24"/>
                      <w:lang w:val="en-US"/>
                    </w:rPr>
                  </w:pPr>
                  <w:proofErr w:type="spellStart"/>
                  <w:r w:rsidRPr="006518C9">
                    <w:rPr>
                      <w:lang w:val="en-US"/>
                    </w:rPr>
                    <w:t>numResidues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3517"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AC2652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08DE4" w14:textId="77777777" w:rsidR="00921A47" w:rsidRPr="006518C9" w:rsidRDefault="00921A47">
                  <w:pPr>
                    <w:rPr>
                      <w:sz w:val="24"/>
                      <w:szCs w:val="24"/>
                      <w:lang w:val="en-US"/>
                    </w:rPr>
                  </w:pPr>
                  <w:r w:rsidRPr="006518C9">
                    <w:rPr>
                      <w:lang w:val="en-US"/>
                    </w:rPr>
                    <w:t>The number of residues in the database.</w:t>
                  </w:r>
                </w:p>
              </w:tc>
            </w:tr>
            <w:tr w:rsidR="00921A47" w:rsidRPr="006518C9" w14:paraId="7623DE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FC161" w14:textId="77777777" w:rsidR="00921A47" w:rsidRPr="006518C9" w:rsidRDefault="00921A47">
                  <w:pPr>
                    <w:rPr>
                      <w:sz w:val="24"/>
                      <w:szCs w:val="24"/>
                      <w:lang w:val="en-US"/>
                    </w:rPr>
                  </w:pPr>
                  <w:proofErr w:type="spellStart"/>
                  <w:r w:rsidRPr="006518C9">
                    <w:rPr>
                      <w:lang w:val="en-US"/>
                    </w:rPr>
                    <w:t>releaseDate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BA5358"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61C3E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8FB77" w14:textId="77777777" w:rsidR="00921A47" w:rsidRPr="006518C9" w:rsidRDefault="00921A47">
                  <w:pPr>
                    <w:rPr>
                      <w:sz w:val="24"/>
                      <w:szCs w:val="24"/>
                      <w:lang w:val="en-US"/>
                    </w:rPr>
                  </w:pPr>
                  <w:r w:rsidRPr="006518C9">
                    <w:rPr>
                      <w:lang w:val="en-US"/>
                    </w:rPr>
                    <w:t>The date and time the database was released to the public; omit this attribute when the date and time are unknown or not applicable (</w:t>
                  </w:r>
                  <w:proofErr w:type="gramStart"/>
                  <w:r w:rsidRPr="006518C9">
                    <w:rPr>
                      <w:lang w:val="en-US"/>
                    </w:rPr>
                    <w:t>e.g.</w:t>
                  </w:r>
                  <w:proofErr w:type="gramEnd"/>
                  <w:r w:rsidRPr="006518C9">
                    <w:rPr>
                      <w:lang w:val="en-US"/>
                    </w:rPr>
                    <w:t xml:space="preserve"> custom databases). </w:t>
                  </w:r>
                </w:p>
              </w:tc>
            </w:tr>
            <w:tr w:rsidR="00921A47" w:rsidRPr="006518C9" w14:paraId="3592F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C8CA"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BFE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7EF40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58458" w14:textId="77777777" w:rsidR="00921A47" w:rsidRPr="006518C9" w:rsidRDefault="00921A47">
                  <w:pPr>
                    <w:rPr>
                      <w:sz w:val="24"/>
                      <w:szCs w:val="24"/>
                      <w:lang w:val="en-US"/>
                    </w:rPr>
                  </w:pPr>
                  <w:r w:rsidRPr="006518C9">
                    <w:rPr>
                      <w:lang w:val="en-US"/>
                    </w:rPr>
                    <w:t>The version of the database.</w:t>
                  </w:r>
                </w:p>
              </w:tc>
            </w:tr>
          </w:tbl>
          <w:p w14:paraId="61A17112" w14:textId="77777777" w:rsidR="00921A47" w:rsidRPr="006518C9" w:rsidRDefault="00921A47">
            <w:pPr>
              <w:rPr>
                <w:sz w:val="24"/>
                <w:szCs w:val="24"/>
                <w:lang w:val="en-US"/>
              </w:rPr>
            </w:pPr>
          </w:p>
        </w:tc>
      </w:tr>
      <w:tr w:rsidR="00921A47" w:rsidRPr="006518C9" w14:paraId="72243760" w14:textId="77777777" w:rsidTr="00921A47">
        <w:trPr>
          <w:tblCellSpacing w:w="15" w:type="dxa"/>
        </w:trPr>
        <w:tc>
          <w:tcPr>
            <w:tcW w:w="0" w:type="auto"/>
            <w:vAlign w:val="center"/>
            <w:hideMark/>
          </w:tcPr>
          <w:p w14:paraId="674D3DA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B56A8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3E9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2F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2C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D09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29F2B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EF85" w14:textId="77777777" w:rsidR="00921A47" w:rsidRPr="006518C9" w:rsidRDefault="00C741B0">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13A3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4701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C4C7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69EC8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458086" w14:textId="77777777" w:rsidR="00921A47" w:rsidRPr="006518C9" w:rsidRDefault="00C741B0">
                  <w:pPr>
                    <w:rPr>
                      <w:sz w:val="24"/>
                      <w:szCs w:val="24"/>
                      <w:lang w:val="en-US"/>
                    </w:rPr>
                  </w:pPr>
                  <w:hyperlink w:anchor="FileFormat" w:history="1">
                    <w:proofErr w:type="spellStart"/>
                    <w:r w:rsidR="00921A47" w:rsidRPr="006518C9">
                      <w:rPr>
                        <w:rStyle w:val="Hyperlink"/>
                        <w:lang w:val="en-US"/>
                      </w:rPr>
                      <w:t>FileFo</w:t>
                    </w:r>
                    <w:r w:rsidR="00921A47" w:rsidRPr="006518C9">
                      <w:rPr>
                        <w:rStyle w:val="Hyperlink"/>
                        <w:lang w:val="en-US"/>
                      </w:rPr>
                      <w:t>r</w:t>
                    </w:r>
                    <w:r w:rsidR="00921A47" w:rsidRPr="006518C9">
                      <w:rPr>
                        <w:rStyle w:val="Hyperlink"/>
                        <w:lang w:val="en-US"/>
                      </w:rPr>
                      <w:t>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08D1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1814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A2790"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64B68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99B09" w14:textId="77777777" w:rsidR="00921A47" w:rsidRPr="006518C9" w:rsidRDefault="00C741B0">
                  <w:pPr>
                    <w:rPr>
                      <w:sz w:val="24"/>
                      <w:szCs w:val="24"/>
                      <w:lang w:val="en-US"/>
                    </w:rPr>
                  </w:pPr>
                  <w:hyperlink w:anchor="DatabaseName" w:history="1">
                    <w:proofErr w:type="spellStart"/>
                    <w:r w:rsidR="00921A47" w:rsidRPr="006518C9">
                      <w:rPr>
                        <w:rStyle w:val="Hyperlink"/>
                        <w:lang w:val="en-US"/>
                      </w:rPr>
                      <w:t>DatabaseName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D6B5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B652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4A21A"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1AE298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7EB42"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08EF4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F9E3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5FC72" w14:textId="77777777" w:rsidR="00921A47" w:rsidRPr="006518C9" w:rsidRDefault="00921A47">
                  <w:pPr>
                    <w:rPr>
                      <w:sz w:val="24"/>
                      <w:szCs w:val="24"/>
                      <w:lang w:val="en-US"/>
                    </w:rPr>
                  </w:pPr>
                  <w:r w:rsidRPr="006518C9">
                    <w:rPr>
                      <w:lang w:val="en-US"/>
                    </w:rPr>
                    <w:t>A single entry from an ontology or a controlled vocabulary.</w:t>
                  </w:r>
                </w:p>
              </w:tc>
            </w:tr>
          </w:tbl>
          <w:p w14:paraId="01FD6BFB" w14:textId="77777777" w:rsidR="00921A47" w:rsidRPr="006518C9" w:rsidRDefault="00921A47">
            <w:pPr>
              <w:rPr>
                <w:sz w:val="24"/>
                <w:szCs w:val="24"/>
                <w:lang w:val="en-US"/>
              </w:rPr>
            </w:pPr>
          </w:p>
        </w:tc>
      </w:tr>
      <w:tr w:rsidR="00921A47" w:rsidRPr="006518C9" w14:paraId="5AE22513" w14:textId="77777777" w:rsidTr="00921A47">
        <w:trPr>
          <w:tblCellSpacing w:w="15" w:type="dxa"/>
        </w:trPr>
        <w:tc>
          <w:tcPr>
            <w:tcW w:w="0" w:type="auto"/>
            <w:vAlign w:val="center"/>
            <w:hideMark/>
          </w:tcPr>
          <w:p w14:paraId="726D4AB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D96F4E"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="40400" location="C:\Users\hba041\My_Git_Applications\peptide-shaker.wiki\data\2016_04_05\uniprot-human-reviewed-trypsin-april-2016_concatenated_target_decoy.fasta" id="SearchDB_1"&gt;</w:t>
            </w:r>
          </w:p>
          <w:p w14:paraId="618FEF2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9D6B9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w:t>
            </w:r>
          </w:p>
          <w:p w14:paraId="6DA9B3F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269E62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3AEE3FF"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776D7D3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3E6956B6" w14:textId="77777777" w:rsidR="00921A47" w:rsidRPr="006518C9" w:rsidRDefault="00921A47">
            <w:pPr>
              <w:pStyle w:val="HTMLPreformatted"/>
            </w:pPr>
            <w:r w:rsidRPr="006518C9">
              <w:t xml:space="preserve">  ...</w:t>
            </w:r>
          </w:p>
          <w:p w14:paraId="6A3052B7" w14:textId="77777777" w:rsidR="00921A47" w:rsidRPr="006518C9" w:rsidRDefault="00921A47">
            <w:pPr>
              <w:pStyle w:val="HTMLPreformatted"/>
            </w:pPr>
            <w:r w:rsidRPr="006518C9">
              <w:t>&lt;/</w:t>
            </w:r>
            <w:proofErr w:type="spellStart"/>
            <w:r w:rsidRPr="006518C9">
              <w:t>SearchDatabase</w:t>
            </w:r>
            <w:proofErr w:type="spellEnd"/>
            <w:r w:rsidRPr="006518C9">
              <w:t>&gt;</w:t>
            </w:r>
          </w:p>
        </w:tc>
      </w:tr>
      <w:tr w:rsidR="00921A47" w:rsidRPr="006518C9" w14:paraId="66E6926A" w14:textId="77777777" w:rsidTr="00921A47">
        <w:trPr>
          <w:tblCellSpacing w:w="15" w:type="dxa"/>
        </w:trPr>
        <w:tc>
          <w:tcPr>
            <w:tcW w:w="0" w:type="auto"/>
            <w:vAlign w:val="center"/>
            <w:hideMark/>
          </w:tcPr>
          <w:p w14:paraId="30B527A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BE7AF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p>
          <w:p w14:paraId="1680655F" w14:textId="77777777" w:rsidR="00921A47" w:rsidRPr="006518C9" w:rsidRDefault="00921A47">
            <w:pPr>
              <w:pStyle w:val="HTMLPreformatted"/>
            </w:pPr>
            <w:r w:rsidRPr="006518C9">
              <w:t xml:space="preserve">MAY supply a *child* term of </w:t>
            </w:r>
            <w:hyperlink r:id="rId26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56BDA8DB" w14:textId="77777777" w:rsidR="00921A47" w:rsidRPr="006518C9" w:rsidRDefault="00921A47">
            <w:pPr>
              <w:pStyle w:val="HTMLPreformatted"/>
            </w:pPr>
            <w:r w:rsidRPr="006518C9">
              <w:t xml:space="preserve">  e.g.: </w:t>
            </w:r>
            <w:hyperlink r:id="rId269" w:tgtFrame="new" w:history="1">
              <w:r w:rsidRPr="006518C9">
                <w:rPr>
                  <w:rStyle w:val="Hyperlink"/>
                </w:rPr>
                <w:t>MS:1000568</w:t>
              </w:r>
            </w:hyperlink>
            <w:r w:rsidRPr="006518C9">
              <w:t xml:space="preserve"> (</w:t>
            </w:r>
            <w:r w:rsidRPr="006518C9">
              <w:rPr>
                <w:rStyle w:val="popup"/>
              </w:rPr>
              <w:t>MD5</w:t>
            </w:r>
            <w:r w:rsidRPr="006518C9">
              <w:t xml:space="preserve">) </w:t>
            </w:r>
          </w:p>
          <w:p w14:paraId="4503AE01" w14:textId="77777777" w:rsidR="00921A47" w:rsidRPr="006518C9" w:rsidRDefault="00921A47">
            <w:pPr>
              <w:pStyle w:val="HTMLPreformatted"/>
            </w:pPr>
            <w:r w:rsidRPr="006518C9">
              <w:t xml:space="preserve">  e.g.: </w:t>
            </w:r>
            <w:hyperlink r:id="rId270" w:tgtFrame="new" w:history="1">
              <w:r w:rsidRPr="006518C9">
                <w:rPr>
                  <w:rStyle w:val="Hyperlink"/>
                </w:rPr>
                <w:t>MS:1000569</w:t>
              </w:r>
            </w:hyperlink>
            <w:r w:rsidRPr="006518C9">
              <w:t xml:space="preserve"> (</w:t>
            </w:r>
            <w:r w:rsidRPr="006518C9">
              <w:rPr>
                <w:rStyle w:val="popup"/>
              </w:rPr>
              <w:t>SHA-1</w:t>
            </w:r>
            <w:r w:rsidRPr="006518C9">
              <w:t xml:space="preserve">) </w:t>
            </w:r>
          </w:p>
          <w:p w14:paraId="39372B0A" w14:textId="77777777" w:rsidR="00921A47" w:rsidRPr="006518C9" w:rsidRDefault="00921A47">
            <w:pPr>
              <w:pStyle w:val="HTMLPreformatted"/>
            </w:pPr>
            <w:r w:rsidRPr="006518C9">
              <w:t xml:space="preserve">MAY supply a *child* term of </w:t>
            </w:r>
            <w:hyperlink r:id="rId27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147AEDD6" w14:textId="77777777" w:rsidR="00921A47" w:rsidRPr="006518C9" w:rsidRDefault="00921A47">
            <w:pPr>
              <w:pStyle w:val="HTMLPreformatted"/>
            </w:pPr>
            <w:r w:rsidRPr="006518C9">
              <w:t xml:space="preserve">  e.g.: </w:t>
            </w:r>
            <w:hyperlink r:id="rId27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4B02DDFE" w14:textId="77777777" w:rsidR="00921A47" w:rsidRPr="006518C9" w:rsidRDefault="00921A47">
            <w:pPr>
              <w:pStyle w:val="HTMLPreformatted"/>
            </w:pPr>
            <w:r w:rsidRPr="006518C9">
              <w:t xml:space="preserve">  e.g.: </w:t>
            </w:r>
            <w:hyperlink r:id="rId273" w:tgtFrame="new" w:history="1">
              <w:r w:rsidRPr="006518C9">
                <w:rPr>
                  <w:rStyle w:val="Hyperlink"/>
                </w:rPr>
                <w:t>MS:1001015</w:t>
              </w:r>
            </w:hyperlink>
            <w:r w:rsidRPr="006518C9">
              <w:t xml:space="preserve"> (</w:t>
            </w:r>
            <w:r w:rsidRPr="006518C9">
              <w:rPr>
                <w:rStyle w:val="popup"/>
              </w:rPr>
              <w:t xml:space="preserve">database original </w:t>
            </w:r>
            <w:proofErr w:type="spellStart"/>
            <w:r w:rsidRPr="006518C9">
              <w:rPr>
                <w:rStyle w:val="popup"/>
              </w:rPr>
              <w:t>uri</w:t>
            </w:r>
            <w:proofErr w:type="spellEnd"/>
            <w:r w:rsidRPr="006518C9">
              <w:t xml:space="preserve">) </w:t>
            </w:r>
          </w:p>
          <w:p w14:paraId="480B3C67" w14:textId="77777777" w:rsidR="00921A47" w:rsidRPr="006518C9" w:rsidRDefault="00921A47">
            <w:pPr>
              <w:pStyle w:val="HTMLPreformatted"/>
            </w:pPr>
            <w:r w:rsidRPr="006518C9">
              <w:t xml:space="preserve">  e.g.: </w:t>
            </w:r>
            <w:hyperlink r:id="rId27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7219212B" w14:textId="77777777" w:rsidR="00921A47" w:rsidRPr="006518C9" w:rsidRDefault="00921A47">
            <w:pPr>
              <w:pStyle w:val="HTMLPreformatted"/>
            </w:pPr>
            <w:r w:rsidRPr="006518C9">
              <w:t xml:space="preserve">  e.g.: </w:t>
            </w:r>
            <w:hyperlink r:id="rId27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491A6216" w14:textId="77777777" w:rsidR="00921A47" w:rsidRPr="006518C9" w:rsidRDefault="00921A47">
            <w:pPr>
              <w:pStyle w:val="HTMLPreformatted"/>
            </w:pPr>
            <w:r w:rsidRPr="006518C9">
              <w:t xml:space="preserve">  e.g.: </w:t>
            </w:r>
            <w:hyperlink r:id="rId27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1431BC63" w14:textId="77777777" w:rsidR="00921A47" w:rsidRPr="006518C9" w:rsidRDefault="00921A47">
            <w:pPr>
              <w:pStyle w:val="HTMLPreformatted"/>
            </w:pPr>
            <w:r w:rsidRPr="006518C9">
              <w:t xml:space="preserve">  e.g.: </w:t>
            </w:r>
            <w:hyperlink r:id="rId27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5314E600" w14:textId="77777777" w:rsidR="00921A47" w:rsidRPr="002971BD" w:rsidRDefault="00921A47">
            <w:pPr>
              <w:pStyle w:val="HTMLPreformatted"/>
              <w:rPr>
                <w:lang w:val="de-DE"/>
              </w:rPr>
            </w:pPr>
            <w:r w:rsidRPr="006518C9">
              <w:t xml:space="preserve">  </w:t>
            </w:r>
            <w:r w:rsidRPr="002971BD">
              <w:rPr>
                <w:lang w:val="de-DE"/>
              </w:rPr>
              <w:t xml:space="preserve">e.g.: </w:t>
            </w:r>
            <w:r w:rsidR="00C741B0">
              <w:fldChar w:fldCharType="begin"/>
            </w:r>
            <w:r w:rsidR="00C741B0">
              <w:instrText xml:space="preserve"> HYPERLINK "http://www.ebi.ac.uk/ols/beta/ontologies/ms/terms?iri=http://purl.obolibrary.org/obo/MS_1001022" \t "new" </w:instrText>
            </w:r>
            <w:r w:rsidR="00C741B0">
              <w:fldChar w:fldCharType="separate"/>
            </w:r>
            <w:r w:rsidRPr="002971BD">
              <w:rPr>
                <w:rStyle w:val="Hyperlink"/>
                <w:lang w:val="de-DE"/>
              </w:rPr>
              <w:t>MS:1001022</w:t>
            </w:r>
            <w:r w:rsidR="00C741B0">
              <w:rPr>
                <w:rStyle w:val="Hyperlink"/>
                <w:lang w:val="de-DE"/>
              </w:rPr>
              <w:fldChar w:fldCharType="end"/>
            </w:r>
            <w:r w:rsidRPr="002971BD">
              <w:rPr>
                <w:lang w:val="de-DE"/>
              </w:rPr>
              <w:t xml:space="preserve"> (</w:t>
            </w:r>
            <w:r w:rsidRPr="002971BD">
              <w:rPr>
                <w:rStyle w:val="popup"/>
                <w:lang w:val="de-DE"/>
              </w:rPr>
              <w:t>DB MW filter</w:t>
            </w:r>
            <w:r w:rsidRPr="002971BD">
              <w:rPr>
                <w:lang w:val="de-DE"/>
              </w:rPr>
              <w:t xml:space="preserve">) </w:t>
            </w:r>
          </w:p>
          <w:p w14:paraId="63C86524" w14:textId="77777777" w:rsidR="00921A47" w:rsidRPr="002971BD" w:rsidRDefault="00921A47">
            <w:pPr>
              <w:pStyle w:val="HTMLPreformatted"/>
              <w:rPr>
                <w:lang w:val="de-DE"/>
              </w:rPr>
            </w:pPr>
            <w:r w:rsidRPr="002971BD">
              <w:rPr>
                <w:lang w:val="de-DE"/>
              </w:rPr>
              <w:t xml:space="preserve">  e.g.: </w:t>
            </w:r>
            <w:r w:rsidR="00C741B0">
              <w:fldChar w:fldCharType="begin"/>
            </w:r>
            <w:r w:rsidR="00C741B0">
              <w:instrText xml:space="preserve"> HYPERLINK "http://www.ebi.ac.uk/ols/beta/ontologies/ms/terms?iri=http://purl.obolibrary.org/obo/MS_1001023" \t "new" </w:instrText>
            </w:r>
            <w:r w:rsidR="00C741B0">
              <w:fldChar w:fldCharType="separate"/>
            </w:r>
            <w:r w:rsidRPr="002971BD">
              <w:rPr>
                <w:rStyle w:val="Hyperlink"/>
                <w:lang w:val="de-DE"/>
              </w:rPr>
              <w:t>MS:1001023</w:t>
            </w:r>
            <w:r w:rsidR="00C741B0">
              <w:rPr>
                <w:rStyle w:val="Hyperlink"/>
                <w:lang w:val="de-DE"/>
              </w:rPr>
              <w:fldChar w:fldCharType="end"/>
            </w:r>
            <w:r w:rsidRPr="002971BD">
              <w:rPr>
                <w:lang w:val="de-DE"/>
              </w:rPr>
              <w:t xml:space="preserve"> (</w:t>
            </w:r>
            <w:r w:rsidRPr="002971BD">
              <w:rPr>
                <w:rStyle w:val="popup"/>
                <w:lang w:val="de-DE"/>
              </w:rPr>
              <w:t>DB PI filter</w:t>
            </w:r>
            <w:r w:rsidRPr="002971BD">
              <w:rPr>
                <w:lang w:val="de-DE"/>
              </w:rPr>
              <w:t xml:space="preserve">) </w:t>
            </w:r>
          </w:p>
          <w:p w14:paraId="19DCF970" w14:textId="77777777" w:rsidR="00921A47" w:rsidRPr="006518C9" w:rsidRDefault="00921A47">
            <w:pPr>
              <w:pStyle w:val="HTMLPreformatted"/>
            </w:pPr>
            <w:r w:rsidRPr="002971BD">
              <w:rPr>
                <w:lang w:val="de-DE"/>
              </w:rPr>
              <w:t xml:space="preserve">  </w:t>
            </w:r>
            <w:r w:rsidRPr="006518C9">
              <w:t xml:space="preserve">e.g.: </w:t>
            </w:r>
            <w:hyperlink r:id="rId278"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4D59EB9E" w14:textId="77777777" w:rsidR="00921A47" w:rsidRPr="006518C9" w:rsidRDefault="00921A47">
            <w:pPr>
              <w:pStyle w:val="HTMLPreformatted"/>
            </w:pPr>
            <w:r w:rsidRPr="006518C9">
              <w:t xml:space="preserve">  e.g.: </w:t>
            </w:r>
            <w:hyperlink r:id="rId279"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0DB0F381" w14:textId="77777777" w:rsidR="00921A47" w:rsidRDefault="00921A47">
            <w:pPr>
              <w:pStyle w:val="HTMLPreformatted"/>
              <w:rPr>
                <w:rStyle w:val="Hyperlink"/>
              </w:rPr>
            </w:pPr>
            <w:r w:rsidRPr="006518C9">
              <w:t xml:space="preserve">  </w:t>
            </w:r>
            <w:hyperlink r:id="rId280" w:tgtFrame="new" w:history="1">
              <w:r w:rsidRPr="006518C9">
                <w:rPr>
                  <w:rStyle w:val="Hyperlink"/>
                </w:rPr>
                <w:t>et al.</w:t>
              </w:r>
            </w:hyperlink>
          </w:p>
          <w:p w14:paraId="587A4CF1" w14:textId="77777777" w:rsidR="00413583" w:rsidRPr="006518C9" w:rsidRDefault="00413583" w:rsidP="00413583">
            <w:pPr>
              <w:pStyle w:val="HTMLPreformatted"/>
            </w:pPr>
          </w:p>
        </w:tc>
      </w:tr>
      <w:tr w:rsidR="00413583" w:rsidRPr="006518C9" w14:paraId="1304AABF" w14:textId="77777777" w:rsidTr="00413583">
        <w:trPr>
          <w:tblCellSpacing w:w="15" w:type="dxa"/>
        </w:trPr>
        <w:tc>
          <w:tcPr>
            <w:tcW w:w="0" w:type="auto"/>
            <w:vAlign w:val="center"/>
            <w:hideMark/>
          </w:tcPr>
          <w:p w14:paraId="368BD6AF" w14:textId="77777777" w:rsidR="00413583" w:rsidRPr="00413583" w:rsidRDefault="00413583" w:rsidP="00413583">
            <w:pPr>
              <w:rPr>
                <w:b/>
                <w:bCs/>
                <w:lang w:val="en-US"/>
              </w:rPr>
            </w:pPr>
            <w:r>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DB7B9D0"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accession="MS:1001197" </w:t>
            </w:r>
            <w:proofErr w:type="spellStart"/>
            <w:r w:rsidRPr="006518C9">
              <w:t>cvRef</w:t>
            </w:r>
            <w:proofErr w:type="spellEnd"/>
            <w:r w:rsidRPr="006518C9">
              <w:t xml:space="preserve">="PSI-MS" name="DB composition </w:t>
            </w:r>
            <w:proofErr w:type="spellStart"/>
            <w:r w:rsidRPr="006518C9">
              <w:t>target+decoy</w:t>
            </w:r>
            <w:proofErr w:type="spellEnd"/>
            <w:r w:rsidRPr="006518C9">
              <w:t>"/&gt;</w:t>
            </w:r>
          </w:p>
          <w:p w14:paraId="7C6029EA"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accession="MS:1001283" </w:t>
            </w:r>
            <w:proofErr w:type="spellStart"/>
            <w:r w:rsidRPr="006518C9">
              <w:t>cvRef</w:t>
            </w:r>
            <w:proofErr w:type="spellEnd"/>
            <w:r w:rsidRPr="006518C9">
              <w:t xml:space="preserve">="PSI-MS" value="^XXX" name="decoy DB accession </w:t>
            </w:r>
            <w:proofErr w:type="spellStart"/>
            <w:r w:rsidRPr="006518C9">
              <w:t>regexp</w:t>
            </w:r>
            <w:proofErr w:type="spellEnd"/>
            <w:r w:rsidRPr="006518C9">
              <w:t>"/&gt;</w:t>
            </w:r>
          </w:p>
          <w:p w14:paraId="1034EF8B"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accession="MS:1001195" </w:t>
            </w:r>
            <w:proofErr w:type="spellStart"/>
            <w:r w:rsidRPr="006518C9">
              <w:t>cvRef</w:t>
            </w:r>
            <w:proofErr w:type="spellEnd"/>
            <w:r w:rsidRPr="006518C9">
              <w:t>="PSI-MS" name="decoy DB type reverse"/&gt;</w:t>
            </w:r>
          </w:p>
          <w:p w14:paraId="59D672F3"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accession="MS:1001073" </w:t>
            </w:r>
            <w:proofErr w:type="spellStart"/>
            <w:r w:rsidRPr="006518C9">
              <w:t>cvRef</w:t>
            </w:r>
            <w:proofErr w:type="spellEnd"/>
            <w:r w:rsidRPr="006518C9">
              <w:t>="PSI-MS" name="database type amino acid"/&gt;</w:t>
            </w:r>
          </w:p>
        </w:tc>
      </w:tr>
    </w:tbl>
    <w:p w14:paraId="35172C64" w14:textId="77777777" w:rsidR="00921A47" w:rsidRPr="00413583" w:rsidRDefault="00921A47" w:rsidP="00921A47"/>
    <w:p w14:paraId="550ECB59" w14:textId="77777777" w:rsidR="00921A47" w:rsidRPr="006518C9" w:rsidRDefault="00921A47" w:rsidP="00921A47">
      <w:pPr>
        <w:pStyle w:val="Heading2"/>
      </w:pPr>
      <w:bookmarkStart w:id="456" w:name="_Toc476057256"/>
      <w:r w:rsidRPr="006518C9">
        <w:t>Element &lt;</w:t>
      </w:r>
      <w:bookmarkStart w:id="457" w:name="SearchDatabaseRef"/>
      <w:proofErr w:type="spellStart"/>
      <w:r w:rsidRPr="006518C9">
        <w:t>SearchDatabaseRef</w:t>
      </w:r>
      <w:bookmarkEnd w:id="457"/>
      <w:proofErr w:type="spellEnd"/>
      <w:r w:rsidRPr="006518C9">
        <w:t>&gt;</w:t>
      </w:r>
      <w:bookmarkEnd w:id="4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4F96BFD" w14:textId="77777777" w:rsidTr="00921A47">
        <w:trPr>
          <w:tblCellSpacing w:w="15" w:type="dxa"/>
        </w:trPr>
        <w:tc>
          <w:tcPr>
            <w:tcW w:w="0" w:type="auto"/>
            <w:vAlign w:val="center"/>
            <w:hideMark/>
          </w:tcPr>
          <w:p w14:paraId="339BF91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AEAB9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C71A8B0" w14:textId="77777777" w:rsidTr="00921A47">
        <w:trPr>
          <w:tblCellSpacing w:w="15" w:type="dxa"/>
        </w:trPr>
        <w:tc>
          <w:tcPr>
            <w:tcW w:w="0" w:type="auto"/>
            <w:vAlign w:val="center"/>
            <w:hideMark/>
          </w:tcPr>
          <w:p w14:paraId="0FB0A2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4C6955" w14:textId="77777777" w:rsidR="00921A47" w:rsidRPr="006518C9" w:rsidRDefault="00921A47">
            <w:pPr>
              <w:rPr>
                <w:sz w:val="24"/>
                <w:szCs w:val="24"/>
                <w:lang w:val="en-US"/>
              </w:rPr>
            </w:pPr>
            <w:proofErr w:type="spellStart"/>
            <w:r w:rsidRPr="006518C9">
              <w:rPr>
                <w:lang w:val="en-US"/>
              </w:rPr>
              <w:t>SearchDatabaseRefType</w:t>
            </w:r>
            <w:proofErr w:type="spellEnd"/>
            <w:r w:rsidRPr="006518C9">
              <w:rPr>
                <w:lang w:val="en-US"/>
              </w:rPr>
              <w:t xml:space="preserve"> </w:t>
            </w:r>
          </w:p>
        </w:tc>
      </w:tr>
      <w:tr w:rsidR="00921A47" w:rsidRPr="006518C9" w14:paraId="35C49214" w14:textId="77777777" w:rsidTr="00921A47">
        <w:trPr>
          <w:tblCellSpacing w:w="15" w:type="dxa"/>
        </w:trPr>
        <w:tc>
          <w:tcPr>
            <w:tcW w:w="0" w:type="auto"/>
            <w:vAlign w:val="center"/>
            <w:hideMark/>
          </w:tcPr>
          <w:p w14:paraId="6F61345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750ACF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22B81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12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2C82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4C5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059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85A7F"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147D0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0E171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BB9F" w14:textId="77777777" w:rsidR="00921A47" w:rsidRPr="006518C9" w:rsidRDefault="00921A47">
                  <w:pPr>
                    <w:rPr>
                      <w:sz w:val="24"/>
                      <w:szCs w:val="24"/>
                      <w:lang w:val="en-US"/>
                    </w:rPr>
                  </w:pPr>
                  <w:r w:rsidRPr="006518C9">
                    <w:rPr>
                      <w:lang w:val="en-US"/>
                    </w:rPr>
                    <w:t>A reference to the database searched.</w:t>
                  </w:r>
                </w:p>
              </w:tc>
            </w:tr>
          </w:tbl>
          <w:p w14:paraId="61A944E3" w14:textId="77777777" w:rsidR="00921A47" w:rsidRPr="006518C9" w:rsidRDefault="00921A47">
            <w:pPr>
              <w:rPr>
                <w:sz w:val="24"/>
                <w:szCs w:val="24"/>
                <w:lang w:val="en-US"/>
              </w:rPr>
            </w:pPr>
          </w:p>
        </w:tc>
      </w:tr>
      <w:tr w:rsidR="00921A47" w:rsidRPr="006518C9" w14:paraId="29B61684" w14:textId="77777777" w:rsidTr="00921A47">
        <w:trPr>
          <w:tblCellSpacing w:w="15" w:type="dxa"/>
        </w:trPr>
        <w:tc>
          <w:tcPr>
            <w:tcW w:w="0" w:type="auto"/>
            <w:vAlign w:val="center"/>
            <w:hideMark/>
          </w:tcPr>
          <w:p w14:paraId="5124EC6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08DC472" w14:textId="77777777" w:rsidR="00921A47" w:rsidRPr="006518C9" w:rsidRDefault="00921A47">
            <w:pPr>
              <w:rPr>
                <w:sz w:val="24"/>
                <w:szCs w:val="24"/>
                <w:lang w:val="en-US"/>
              </w:rPr>
            </w:pPr>
            <w:r w:rsidRPr="006518C9">
              <w:rPr>
                <w:lang w:val="en-US"/>
              </w:rPr>
              <w:t>none</w:t>
            </w:r>
          </w:p>
        </w:tc>
      </w:tr>
      <w:tr w:rsidR="00921A47" w:rsidRPr="006518C9" w14:paraId="5C2C7166" w14:textId="77777777" w:rsidTr="00921A47">
        <w:trPr>
          <w:tblCellSpacing w:w="15" w:type="dxa"/>
        </w:trPr>
        <w:tc>
          <w:tcPr>
            <w:tcW w:w="0" w:type="auto"/>
            <w:vAlign w:val="center"/>
            <w:hideMark/>
          </w:tcPr>
          <w:p w14:paraId="498A9C4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99E67F" w14:textId="77777777" w:rsidR="00921A47" w:rsidRPr="006518C9" w:rsidRDefault="00921A47">
            <w:pPr>
              <w:pStyle w:val="HTMLPreformatted"/>
            </w:pPr>
            <w:r w:rsidRPr="006518C9">
              <w:t>&lt;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tc>
      </w:tr>
    </w:tbl>
    <w:p w14:paraId="30073909" w14:textId="77777777" w:rsidR="00921A47" w:rsidRPr="006518C9" w:rsidRDefault="00921A47" w:rsidP="00921A47">
      <w:pPr>
        <w:rPr>
          <w:lang w:val="en-US"/>
        </w:rPr>
      </w:pPr>
    </w:p>
    <w:p w14:paraId="2023E616" w14:textId="77777777" w:rsidR="00921A47" w:rsidRPr="006518C9" w:rsidRDefault="00921A47" w:rsidP="00921A47">
      <w:pPr>
        <w:pStyle w:val="Heading2"/>
      </w:pPr>
      <w:bookmarkStart w:id="458" w:name="_Toc476057257"/>
      <w:r w:rsidRPr="006518C9">
        <w:t>Element &lt;</w:t>
      </w:r>
      <w:bookmarkStart w:id="459" w:name="SearchModification"/>
      <w:proofErr w:type="spellStart"/>
      <w:r w:rsidRPr="006518C9">
        <w:t>SearchModification</w:t>
      </w:r>
      <w:bookmarkEnd w:id="459"/>
      <w:proofErr w:type="spellEnd"/>
      <w:r w:rsidRPr="006518C9">
        <w:t>&gt;</w:t>
      </w:r>
      <w:bookmarkEnd w:id="4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3E2EAC" w14:textId="77777777" w:rsidTr="00921A47">
        <w:trPr>
          <w:tblCellSpacing w:w="15" w:type="dxa"/>
        </w:trPr>
        <w:tc>
          <w:tcPr>
            <w:tcW w:w="0" w:type="auto"/>
            <w:vAlign w:val="center"/>
            <w:hideMark/>
          </w:tcPr>
          <w:p w14:paraId="1C3EAF5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D94BD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67472ECF" w14:textId="77777777" w:rsidTr="00921A47">
        <w:trPr>
          <w:tblCellSpacing w:w="15" w:type="dxa"/>
        </w:trPr>
        <w:tc>
          <w:tcPr>
            <w:tcW w:w="0" w:type="auto"/>
            <w:vAlign w:val="center"/>
            <w:hideMark/>
          </w:tcPr>
          <w:p w14:paraId="4E915A9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4D5874" w14:textId="77777777" w:rsidR="00921A47" w:rsidRPr="006518C9" w:rsidRDefault="00921A47">
            <w:pPr>
              <w:rPr>
                <w:sz w:val="24"/>
                <w:szCs w:val="24"/>
                <w:lang w:val="en-US"/>
              </w:rPr>
            </w:pPr>
            <w:proofErr w:type="spellStart"/>
            <w:r w:rsidRPr="006518C9">
              <w:rPr>
                <w:lang w:val="en-US"/>
              </w:rPr>
              <w:t>SearchModificationType</w:t>
            </w:r>
            <w:proofErr w:type="spellEnd"/>
            <w:r w:rsidRPr="006518C9">
              <w:rPr>
                <w:lang w:val="en-US"/>
              </w:rPr>
              <w:t xml:space="preserve"> </w:t>
            </w:r>
          </w:p>
        </w:tc>
      </w:tr>
      <w:tr w:rsidR="00921A47" w:rsidRPr="006518C9" w14:paraId="5F2F5B7F" w14:textId="77777777" w:rsidTr="00921A47">
        <w:trPr>
          <w:tblCellSpacing w:w="15" w:type="dxa"/>
        </w:trPr>
        <w:tc>
          <w:tcPr>
            <w:tcW w:w="0" w:type="auto"/>
            <w:vAlign w:val="center"/>
            <w:hideMark/>
          </w:tcPr>
          <w:p w14:paraId="30DB9EC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6318AA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7217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CB98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AF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03F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3EC9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49A81" w14:textId="77777777" w:rsidR="00921A47" w:rsidRPr="006518C9" w:rsidRDefault="00921A47">
                  <w:pPr>
                    <w:rPr>
                      <w:sz w:val="24"/>
                      <w:szCs w:val="24"/>
                      <w:lang w:val="en-US"/>
                    </w:rPr>
                  </w:pPr>
                  <w:proofErr w:type="spellStart"/>
                  <w:r w:rsidRPr="006518C9">
                    <w:rPr>
                      <w:lang w:val="en-US"/>
                    </w:rPr>
                    <w:t>fixedMod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882499"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BF0E45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4A085" w14:textId="77777777" w:rsidR="00921A47" w:rsidRPr="006518C9" w:rsidRDefault="00921A47">
                  <w:pPr>
                    <w:rPr>
                      <w:sz w:val="24"/>
                      <w:szCs w:val="24"/>
                      <w:lang w:val="en-US"/>
                    </w:rPr>
                  </w:pPr>
                  <w:r w:rsidRPr="006518C9">
                    <w:rPr>
                      <w:lang w:val="en-US"/>
                    </w:rPr>
                    <w:t>True, if the modification is static (</w:t>
                  </w:r>
                  <w:proofErr w:type="gramStart"/>
                  <w:r w:rsidRPr="006518C9">
                    <w:rPr>
                      <w:lang w:val="en-US"/>
                    </w:rPr>
                    <w:t>i.e.</w:t>
                  </w:r>
                  <w:proofErr w:type="gramEnd"/>
                  <w:r w:rsidRPr="006518C9">
                    <w:rPr>
                      <w:lang w:val="en-US"/>
                    </w:rPr>
                    <w:t xml:space="preserve"> occurs always).</w:t>
                  </w:r>
                </w:p>
              </w:tc>
            </w:tr>
            <w:tr w:rsidR="00921A47" w:rsidRPr="006518C9" w14:paraId="3B3EB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CB2CD6" w14:textId="77777777" w:rsidR="00921A47" w:rsidRPr="006518C9" w:rsidRDefault="00921A47">
                  <w:pPr>
                    <w:rPr>
                      <w:sz w:val="24"/>
                      <w:szCs w:val="24"/>
                      <w:lang w:val="en-US"/>
                    </w:rPr>
                  </w:pPr>
                  <w:proofErr w:type="spellStart"/>
                  <w:r w:rsidRPr="006518C9">
                    <w:rPr>
                      <w:lang w:val="en-US"/>
                    </w:rPr>
                    <w:t>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8402C8"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36B82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47EA"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A51BD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B55B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353BA" w14:textId="77777777" w:rsidR="00921A47" w:rsidRPr="006518C9" w:rsidRDefault="00921A47">
                  <w:pPr>
                    <w:rPr>
                      <w:sz w:val="24"/>
                      <w:szCs w:val="24"/>
                      <w:lang w:val="en-US"/>
                    </w:rPr>
                  </w:pPr>
                  <w:proofErr w:type="spellStart"/>
                  <w:r w:rsidRPr="006518C9">
                    <w:rPr>
                      <w:lang w:val="en-US"/>
                    </w:rPr>
                    <w:t>listOfCharsOrAny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7FB3C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FBAE6" w14:textId="77777777" w:rsidR="00921A47" w:rsidRPr="006518C9" w:rsidRDefault="00921A47">
                  <w:pPr>
                    <w:rPr>
                      <w:sz w:val="24"/>
                      <w:szCs w:val="24"/>
                      <w:lang w:val="en-US"/>
                    </w:rPr>
                  </w:pPr>
                  <w:r w:rsidRPr="006518C9">
                    <w:rPr>
                      <w:lang w:val="en-US"/>
                    </w:rPr>
                    <w:t xml:space="preserve">The residue(s) searched with the specified modification. For N or C terminal modifications that can occur on any residue, </w:t>
                  </w:r>
                  <w:proofErr w:type="gramStart"/>
                  <w:r w:rsidRPr="006518C9">
                    <w:rPr>
                      <w:lang w:val="en-US"/>
                    </w:rPr>
                    <w:t>the .</w:t>
                  </w:r>
                  <w:proofErr w:type="gramEnd"/>
                  <w:r w:rsidRPr="006518C9">
                    <w:rPr>
                      <w:lang w:val="en-US"/>
                    </w:rPr>
                    <w:t xml:space="preserve"> character should be used to specify any, otherwise the list of amino acids should be provided.</w:t>
                  </w:r>
                </w:p>
              </w:tc>
            </w:tr>
          </w:tbl>
          <w:p w14:paraId="0CDEECCE" w14:textId="77777777" w:rsidR="00921A47" w:rsidRPr="006518C9" w:rsidRDefault="00921A47">
            <w:pPr>
              <w:rPr>
                <w:sz w:val="24"/>
                <w:szCs w:val="24"/>
                <w:lang w:val="en-US"/>
              </w:rPr>
            </w:pPr>
          </w:p>
        </w:tc>
      </w:tr>
      <w:tr w:rsidR="00921A47" w:rsidRPr="006518C9" w14:paraId="08594514" w14:textId="77777777" w:rsidTr="00921A47">
        <w:trPr>
          <w:tblCellSpacing w:w="15" w:type="dxa"/>
        </w:trPr>
        <w:tc>
          <w:tcPr>
            <w:tcW w:w="0" w:type="auto"/>
            <w:vAlign w:val="center"/>
            <w:hideMark/>
          </w:tcPr>
          <w:p w14:paraId="36D60DF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74E6C9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2E671"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F66D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97E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583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2FFC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C32C6F" w14:textId="77777777" w:rsidR="00921A47" w:rsidRPr="006518C9" w:rsidRDefault="00C741B0">
                  <w:pPr>
                    <w:rPr>
                      <w:sz w:val="24"/>
                      <w:szCs w:val="24"/>
                      <w:lang w:val="en-US"/>
                    </w:rPr>
                  </w:pPr>
                  <w:hyperlink w:anchor="SpecificityRules" w:history="1">
                    <w:proofErr w:type="spellStart"/>
                    <w:r w:rsidR="00921A47" w:rsidRPr="006518C9">
                      <w:rPr>
                        <w:rStyle w:val="Hyperlink"/>
                        <w:lang w:val="en-US"/>
                      </w:rPr>
                      <w:t>SpecificityRules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8C81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3A5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8ABA" w14:textId="77777777"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should be provided by the attribute </w:t>
                  </w:r>
                  <w:proofErr w:type="spellStart"/>
                  <w:r w:rsidRPr="006518C9">
                    <w:rPr>
                      <w:lang w:val="en-US"/>
                    </w:rPr>
                    <w:t>fixedMod</w:t>
                  </w:r>
                  <w:proofErr w:type="spellEnd"/>
                  <w:r w:rsidRPr="006518C9">
                    <w:rPr>
                      <w:lang w:val="en-US"/>
                    </w:rPr>
                    <w:t>.</w:t>
                  </w:r>
                </w:p>
              </w:tc>
            </w:tr>
            <w:tr w:rsidR="00921A47" w:rsidRPr="006518C9" w14:paraId="237E3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04343"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2168B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BD6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D5762" w14:textId="77777777" w:rsidR="00921A47" w:rsidRPr="006518C9" w:rsidRDefault="00921A47">
                  <w:pPr>
                    <w:rPr>
                      <w:sz w:val="24"/>
                      <w:szCs w:val="24"/>
                      <w:lang w:val="en-US"/>
                    </w:rPr>
                  </w:pPr>
                  <w:r w:rsidRPr="006518C9">
                    <w:rPr>
                      <w:lang w:val="en-US"/>
                    </w:rPr>
                    <w:t>A single entry from an ontology or a controlled vocabulary.</w:t>
                  </w:r>
                </w:p>
              </w:tc>
            </w:tr>
          </w:tbl>
          <w:p w14:paraId="3C50F1CE" w14:textId="77777777" w:rsidR="00921A47" w:rsidRPr="006518C9" w:rsidRDefault="00921A47">
            <w:pPr>
              <w:rPr>
                <w:sz w:val="24"/>
                <w:szCs w:val="24"/>
                <w:lang w:val="en-US"/>
              </w:rPr>
            </w:pPr>
          </w:p>
        </w:tc>
      </w:tr>
      <w:tr w:rsidR="00921A47" w:rsidRPr="006518C9" w14:paraId="6FFD4EC0" w14:textId="77777777" w:rsidTr="00921A47">
        <w:trPr>
          <w:tblCellSpacing w:w="15" w:type="dxa"/>
        </w:trPr>
        <w:tc>
          <w:tcPr>
            <w:tcW w:w="0" w:type="auto"/>
            <w:vAlign w:val="center"/>
            <w:hideMark/>
          </w:tcPr>
          <w:p w14:paraId="63BBD0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73CAB95"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residues="E" </w:t>
            </w:r>
            <w:proofErr w:type="spellStart"/>
            <w:r w:rsidRPr="006518C9">
              <w:t>massDelta</w:t>
            </w:r>
            <w:proofErr w:type="spellEnd"/>
            <w:r w:rsidRPr="006518C9">
              <w:t xml:space="preserve">="-18.010565" </w:t>
            </w:r>
            <w:proofErr w:type="spellStart"/>
            <w:r w:rsidRPr="006518C9">
              <w:t>fixedMod</w:t>
            </w:r>
            <w:proofErr w:type="spellEnd"/>
            <w:r w:rsidRPr="006518C9">
              <w:t>= "false" &gt;</w:t>
            </w:r>
          </w:p>
          <w:p w14:paraId="2D8F3E5C"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6B5810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accession="MS:1001189" name="modification specificity peptide N-term"/&gt;</w:t>
            </w:r>
          </w:p>
          <w:p w14:paraId="2C906AEA"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3B62650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48CB9FF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value="3"/&gt;</w:t>
            </w:r>
          </w:p>
          <w:p w14:paraId="46C433A0"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tc>
      </w:tr>
      <w:tr w:rsidR="00760FCA" w:rsidRPr="006518C9" w14:paraId="3A6EF426" w14:textId="77777777" w:rsidTr="00760FCA">
        <w:trPr>
          <w:tblCellSpacing w:w="15" w:type="dxa"/>
        </w:trPr>
        <w:tc>
          <w:tcPr>
            <w:tcW w:w="0" w:type="auto"/>
            <w:vAlign w:val="center"/>
            <w:hideMark/>
          </w:tcPr>
          <w:p w14:paraId="63C2FC7B" w14:textId="77777777" w:rsidR="00760FCA" w:rsidRPr="006518C9" w:rsidRDefault="00760FCA">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tcPr>
          <w:p w14:paraId="4A5CE7B4"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6931C93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proofErr w:type="spellStart"/>
            <w:r w:rsidRPr="006518C9">
              <w:rPr>
                <w:rFonts w:ascii="Courier New" w:hAnsi="Courier New" w:cs="Courier New"/>
                <w:sz w:val="16"/>
                <w:szCs w:val="16"/>
                <w:lang w:val="en-US" w:eastAsia="de-DE"/>
              </w:rPr>
              <w:t>SearchModification</w:t>
            </w:r>
            <w:proofErr w:type="spellEnd"/>
          </w:p>
          <w:p w14:paraId="36023C1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81"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EC84621"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82"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343718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83"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unimod</w:t>
            </w:r>
            <w:proofErr w:type="spellEnd"/>
            <w:r w:rsidRPr="006518C9">
              <w:rPr>
                <w:rFonts w:ascii="Courier New" w:hAnsi="Courier New" w:cs="Courier New"/>
                <w:sz w:val="16"/>
                <w:szCs w:val="16"/>
                <w:lang w:val="en-US" w:eastAsia="de-DE"/>
              </w:rPr>
              <w:t xml:space="preserve"> root node) only once</w:t>
            </w:r>
          </w:p>
          <w:p w14:paraId="40B6051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84"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21EED0E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5"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61CFE2B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6"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7F3948F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7"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53B023C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8"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275AA98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9"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5C262DA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90"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3FB348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91"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5BE96E83"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292"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25418EC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3"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5F1027E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94"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09D8F76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5"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6397323B"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6"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1AB39BB5" w14:textId="77777777" w:rsidTr="00921A47">
        <w:trPr>
          <w:tblCellSpacing w:w="15" w:type="dxa"/>
        </w:trPr>
        <w:tc>
          <w:tcPr>
            <w:tcW w:w="0" w:type="auto"/>
            <w:vAlign w:val="center"/>
            <w:hideMark/>
          </w:tcPr>
          <w:p w14:paraId="4D99332A" w14:textId="77777777" w:rsidR="00760FCA" w:rsidRPr="006518C9" w:rsidRDefault="00760FCA">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94CB8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accession="UNIMOD:35" name="Oxidation"&gt;&lt;/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5F50374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accession="UNIMOD:4" name="Carbamidomethyl"&gt;&lt;/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365CB5B"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accession="UNIMOD:214"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name="iTRAQ4plex"/&gt;</w:t>
            </w:r>
          </w:p>
          <w:p w14:paraId="133721C0"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accession="MS:1001189"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name="modification specificity peptide N-term"/&gt;</w:t>
            </w:r>
          </w:p>
          <w:p w14:paraId="4516855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accession="UNIMOD:39"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w:t>
            </w:r>
            <w:proofErr w:type="spellStart"/>
            <w:r w:rsidRPr="006518C9">
              <w:rPr>
                <w:rFonts w:ascii="Courier New" w:hAnsi="Courier New" w:cs="Courier New"/>
                <w:sz w:val="16"/>
                <w:szCs w:val="16"/>
                <w:lang w:val="en-US" w:eastAsia="de-DE"/>
              </w:rPr>
              <w:t>Methylthio</w:t>
            </w:r>
            <w:proofErr w:type="spellEnd"/>
            <w:r w:rsidRPr="006518C9">
              <w:rPr>
                <w:rFonts w:ascii="Courier New" w:hAnsi="Courier New" w:cs="Courier New"/>
                <w:sz w:val="16"/>
                <w:szCs w:val="16"/>
                <w:lang w:val="en-US" w:eastAsia="de-DE"/>
              </w:rPr>
              <w:t>"/&gt;</w:t>
            </w:r>
          </w:p>
          <w:p w14:paraId="0C07069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accession="UNIMOD:7"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name="Deamidated"/&gt;</w:t>
            </w:r>
          </w:p>
          <w:p w14:paraId="0495C05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accession="MS:1002504" name="modification index" value="0"/&gt;</w:t>
            </w:r>
          </w:p>
          <w:p w14:paraId="000023B2"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accession="XLMOD:02000" name="BS3"&gt;&lt;/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0661A9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accession="MS:1002509" name="cross-link donor"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0816CBC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accession="MS:1002510" name="cross-link acceptor"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D9560E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accession="XLMOD:02004" name="BS3-d4"&gt;&lt;/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6B320D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accession="XLMOD:01001" name="amidated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70FF7E1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accession="XLMOD:01000" name="hydrolyzed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4953C1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accession="UNIMOD:1020" name="</w:t>
            </w:r>
            <w:proofErr w:type="spellStart"/>
            <w:proofErr w:type="gramStart"/>
            <w:r w:rsidRPr="006518C9">
              <w:rPr>
                <w:rFonts w:ascii="Courier New" w:hAnsi="Courier New" w:cs="Courier New"/>
                <w:sz w:val="16"/>
                <w:szCs w:val="16"/>
                <w:lang w:val="en-US" w:eastAsia="de-DE"/>
              </w:rPr>
              <w:t>Xlink:DSS</w:t>
            </w:r>
            <w:proofErr w:type="spellEnd"/>
            <w:proofErr w:type="gramEnd"/>
            <w:r w:rsidRPr="006518C9">
              <w:rPr>
                <w:rFonts w:ascii="Courier New" w:hAnsi="Courier New" w:cs="Courier New"/>
                <w:sz w:val="16"/>
                <w:szCs w:val="16"/>
                <w:lang w:val="en-US" w:eastAsia="de-DE"/>
              </w:rPr>
              <w:t>"&gt;&lt;/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3C2EB1B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accession="XLMOD:01009" name="amidated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663B8C0"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accession="XLMOD:01008" name="hydrolyzed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tc>
      </w:tr>
    </w:tbl>
    <w:p w14:paraId="77692F30" w14:textId="77777777" w:rsidR="00921A47" w:rsidRPr="006518C9" w:rsidRDefault="00921A47" w:rsidP="00921A47">
      <w:pPr>
        <w:rPr>
          <w:lang w:val="en-US"/>
        </w:rPr>
      </w:pPr>
    </w:p>
    <w:p w14:paraId="19444CBC" w14:textId="77777777" w:rsidR="00921A47" w:rsidRPr="006518C9" w:rsidRDefault="00921A47" w:rsidP="00921A47">
      <w:pPr>
        <w:pStyle w:val="Heading2"/>
      </w:pPr>
      <w:bookmarkStart w:id="460" w:name="_Toc476057258"/>
      <w:r w:rsidRPr="006518C9">
        <w:t>Element &lt;</w:t>
      </w:r>
      <w:bookmarkStart w:id="461" w:name="SearchType"/>
      <w:proofErr w:type="spellStart"/>
      <w:r w:rsidRPr="006518C9">
        <w:t>SearchType</w:t>
      </w:r>
      <w:bookmarkEnd w:id="461"/>
      <w:proofErr w:type="spellEnd"/>
      <w:r w:rsidRPr="006518C9">
        <w:t>&gt;</w:t>
      </w:r>
      <w:bookmarkEnd w:id="4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FC6F2BE" w14:textId="77777777" w:rsidTr="00921A47">
        <w:trPr>
          <w:tblCellSpacing w:w="15" w:type="dxa"/>
        </w:trPr>
        <w:tc>
          <w:tcPr>
            <w:tcW w:w="0" w:type="auto"/>
            <w:vAlign w:val="center"/>
            <w:hideMark/>
          </w:tcPr>
          <w:p w14:paraId="6C408B5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2F11B5" w14:textId="77777777" w:rsidR="00921A47" w:rsidRPr="006518C9" w:rsidRDefault="00921A47">
            <w:pPr>
              <w:rPr>
                <w:sz w:val="24"/>
                <w:szCs w:val="24"/>
                <w:lang w:val="en-US"/>
              </w:rPr>
            </w:pPr>
            <w:r w:rsidRPr="006518C9">
              <w:rPr>
                <w:lang w:val="en-US"/>
              </w:rPr>
              <w:t xml:space="preserve">The type of search performed </w:t>
            </w:r>
            <w:proofErr w:type="gramStart"/>
            <w:r w:rsidRPr="006518C9">
              <w:rPr>
                <w:lang w:val="en-US"/>
              </w:rPr>
              <w:t>e.g.</w:t>
            </w:r>
            <w:proofErr w:type="gramEnd"/>
            <w:r w:rsidRPr="006518C9">
              <w:rPr>
                <w:lang w:val="en-US"/>
              </w:rPr>
              <w:t xml:space="preserve"> PMF, Tag searches, MS-MS </w:t>
            </w:r>
          </w:p>
        </w:tc>
      </w:tr>
      <w:tr w:rsidR="00921A47" w:rsidRPr="006518C9" w14:paraId="33A9688D" w14:textId="77777777" w:rsidTr="00921A47">
        <w:trPr>
          <w:tblCellSpacing w:w="15" w:type="dxa"/>
        </w:trPr>
        <w:tc>
          <w:tcPr>
            <w:tcW w:w="0" w:type="auto"/>
            <w:vAlign w:val="center"/>
            <w:hideMark/>
          </w:tcPr>
          <w:p w14:paraId="4E5B40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C1ECE2"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2164287D" w14:textId="77777777" w:rsidTr="00921A47">
        <w:trPr>
          <w:tblCellSpacing w:w="15" w:type="dxa"/>
        </w:trPr>
        <w:tc>
          <w:tcPr>
            <w:tcW w:w="0" w:type="auto"/>
            <w:vAlign w:val="center"/>
            <w:hideMark/>
          </w:tcPr>
          <w:p w14:paraId="051CC9E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79A2B7" w14:textId="77777777" w:rsidR="00921A47" w:rsidRPr="006518C9" w:rsidRDefault="00921A47">
            <w:pPr>
              <w:rPr>
                <w:sz w:val="24"/>
                <w:szCs w:val="24"/>
                <w:lang w:val="en-US"/>
              </w:rPr>
            </w:pPr>
            <w:r w:rsidRPr="006518C9">
              <w:rPr>
                <w:lang w:val="en-US"/>
              </w:rPr>
              <w:t>none</w:t>
            </w:r>
          </w:p>
        </w:tc>
      </w:tr>
      <w:tr w:rsidR="00921A47" w:rsidRPr="006518C9" w14:paraId="0FEC61A7" w14:textId="77777777" w:rsidTr="00921A47">
        <w:trPr>
          <w:tblCellSpacing w:w="15" w:type="dxa"/>
        </w:trPr>
        <w:tc>
          <w:tcPr>
            <w:tcW w:w="0" w:type="auto"/>
            <w:vAlign w:val="center"/>
            <w:hideMark/>
          </w:tcPr>
          <w:p w14:paraId="1A720D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534CA1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78D5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13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62D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1095B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F3E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C2E7"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DDF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B0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7E89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942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A45EB"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08FB4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B86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3020" w14:textId="77777777" w:rsidR="00921A47" w:rsidRPr="006518C9" w:rsidRDefault="00921A47">
                  <w:pPr>
                    <w:rPr>
                      <w:sz w:val="24"/>
                      <w:szCs w:val="24"/>
                      <w:lang w:val="en-US"/>
                    </w:rPr>
                  </w:pPr>
                  <w:r w:rsidRPr="006518C9">
                    <w:rPr>
                      <w:lang w:val="en-US"/>
                    </w:rPr>
                    <w:t>A single user-defined parameter.</w:t>
                  </w:r>
                </w:p>
              </w:tc>
            </w:tr>
          </w:tbl>
          <w:p w14:paraId="35977EE8" w14:textId="77777777" w:rsidR="00921A47" w:rsidRPr="006518C9" w:rsidRDefault="00921A47">
            <w:pPr>
              <w:rPr>
                <w:sz w:val="24"/>
                <w:szCs w:val="24"/>
                <w:lang w:val="en-US"/>
              </w:rPr>
            </w:pPr>
          </w:p>
        </w:tc>
      </w:tr>
      <w:tr w:rsidR="00921A47" w:rsidRPr="006518C9" w14:paraId="4BA1A9A9" w14:textId="77777777" w:rsidTr="00921A47">
        <w:trPr>
          <w:tblCellSpacing w:w="15" w:type="dxa"/>
        </w:trPr>
        <w:tc>
          <w:tcPr>
            <w:tcW w:w="0" w:type="auto"/>
            <w:vAlign w:val="center"/>
            <w:hideMark/>
          </w:tcPr>
          <w:p w14:paraId="7A6AEF3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6765D2" w14:textId="77777777" w:rsidR="00921A47" w:rsidRPr="006518C9" w:rsidRDefault="00921A47">
            <w:pPr>
              <w:pStyle w:val="HTMLPreformatted"/>
            </w:pPr>
            <w:r w:rsidRPr="006518C9">
              <w:t>&lt;</w:t>
            </w:r>
            <w:proofErr w:type="spellStart"/>
            <w:r w:rsidRPr="006518C9">
              <w:t>SearchType</w:t>
            </w:r>
            <w:proofErr w:type="spellEnd"/>
            <w:r w:rsidRPr="006518C9">
              <w:t>&gt;</w:t>
            </w:r>
          </w:p>
          <w:p w14:paraId="60BA118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5D3EC1E7" w14:textId="77777777" w:rsidR="00921A47" w:rsidRPr="006518C9" w:rsidRDefault="00921A47">
            <w:pPr>
              <w:pStyle w:val="HTMLPreformatted"/>
            </w:pPr>
            <w:r w:rsidRPr="006518C9">
              <w:t>&lt;/</w:t>
            </w:r>
            <w:proofErr w:type="spellStart"/>
            <w:r w:rsidRPr="006518C9">
              <w:t>SearchType</w:t>
            </w:r>
            <w:proofErr w:type="spellEnd"/>
            <w:r w:rsidRPr="006518C9">
              <w:t>&gt;</w:t>
            </w:r>
          </w:p>
        </w:tc>
      </w:tr>
      <w:tr w:rsidR="00921A47" w:rsidRPr="006518C9" w14:paraId="1EECA7D2" w14:textId="77777777" w:rsidTr="00921A47">
        <w:trPr>
          <w:tblCellSpacing w:w="15" w:type="dxa"/>
        </w:trPr>
        <w:tc>
          <w:tcPr>
            <w:tcW w:w="0" w:type="auto"/>
            <w:vAlign w:val="center"/>
            <w:hideMark/>
          </w:tcPr>
          <w:p w14:paraId="13F6A41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00FAB0" w14:textId="77777777" w:rsidR="00921A47" w:rsidRPr="006518C9" w:rsidRDefault="00921A47">
            <w:pPr>
              <w:pStyle w:val="HTMLPreformatted"/>
            </w:pPr>
            <w:r w:rsidRPr="006518C9">
              <w:t>Path /MzIdentML/AnalysisProtocolCollection/SpectrumIdentificationProtocol/SearchType</w:t>
            </w:r>
          </w:p>
          <w:p w14:paraId="589E1BF6" w14:textId="77777777" w:rsidR="00921A47" w:rsidRPr="006518C9" w:rsidRDefault="00921A47">
            <w:pPr>
              <w:pStyle w:val="HTMLPreformatted"/>
            </w:pPr>
            <w:r w:rsidRPr="006518C9">
              <w:t xml:space="preserve">MUST supply a *child* term of </w:t>
            </w:r>
            <w:hyperlink r:id="rId297" w:tgtFrame="new" w:history="1">
              <w:r w:rsidRPr="006518C9">
                <w:rPr>
                  <w:rStyle w:val="Hyperlink"/>
                </w:rPr>
                <w:t>MS:1001080</w:t>
              </w:r>
            </w:hyperlink>
            <w:r w:rsidRPr="006518C9">
              <w:t xml:space="preserve"> (</w:t>
            </w:r>
            <w:r w:rsidRPr="006518C9">
              <w:rPr>
                <w:rStyle w:val="popup"/>
              </w:rPr>
              <w:t>search type</w:t>
            </w:r>
            <w:r w:rsidRPr="006518C9">
              <w:t>) one or more times</w:t>
            </w:r>
          </w:p>
          <w:p w14:paraId="44A3871B" w14:textId="77777777" w:rsidR="00921A47" w:rsidRPr="006518C9" w:rsidRDefault="00921A47">
            <w:pPr>
              <w:pStyle w:val="HTMLPreformatted"/>
            </w:pPr>
            <w:r w:rsidRPr="006518C9">
              <w:t xml:space="preserve">  e.g.: </w:t>
            </w:r>
            <w:hyperlink r:id="rId298"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5082EF60" w14:textId="77777777" w:rsidR="00921A47" w:rsidRPr="006518C9" w:rsidRDefault="00921A47">
            <w:pPr>
              <w:pStyle w:val="HTMLPreformatted"/>
            </w:pPr>
            <w:r w:rsidRPr="006518C9">
              <w:t xml:space="preserve">  e.g.: </w:t>
            </w:r>
            <w:hyperlink r:id="rId299"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A26042D" w14:textId="77777777" w:rsidR="00921A47" w:rsidRPr="006518C9" w:rsidRDefault="00921A47">
            <w:pPr>
              <w:pStyle w:val="HTMLPreformatted"/>
            </w:pPr>
            <w:r w:rsidRPr="006518C9">
              <w:t xml:space="preserve">  e.g.: </w:t>
            </w:r>
            <w:hyperlink r:id="rId300" w:tgtFrame="new" w:history="1">
              <w:r w:rsidRPr="006518C9">
                <w:rPr>
                  <w:rStyle w:val="Hyperlink"/>
                </w:rPr>
                <w:t>MS:1001081</w:t>
              </w:r>
            </w:hyperlink>
            <w:r w:rsidRPr="006518C9">
              <w:t xml:space="preserve"> (</w:t>
            </w:r>
            <w:proofErr w:type="spellStart"/>
            <w:r w:rsidRPr="006518C9">
              <w:rPr>
                <w:rStyle w:val="popup"/>
              </w:rPr>
              <w:t>pmf</w:t>
            </w:r>
            <w:proofErr w:type="spellEnd"/>
            <w:r w:rsidRPr="006518C9">
              <w:rPr>
                <w:rStyle w:val="popup"/>
              </w:rPr>
              <w:t xml:space="preserve"> search</w:t>
            </w:r>
            <w:r w:rsidRPr="006518C9">
              <w:t xml:space="preserve">) </w:t>
            </w:r>
          </w:p>
          <w:p w14:paraId="2F7B0512" w14:textId="77777777" w:rsidR="00921A47" w:rsidRPr="006518C9" w:rsidRDefault="00921A47">
            <w:pPr>
              <w:pStyle w:val="HTMLPreformatted"/>
            </w:pPr>
            <w:r w:rsidRPr="006518C9">
              <w:t xml:space="preserve">  e.g.: </w:t>
            </w:r>
            <w:hyperlink r:id="rId301" w:tgtFrame="new" w:history="1">
              <w:r w:rsidRPr="006518C9">
                <w:rPr>
                  <w:rStyle w:val="Hyperlink"/>
                </w:rPr>
                <w:t>MS:1001082</w:t>
              </w:r>
            </w:hyperlink>
            <w:r w:rsidRPr="006518C9">
              <w:t xml:space="preserve"> (</w:t>
            </w:r>
            <w:r w:rsidRPr="006518C9">
              <w:rPr>
                <w:rStyle w:val="popup"/>
              </w:rPr>
              <w:t>tag search</w:t>
            </w:r>
            <w:r w:rsidRPr="006518C9">
              <w:t xml:space="preserve">) </w:t>
            </w:r>
          </w:p>
          <w:p w14:paraId="1D7E4B66" w14:textId="77777777" w:rsidR="00921A47" w:rsidRPr="006518C9" w:rsidRDefault="00921A47">
            <w:pPr>
              <w:pStyle w:val="HTMLPreformatted"/>
            </w:pPr>
            <w:r w:rsidRPr="006518C9">
              <w:t xml:space="preserve">  e.g.: </w:t>
            </w:r>
            <w:hyperlink r:id="rId302" w:tgtFrame="new" w:history="1">
              <w:r w:rsidRPr="006518C9">
                <w:rPr>
                  <w:rStyle w:val="Hyperlink"/>
                </w:rPr>
                <w:t>MS:1001083</w:t>
              </w:r>
            </w:hyperlink>
            <w:r w:rsidRPr="006518C9">
              <w:t xml:space="preserve"> (</w:t>
            </w:r>
            <w:proofErr w:type="spellStart"/>
            <w:r w:rsidRPr="006518C9">
              <w:rPr>
                <w:rStyle w:val="popup"/>
              </w:rPr>
              <w:t>ms-ms</w:t>
            </w:r>
            <w:proofErr w:type="spellEnd"/>
            <w:r w:rsidRPr="006518C9">
              <w:rPr>
                <w:rStyle w:val="popup"/>
              </w:rPr>
              <w:t xml:space="preserve"> search</w:t>
            </w:r>
            <w:r w:rsidRPr="006518C9">
              <w:t xml:space="preserve">) </w:t>
            </w:r>
          </w:p>
          <w:p w14:paraId="111F42F4" w14:textId="77777777" w:rsidR="00921A47" w:rsidRPr="006518C9" w:rsidRDefault="00921A47">
            <w:pPr>
              <w:pStyle w:val="HTMLPreformatted"/>
            </w:pPr>
            <w:r w:rsidRPr="006518C9">
              <w:t xml:space="preserve">  e.g.: </w:t>
            </w:r>
            <w:hyperlink r:id="rId303" w:tgtFrame="new" w:history="1">
              <w:r w:rsidRPr="006518C9">
                <w:rPr>
                  <w:rStyle w:val="Hyperlink"/>
                </w:rPr>
                <w:t>MS:1001584</w:t>
              </w:r>
            </w:hyperlink>
            <w:r w:rsidRPr="006518C9">
              <w:t xml:space="preserve"> (</w:t>
            </w:r>
            <w:r w:rsidRPr="006518C9">
              <w:rPr>
                <w:rStyle w:val="popup"/>
              </w:rPr>
              <w:t xml:space="preserve">combined </w:t>
            </w:r>
            <w:proofErr w:type="spellStart"/>
            <w:r w:rsidRPr="006518C9">
              <w:rPr>
                <w:rStyle w:val="popup"/>
              </w:rPr>
              <w:t>pmf</w:t>
            </w:r>
            <w:proofErr w:type="spellEnd"/>
            <w:r w:rsidRPr="006518C9">
              <w:rPr>
                <w:rStyle w:val="popup"/>
              </w:rPr>
              <w:t xml:space="preserve"> + </w:t>
            </w:r>
            <w:proofErr w:type="spellStart"/>
            <w:r w:rsidRPr="006518C9">
              <w:rPr>
                <w:rStyle w:val="popup"/>
              </w:rPr>
              <w:t>ms-ms</w:t>
            </w:r>
            <w:proofErr w:type="spellEnd"/>
            <w:r w:rsidRPr="006518C9">
              <w:rPr>
                <w:rStyle w:val="popup"/>
              </w:rPr>
              <w:t xml:space="preserve"> search</w:t>
            </w:r>
            <w:r w:rsidRPr="006518C9">
              <w:t xml:space="preserve">) </w:t>
            </w:r>
          </w:p>
          <w:p w14:paraId="77583546" w14:textId="77777777" w:rsidR="00921A47" w:rsidRPr="006518C9" w:rsidRDefault="00921A47">
            <w:pPr>
              <w:pStyle w:val="HTMLPreformatted"/>
            </w:pPr>
            <w:r w:rsidRPr="006518C9">
              <w:t xml:space="preserve">  e.g.: </w:t>
            </w:r>
            <w:hyperlink r:id="rId304"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0E00A5D6" w14:textId="77777777" w:rsidR="00921A47" w:rsidRPr="006518C9" w:rsidRDefault="00921A47">
            <w:pPr>
              <w:pStyle w:val="HTMLPreformatted"/>
            </w:pPr>
            <w:r w:rsidRPr="006518C9">
              <w:t xml:space="preserve">  e.g.: </w:t>
            </w:r>
            <w:hyperlink r:id="rId305"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49E6A954" w14:textId="77777777" w:rsidR="00921A47" w:rsidRPr="006518C9" w:rsidRDefault="00921A47">
            <w:pPr>
              <w:pStyle w:val="HTMLPreformatted"/>
            </w:pPr>
            <w:r w:rsidRPr="006518C9">
              <w:t xml:space="preserve">  e.g.: </w:t>
            </w:r>
            <w:hyperlink r:id="rId306"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30FAEA43" w14:textId="77777777" w:rsidR="00921A47" w:rsidRPr="006518C9" w:rsidRDefault="00921A47">
            <w:pPr>
              <w:pStyle w:val="HTMLPreformatted"/>
            </w:pPr>
            <w:r w:rsidRPr="006518C9">
              <w:t xml:space="preserve">  e.g.: </w:t>
            </w:r>
            <w:hyperlink r:id="rId307"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24F9D1A7" w14:textId="77777777" w:rsidR="00921A47" w:rsidRPr="006518C9" w:rsidRDefault="00921A47">
            <w:pPr>
              <w:pStyle w:val="HTMLPreformatted"/>
            </w:pPr>
            <w:r w:rsidRPr="006518C9">
              <w:t xml:space="preserve">  </w:t>
            </w:r>
            <w:hyperlink r:id="rId308" w:tgtFrame="new" w:history="1">
              <w:r w:rsidRPr="006518C9">
                <w:rPr>
                  <w:rStyle w:val="Hyperlink"/>
                </w:rPr>
                <w:t>et al.</w:t>
              </w:r>
            </w:hyperlink>
          </w:p>
        </w:tc>
      </w:tr>
      <w:tr w:rsidR="00921A47" w:rsidRPr="006518C9" w14:paraId="708F394B" w14:textId="77777777" w:rsidTr="00921A47">
        <w:trPr>
          <w:tblCellSpacing w:w="15" w:type="dxa"/>
        </w:trPr>
        <w:tc>
          <w:tcPr>
            <w:tcW w:w="0" w:type="auto"/>
            <w:vAlign w:val="center"/>
            <w:hideMark/>
          </w:tcPr>
          <w:p w14:paraId="77EEE6F2"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1ED2F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accession="MS:1001083" name="</w:t>
            </w:r>
            <w:proofErr w:type="spellStart"/>
            <w:r w:rsidRPr="006518C9">
              <w:t>ms-ms</w:t>
            </w:r>
            <w:proofErr w:type="spellEnd"/>
            <w:r w:rsidRPr="006518C9">
              <w:t xml:space="preserve"> search"&gt;&lt;/</w:t>
            </w:r>
            <w:proofErr w:type="spellStart"/>
            <w:r w:rsidRPr="006518C9">
              <w:t>cvParam</w:t>
            </w:r>
            <w:proofErr w:type="spellEnd"/>
            <w:r w:rsidRPr="006518C9">
              <w:t>&gt;</w:t>
            </w:r>
          </w:p>
        </w:tc>
      </w:tr>
    </w:tbl>
    <w:p w14:paraId="4195F8F8" w14:textId="77777777" w:rsidR="00921A47" w:rsidRPr="006518C9" w:rsidRDefault="00921A47" w:rsidP="00921A47">
      <w:pPr>
        <w:rPr>
          <w:lang w:val="en-US"/>
        </w:rPr>
      </w:pPr>
    </w:p>
    <w:p w14:paraId="317D0C59" w14:textId="77777777" w:rsidR="00921A47" w:rsidRPr="006518C9" w:rsidRDefault="00921A47" w:rsidP="00921A47">
      <w:pPr>
        <w:pStyle w:val="Heading2"/>
      </w:pPr>
      <w:bookmarkStart w:id="462" w:name="_Toc476057259"/>
      <w:r w:rsidRPr="006518C9">
        <w:t>Element &lt;</w:t>
      </w:r>
      <w:bookmarkStart w:id="463" w:name="Seq"/>
      <w:r w:rsidRPr="006518C9">
        <w:t>Seq</w:t>
      </w:r>
      <w:bookmarkEnd w:id="463"/>
      <w:r w:rsidRPr="006518C9">
        <w:t>&gt;</w:t>
      </w:r>
      <w:bookmarkEnd w:id="4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76D5518" w14:textId="77777777" w:rsidTr="00921A47">
        <w:trPr>
          <w:tblCellSpacing w:w="15" w:type="dxa"/>
        </w:trPr>
        <w:tc>
          <w:tcPr>
            <w:tcW w:w="0" w:type="auto"/>
            <w:vAlign w:val="center"/>
            <w:hideMark/>
          </w:tcPr>
          <w:p w14:paraId="254F8C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C9E544"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1E0BD276" w14:textId="77777777" w:rsidTr="00921A47">
        <w:trPr>
          <w:tblCellSpacing w:w="15" w:type="dxa"/>
        </w:trPr>
        <w:tc>
          <w:tcPr>
            <w:tcW w:w="0" w:type="auto"/>
            <w:vAlign w:val="center"/>
            <w:hideMark/>
          </w:tcPr>
          <w:p w14:paraId="5866491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0DF8BA" w14:textId="77777777" w:rsidR="00921A47" w:rsidRPr="006518C9" w:rsidRDefault="00921A47">
            <w:pPr>
              <w:rPr>
                <w:sz w:val="24"/>
                <w:szCs w:val="24"/>
                <w:lang w:val="en-US"/>
              </w:rPr>
            </w:pPr>
            <w:r w:rsidRPr="006518C9">
              <w:rPr>
                <w:lang w:val="en-US"/>
              </w:rPr>
              <w:t xml:space="preserve">sequence </w:t>
            </w:r>
          </w:p>
        </w:tc>
      </w:tr>
      <w:tr w:rsidR="00921A47" w:rsidRPr="006518C9" w14:paraId="5BB9BD7D" w14:textId="77777777" w:rsidTr="00921A47">
        <w:trPr>
          <w:tblCellSpacing w:w="15" w:type="dxa"/>
        </w:trPr>
        <w:tc>
          <w:tcPr>
            <w:tcW w:w="0" w:type="auto"/>
            <w:vAlign w:val="center"/>
            <w:hideMark/>
          </w:tcPr>
          <w:p w14:paraId="4695B90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8E747C8" w14:textId="77777777" w:rsidR="00921A47" w:rsidRPr="006518C9" w:rsidRDefault="00921A47">
            <w:pPr>
              <w:rPr>
                <w:sz w:val="24"/>
                <w:szCs w:val="24"/>
                <w:lang w:val="en-US"/>
              </w:rPr>
            </w:pPr>
            <w:r w:rsidRPr="006518C9">
              <w:rPr>
                <w:lang w:val="en-US"/>
              </w:rPr>
              <w:t>none</w:t>
            </w:r>
          </w:p>
        </w:tc>
      </w:tr>
      <w:tr w:rsidR="00921A47" w:rsidRPr="006518C9" w14:paraId="445C2198" w14:textId="77777777" w:rsidTr="00921A47">
        <w:trPr>
          <w:tblCellSpacing w:w="15" w:type="dxa"/>
        </w:trPr>
        <w:tc>
          <w:tcPr>
            <w:tcW w:w="0" w:type="auto"/>
            <w:vAlign w:val="center"/>
            <w:hideMark/>
          </w:tcPr>
          <w:p w14:paraId="7FA74BB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1157A4" w14:textId="77777777" w:rsidR="00921A47" w:rsidRPr="006518C9" w:rsidRDefault="00921A47">
            <w:pPr>
              <w:rPr>
                <w:sz w:val="24"/>
                <w:szCs w:val="24"/>
                <w:lang w:val="en-US"/>
              </w:rPr>
            </w:pPr>
            <w:r w:rsidRPr="006518C9">
              <w:rPr>
                <w:lang w:val="en-US"/>
              </w:rPr>
              <w:t>none</w:t>
            </w:r>
          </w:p>
        </w:tc>
      </w:tr>
      <w:tr w:rsidR="00921A47" w:rsidRPr="006518C9" w14:paraId="4AFBF911" w14:textId="77777777" w:rsidTr="00921A47">
        <w:trPr>
          <w:tblCellSpacing w:w="15" w:type="dxa"/>
        </w:trPr>
        <w:tc>
          <w:tcPr>
            <w:tcW w:w="0" w:type="auto"/>
            <w:vAlign w:val="center"/>
            <w:hideMark/>
          </w:tcPr>
          <w:p w14:paraId="1D81971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F8E2327" w14:textId="77777777" w:rsidR="00064789" w:rsidRPr="006518C9" w:rsidRDefault="00921A47">
            <w:pPr>
              <w:pStyle w:val="HTMLPreformatted"/>
            </w:pPr>
            <w:r w:rsidRPr="006518C9">
              <w:t>&lt;Seq&gt;MMKFTVVAAALLLLGAVRAEEEDKKEDVGTVVGIDLGTTYSCVGVFKNGRVEIIANDQGNRITPSYVAFTPEGERLIGDAAKNQLTSNPENTVFDA</w:t>
            </w:r>
          </w:p>
          <w:p w14:paraId="5AE741D1" w14:textId="77777777" w:rsidR="00064789" w:rsidRPr="006518C9" w:rsidRDefault="00921A47">
            <w:pPr>
              <w:pStyle w:val="HTMLPreformatted"/>
            </w:pPr>
            <w:r w:rsidRPr="006518C9">
              <w:t>KRLIGRTWNDPSVQQDIKFLPFKVVEKKTKPYIQVDIGGGQTKTFAPEEISAMVLTKMKETAEAYLGKKVTHAVVTVPAYFNDAQRQATKDAGTIAGLNVM</w:t>
            </w:r>
          </w:p>
          <w:p w14:paraId="74D4E708" w14:textId="77777777" w:rsidR="00064789" w:rsidRPr="006518C9" w:rsidRDefault="00921A47">
            <w:pPr>
              <w:pStyle w:val="HTMLPreformatted"/>
            </w:pPr>
            <w:r w:rsidRPr="006518C9">
              <w:t>RIINEPTAAAIAYGLDKREGEKNILVFDLGGGTFDVSLLTIDNGVFEVVATNGDTHLGGEDFDQRVMEHFIKLYKKKTGKDVRKDNRAVQKLRREVEKAKR</w:t>
            </w:r>
          </w:p>
          <w:p w14:paraId="26B024A1" w14:textId="77777777" w:rsidR="00064789" w:rsidRPr="006518C9" w:rsidRDefault="00921A47">
            <w:pPr>
              <w:pStyle w:val="HTMLPreformatted"/>
            </w:pPr>
            <w:r w:rsidRPr="006518C9">
              <w:t>ALSSQHQARIEIESFFEREDFSETLTRAKFEELNMDLFRSTMKPVQKVLEDSDLKKSDIDEIVLVGGSTRIPKIQQLVKEFFNGKEPSRGINPDEAVAYGA</w:t>
            </w:r>
          </w:p>
          <w:p w14:paraId="4E79FEBE" w14:textId="77777777" w:rsidR="00064789" w:rsidRPr="006518C9" w:rsidRDefault="00921A47">
            <w:pPr>
              <w:pStyle w:val="HTMLPreformatted"/>
            </w:pPr>
            <w:r w:rsidRPr="006518C9">
              <w:t>AVQAGVLSGGQDTGDLVLLDVCPLTLGIETVGGVMTKLIPRNTVVPTKKSQIFSTASDNQPTVTIKVYEGERPLTKDNHLLGTFDLTGIPPAPRGVPQIEV</w:t>
            </w:r>
          </w:p>
          <w:p w14:paraId="392E9917" w14:textId="77777777" w:rsidR="00064789" w:rsidRPr="006518C9" w:rsidRDefault="00921A47">
            <w:pPr>
              <w:pStyle w:val="HTMLPreformatted"/>
            </w:pPr>
            <w:r w:rsidRPr="006518C9">
              <w:t>TFEIDVNGILRVTAEDKGTGNKNKITITNDQNRLTPEEIERMVNDAEKFAEEDKKLKERIDTRNELESYAYSLKNQIGDKEKLGGKLSSEDKETMEKAVEE</w:t>
            </w:r>
          </w:p>
          <w:p w14:paraId="4BB3C792" w14:textId="77777777" w:rsidR="00921A47" w:rsidRPr="006518C9" w:rsidRDefault="00921A47">
            <w:pPr>
              <w:pStyle w:val="HTMLPreformatted"/>
            </w:pPr>
            <w:r w:rsidRPr="006518C9">
              <w:t>KIEWLESHQDADIEDFKAKKKELEEIVQPIISKLYGSGGPPPTGEEDTSEKDEL&lt;/Seq&gt;</w:t>
            </w:r>
          </w:p>
        </w:tc>
      </w:tr>
    </w:tbl>
    <w:p w14:paraId="3F8ED086" w14:textId="77777777" w:rsidR="00921A47" w:rsidRPr="006518C9" w:rsidRDefault="00921A47" w:rsidP="00921A47">
      <w:pPr>
        <w:rPr>
          <w:lang w:val="en-US"/>
        </w:rPr>
      </w:pPr>
    </w:p>
    <w:p w14:paraId="64E28C3B" w14:textId="77777777" w:rsidR="00921A47" w:rsidRPr="006518C9" w:rsidRDefault="00921A47" w:rsidP="00921A47">
      <w:pPr>
        <w:pStyle w:val="Heading2"/>
      </w:pPr>
      <w:bookmarkStart w:id="464" w:name="_Toc476057260"/>
      <w:r w:rsidRPr="006518C9">
        <w:t>Element &lt;</w:t>
      </w:r>
      <w:bookmarkStart w:id="465" w:name="SequenceCollection"/>
      <w:proofErr w:type="spellStart"/>
      <w:r w:rsidRPr="006518C9">
        <w:t>SequenceCollection</w:t>
      </w:r>
      <w:bookmarkEnd w:id="465"/>
      <w:proofErr w:type="spellEnd"/>
      <w:r w:rsidRPr="006518C9">
        <w:t>&gt;</w:t>
      </w:r>
      <w:bookmarkEnd w:id="4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0"/>
        <w:gridCol w:w="8682"/>
      </w:tblGrid>
      <w:tr w:rsidR="00921A47" w:rsidRPr="006518C9" w14:paraId="209DF14E" w14:textId="77777777" w:rsidTr="00921A47">
        <w:trPr>
          <w:tblCellSpacing w:w="15" w:type="dxa"/>
        </w:trPr>
        <w:tc>
          <w:tcPr>
            <w:tcW w:w="0" w:type="auto"/>
            <w:vAlign w:val="center"/>
            <w:hideMark/>
          </w:tcPr>
          <w:p w14:paraId="622A8E5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2C64B"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3FABCF80" w14:textId="77777777" w:rsidTr="00921A47">
        <w:trPr>
          <w:tblCellSpacing w:w="15" w:type="dxa"/>
        </w:trPr>
        <w:tc>
          <w:tcPr>
            <w:tcW w:w="0" w:type="auto"/>
            <w:vAlign w:val="center"/>
            <w:hideMark/>
          </w:tcPr>
          <w:p w14:paraId="663F10C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749604" w14:textId="77777777" w:rsidR="00921A47" w:rsidRPr="006518C9" w:rsidRDefault="00921A47">
            <w:pPr>
              <w:rPr>
                <w:sz w:val="24"/>
                <w:szCs w:val="24"/>
                <w:lang w:val="en-US"/>
              </w:rPr>
            </w:pPr>
            <w:proofErr w:type="spellStart"/>
            <w:r w:rsidRPr="006518C9">
              <w:rPr>
                <w:lang w:val="en-US"/>
              </w:rPr>
              <w:t>SequenceCollectionType</w:t>
            </w:r>
            <w:proofErr w:type="spellEnd"/>
            <w:r w:rsidRPr="006518C9">
              <w:rPr>
                <w:lang w:val="en-US"/>
              </w:rPr>
              <w:t xml:space="preserve"> </w:t>
            </w:r>
          </w:p>
        </w:tc>
      </w:tr>
      <w:tr w:rsidR="00921A47" w:rsidRPr="006518C9" w14:paraId="7E6B3E9D" w14:textId="77777777" w:rsidTr="00921A47">
        <w:trPr>
          <w:tblCellSpacing w:w="15" w:type="dxa"/>
        </w:trPr>
        <w:tc>
          <w:tcPr>
            <w:tcW w:w="0" w:type="auto"/>
            <w:vAlign w:val="center"/>
            <w:hideMark/>
          </w:tcPr>
          <w:p w14:paraId="3D44363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E1D311" w14:textId="77777777" w:rsidR="00921A47" w:rsidRPr="006518C9" w:rsidRDefault="00921A47">
            <w:pPr>
              <w:rPr>
                <w:sz w:val="24"/>
                <w:szCs w:val="24"/>
                <w:lang w:val="en-US"/>
              </w:rPr>
            </w:pPr>
            <w:r w:rsidRPr="006518C9">
              <w:rPr>
                <w:lang w:val="en-US"/>
              </w:rPr>
              <w:t>none</w:t>
            </w:r>
          </w:p>
        </w:tc>
      </w:tr>
      <w:tr w:rsidR="00921A47" w:rsidRPr="006518C9" w14:paraId="19DCE63D" w14:textId="77777777" w:rsidTr="00921A47">
        <w:trPr>
          <w:tblCellSpacing w:w="15" w:type="dxa"/>
        </w:trPr>
        <w:tc>
          <w:tcPr>
            <w:tcW w:w="0" w:type="auto"/>
            <w:vAlign w:val="center"/>
            <w:hideMark/>
          </w:tcPr>
          <w:p w14:paraId="734E0E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0BEADE7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26C9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C4CB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133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162873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AAD72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46021" w14:textId="77777777" w:rsidR="00921A47" w:rsidRPr="006518C9" w:rsidRDefault="00C741B0">
                  <w:pPr>
                    <w:rPr>
                      <w:sz w:val="24"/>
                      <w:szCs w:val="24"/>
                      <w:lang w:val="en-US"/>
                    </w:rPr>
                  </w:pPr>
                  <w:hyperlink w:anchor="DBSequence" w:history="1">
                    <w:proofErr w:type="spellStart"/>
                    <w:r w:rsidR="00921A47" w:rsidRPr="006518C9">
                      <w:rPr>
                        <w:rStyle w:val="Hyperlink"/>
                        <w:lang w:val="en-US"/>
                      </w:rPr>
                      <w:t>DBSequence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8ABF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756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6F7CE1B"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3AF3D0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C9183" w14:textId="77777777" w:rsidR="00921A47" w:rsidRPr="006518C9" w:rsidRDefault="00C741B0">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373E2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702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27589"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055532D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48B83" w14:textId="77777777" w:rsidR="00921A47" w:rsidRPr="006518C9" w:rsidRDefault="00C741B0">
                  <w:pPr>
                    <w:rPr>
                      <w:sz w:val="24"/>
                      <w:szCs w:val="24"/>
                      <w:lang w:val="en-US"/>
                    </w:rPr>
                  </w:pPr>
                  <w:hyperlink w:anchor="PeptideEvidence" w:history="1">
                    <w:proofErr w:type="spellStart"/>
                    <w:r w:rsidR="00921A47" w:rsidRPr="006518C9">
                      <w:rPr>
                        <w:rStyle w:val="Hyperlink"/>
                        <w:lang w:val="en-US"/>
                      </w:rPr>
                      <w:t>PeptideEvidence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8F5B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707C9"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B25434" w14:textId="77777777" w:rsidR="00921A47" w:rsidRPr="006518C9" w:rsidRDefault="00921A47">
                  <w:pPr>
                    <w:rPr>
                      <w:sz w:val="24"/>
                      <w:szCs w:val="24"/>
                      <w:lang w:val="en-US"/>
                    </w:rPr>
                  </w:pPr>
                  <w:proofErr w:type="spellStart"/>
                  <w:r w:rsidRPr="006518C9">
                    <w:rPr>
                      <w:lang w:val="en-US"/>
                    </w:rPr>
                    <w:t>PeptideEvidence</w:t>
                  </w:r>
                  <w:proofErr w:type="spellEnd"/>
                  <w:r w:rsidRPr="006518C9">
                    <w:rPr>
                      <w:lang w:val="en-US"/>
                    </w:rPr>
                    <w:t xml:space="preserve"> links a specific Peptide element to a specific position in a </w:t>
                  </w:r>
                  <w:proofErr w:type="spellStart"/>
                  <w:r w:rsidRPr="006518C9">
                    <w:rPr>
                      <w:lang w:val="en-US"/>
                    </w:rPr>
                    <w:t>DBSequence</w:t>
                  </w:r>
                  <w:proofErr w:type="spellEnd"/>
                  <w:r w:rsidRPr="006518C9">
                    <w:rPr>
                      <w:lang w:val="en-US"/>
                    </w:rPr>
                    <w:t xml:space="preserve">. 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bl>
          <w:p w14:paraId="308C8527" w14:textId="77777777" w:rsidR="00921A47" w:rsidRPr="006518C9" w:rsidRDefault="00921A47">
            <w:pPr>
              <w:rPr>
                <w:sz w:val="24"/>
                <w:szCs w:val="24"/>
                <w:lang w:val="en-US"/>
              </w:rPr>
            </w:pPr>
          </w:p>
        </w:tc>
      </w:tr>
      <w:tr w:rsidR="00921A47" w:rsidRPr="006518C9" w14:paraId="22058CC7" w14:textId="77777777" w:rsidTr="00921A47">
        <w:trPr>
          <w:tblCellSpacing w:w="15" w:type="dxa"/>
        </w:trPr>
        <w:tc>
          <w:tcPr>
            <w:tcW w:w="0" w:type="auto"/>
            <w:vAlign w:val="center"/>
            <w:hideMark/>
          </w:tcPr>
          <w:p w14:paraId="4A79670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E738D6E" w14:textId="77777777" w:rsidR="00921A47" w:rsidRPr="006518C9" w:rsidRDefault="00AD4E91">
            <w:pPr>
              <w:rPr>
                <w:sz w:val="24"/>
                <w:szCs w:val="24"/>
                <w:lang w:val="en-US"/>
              </w:rPr>
            </w:pPr>
            <w:r>
              <w:rPr>
                <w:noProof/>
                <w:lang w:val="de-DE" w:eastAsia="de-DE"/>
              </w:rPr>
              <w:drawing>
                <wp:inline distT="0" distB="0" distL="0" distR="0" wp14:anchorId="1AABEFE6" wp14:editId="511F0AFE">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4B26FD12" w14:textId="77777777" w:rsidTr="00921A47">
        <w:trPr>
          <w:tblCellSpacing w:w="15" w:type="dxa"/>
        </w:trPr>
        <w:tc>
          <w:tcPr>
            <w:tcW w:w="0" w:type="auto"/>
            <w:vAlign w:val="center"/>
            <w:hideMark/>
          </w:tcPr>
          <w:p w14:paraId="49F683A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24D9C9" w14:textId="77777777" w:rsidR="00921A47" w:rsidRPr="006518C9" w:rsidRDefault="00921A47">
            <w:pPr>
              <w:pStyle w:val="HTMLPreformatted"/>
            </w:pPr>
            <w:r w:rsidRPr="006518C9">
              <w:t>&lt;</w:t>
            </w:r>
            <w:proofErr w:type="spellStart"/>
            <w:r w:rsidRPr="006518C9">
              <w:t>SequenceCollection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4DC3B821"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accession="sp|Q64467|G3PT_MOUSE Glyceraldehyde-3-phosphate dehydrogenase, testis-</w:t>
            </w:r>
            <w:proofErr w:type="spellStart"/>
            <w:r w:rsidRPr="006518C9">
              <w:t>speci</w:t>
            </w:r>
            <w:proofErr w:type="spellEnd"/>
          </w:p>
          <w:p w14:paraId="687BA819" w14:textId="77777777" w:rsidR="00064789" w:rsidRPr="006518C9" w:rsidRDefault="00921A47">
            <w:pPr>
              <w:pStyle w:val="HTMLPreformatted"/>
            </w:pPr>
            <w:r w:rsidRPr="006518C9">
              <w:t xml:space="preserve">fic OS=Mus..." </w:t>
            </w:r>
            <w:proofErr w:type="spellStart"/>
            <w:r w:rsidRPr="006518C9">
              <w:t>searchDatabase_ref</w:t>
            </w:r>
            <w:proofErr w:type="spellEnd"/>
            <w:r w:rsidRPr="006518C9">
              <w:t>="SearchDB_1" length="440" name="sp|Q64467|G3PT_MOUSE Glyceraldehyde-3</w:t>
            </w:r>
          </w:p>
          <w:p w14:paraId="6AECA650" w14:textId="77777777" w:rsidR="00064789" w:rsidRPr="006518C9" w:rsidRDefault="00921A47">
            <w:pPr>
              <w:pStyle w:val="HTMLPreformatted"/>
            </w:pPr>
            <w:r w:rsidRPr="006518C9">
              <w:t>-phosphate dehydrogenase, testis-specific OS=Mus musculus GN=</w:t>
            </w:r>
            <w:proofErr w:type="spellStart"/>
            <w:r w:rsidRPr="006518C9">
              <w:t>Gapdhs</w:t>
            </w:r>
            <w:proofErr w:type="spellEnd"/>
            <w:r w:rsidRPr="006518C9">
              <w:t xml:space="preserve"> PE=1 SV=1" id="dbseq_sp|Q64467|G3PT</w:t>
            </w:r>
          </w:p>
          <w:p w14:paraId="13B54619" w14:textId="77777777" w:rsidR="00921A47" w:rsidRPr="006518C9" w:rsidRDefault="00921A47">
            <w:pPr>
              <w:pStyle w:val="HTMLPreformatted"/>
            </w:pPr>
            <w:r w:rsidRPr="006518C9">
              <w:t>_MOUSE Glyceraldehyde-3-phosphate dehydrogenase, testis-specific OS=Mus..."&gt;</w:t>
            </w:r>
          </w:p>
          <w:p w14:paraId="2C4EEA73" w14:textId="77777777" w:rsidR="00064789" w:rsidRPr="006518C9" w:rsidRDefault="00921A47">
            <w:pPr>
              <w:pStyle w:val="HTMLPreformatted"/>
            </w:pPr>
            <w:r w:rsidRPr="006518C9">
              <w:t xml:space="preserve">        &lt;Seq&gt;MSRRDVVLTNVTVVQLRRDRCPCPCPCPCPCPCPVIRPPPPKLEDPPPTVEEQPPPPPPPPPPPPPPPPPPPPQIEPDKFEEAPPPPP</w:t>
            </w:r>
          </w:p>
          <w:p w14:paraId="6A850E8C" w14:textId="77777777" w:rsidR="00064789" w:rsidRPr="006518C9" w:rsidRDefault="00921A47">
            <w:pPr>
              <w:pStyle w:val="HTMLPreformatted"/>
            </w:pPr>
            <w:r w:rsidRPr="006518C9">
              <w:t>PPPPPPPPPP</w:t>
            </w:r>
          </w:p>
          <w:p w14:paraId="0D8C09B9" w14:textId="77777777" w:rsidR="00064789" w:rsidRPr="006518C9" w:rsidRDefault="00921A47">
            <w:pPr>
              <w:pStyle w:val="HTMLPreformatted"/>
            </w:pPr>
            <w:r w:rsidRPr="006518C9">
              <w:t>PPLQKPARELTVGINGFGRIGRLVLRVCMEKGIRVVAVNDPFIDPEYMVYMFKYDSTHGRYKGNVEHKNGQLVVDNLEINTYQCKDPKEIPWSSIGNPYVVEC</w:t>
            </w:r>
          </w:p>
          <w:p w14:paraId="505DB128" w14:textId="77777777" w:rsidR="00064789" w:rsidRPr="006518C9" w:rsidRDefault="00921A47">
            <w:pPr>
              <w:pStyle w:val="HTMLPreformatted"/>
            </w:pPr>
            <w:r w:rsidRPr="006518C9">
              <w:lastRenderedPageBreak/>
              <w:t>TGVYLSIEAASAHISSGARRVVVTAPSPDAPMFVMGVNEKDYNPGSMTIVSNASCTTNCLAPLAKVIHENFGIVEGLMTTVHSYTATQKTVDGPSKKDWRGGR</w:t>
            </w:r>
          </w:p>
          <w:p w14:paraId="35623927" w14:textId="77777777" w:rsidR="00064789" w:rsidRPr="006518C9" w:rsidRDefault="00921A47">
            <w:pPr>
              <w:pStyle w:val="HTMLPreformatted"/>
            </w:pPr>
            <w:r w:rsidRPr="006518C9">
              <w:t>GAHQNIIPSSTGAAKAVGKVIPELKGKLTGMAFRVPTPNVSVVDLTCRLAKPASYSAITEAVKAAAKGPLAGILAYTEDQVVSTDFNGNPHSSIFDAKAGIAL</w:t>
            </w:r>
          </w:p>
          <w:p w14:paraId="14375D0B" w14:textId="77777777" w:rsidR="00921A47" w:rsidRPr="006518C9" w:rsidRDefault="00921A47">
            <w:pPr>
              <w:pStyle w:val="HTMLPreformatted"/>
            </w:pPr>
            <w:r w:rsidRPr="006518C9">
              <w:t>NDNFVKLVAWYDNEYGYSNRVVDLLRYMFSREK&lt;/Seq&gt;</w:t>
            </w:r>
          </w:p>
          <w:p w14:paraId="2AF93A9A"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3649E3FD"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accession="tr|Q3UEM8|Q3UEM8_MOUSE Putative uncharacte</w:t>
            </w:r>
            <w:r w:rsidR="00064789" w:rsidRPr="006518C9">
              <w:t>rized protein (Fragment) OS=Mus</w:t>
            </w:r>
          </w:p>
          <w:p w14:paraId="4BBC23AC" w14:textId="77777777" w:rsidR="00064789" w:rsidRPr="006518C9" w:rsidRDefault="00921A47">
            <w:pPr>
              <w:pStyle w:val="HTMLPreformatted"/>
            </w:pPr>
            <w:r w:rsidRPr="006518C9">
              <w:t xml:space="preserve">musculus..." </w:t>
            </w:r>
            <w:proofErr w:type="spellStart"/>
            <w:r w:rsidRPr="006518C9">
              <w:t>searchDatabase_ref</w:t>
            </w:r>
            <w:proofErr w:type="spellEnd"/>
            <w:r w:rsidRPr="006518C9">
              <w:t xml:space="preserve">="SearchDB_1" length="520" name="tr|Q3UEM8|Q3UEM8_MOUSE Putative </w:t>
            </w:r>
            <w:proofErr w:type="spellStart"/>
            <w:r w:rsidRPr="006518C9">
              <w:t>unchar</w:t>
            </w:r>
            <w:proofErr w:type="spellEnd"/>
          </w:p>
          <w:p w14:paraId="0BB15142" w14:textId="77777777" w:rsidR="00064789" w:rsidRPr="006518C9" w:rsidRDefault="00921A47">
            <w:pPr>
              <w:pStyle w:val="HTMLPreformatted"/>
            </w:pPr>
            <w:proofErr w:type="spellStart"/>
            <w:r w:rsidRPr="006518C9">
              <w:t>acterized</w:t>
            </w:r>
            <w:proofErr w:type="spellEnd"/>
            <w:r w:rsidRPr="006518C9">
              <w:t xml:space="preserve"> protein (Fragment) OS=Mus musculus GN=Hspa5 PE=2 SV=1" id="dbseq_tr|Q3UEM8|Q3UEM8_MOUSE Puta</w:t>
            </w:r>
          </w:p>
          <w:p w14:paraId="2C87074D" w14:textId="77777777" w:rsidR="00921A47" w:rsidRPr="006518C9" w:rsidRDefault="00921A47">
            <w:pPr>
              <w:pStyle w:val="HTMLPreformatted"/>
            </w:pPr>
            <w:proofErr w:type="spellStart"/>
            <w:r w:rsidRPr="006518C9">
              <w:t>tive</w:t>
            </w:r>
            <w:proofErr w:type="spellEnd"/>
            <w:r w:rsidRPr="006518C9">
              <w:t xml:space="preserve"> uncharacterized protein (Fragment) OS=Mus musculus..."&gt;</w:t>
            </w:r>
          </w:p>
          <w:p w14:paraId="532FE2E6" w14:textId="77777777" w:rsidR="00064789" w:rsidRPr="006518C9" w:rsidRDefault="00921A47">
            <w:pPr>
              <w:pStyle w:val="HTMLPreformatted"/>
            </w:pPr>
            <w:r w:rsidRPr="006518C9">
              <w:t xml:space="preserve">        &lt;Seq&gt;MMKFTVVAAALLLLGAVRAEEEDKKEDVGTVVGIDLGTTYSCVGVFKNGRVEIIANDQGNRITPSYVAFTPEGERLIGDAAKNQLTSNP</w:t>
            </w:r>
          </w:p>
          <w:p w14:paraId="6F2067CB" w14:textId="77777777" w:rsidR="00064789" w:rsidRPr="006518C9" w:rsidRDefault="00921A47">
            <w:pPr>
              <w:pStyle w:val="HTMLPreformatted"/>
            </w:pPr>
            <w:r w:rsidRPr="006518C9">
              <w:t>ENTVFDAK</w:t>
            </w:r>
          </w:p>
          <w:p w14:paraId="493AD992" w14:textId="77777777" w:rsidR="00064789" w:rsidRPr="006518C9" w:rsidRDefault="00921A47">
            <w:pPr>
              <w:pStyle w:val="HTMLPreformatted"/>
            </w:pPr>
            <w:r w:rsidRPr="006518C9">
              <w:t>RLIGRTWNDPSVQQDIKFLPFKVVEKKTKPYIQVDIGGGQTKTFAPEEISAMVLTKMKETAEAYLGKKVTHAVVTVPAYFNDAQRQATKDAGTIAGLNVMRI</w:t>
            </w:r>
          </w:p>
          <w:p w14:paraId="71B99592" w14:textId="77777777" w:rsidR="00064789" w:rsidRPr="006518C9" w:rsidRDefault="00921A47">
            <w:pPr>
              <w:pStyle w:val="HTMLPreformatted"/>
            </w:pPr>
            <w:r w:rsidRPr="006518C9">
              <w:t>INEPTAAAIAYGLDKREGEKNILVFDLGGGTFDVSLLTIDNGVFEVVATNGDTHLGGEDFDQRVMEHFIKLYKKKTGKDVRKDNRAVQKLRREVEKAKRALS</w:t>
            </w:r>
          </w:p>
          <w:p w14:paraId="77ABF294" w14:textId="77777777" w:rsidR="00064789" w:rsidRPr="006518C9" w:rsidRDefault="00921A47">
            <w:pPr>
              <w:pStyle w:val="HTMLPreformatted"/>
            </w:pPr>
            <w:r w:rsidRPr="006518C9">
              <w:t>SQHQARIEIESFFEGEDFSETLTRAKFEELNMDLFRSTIKPVQKVLEDSDLKKSDIDEIVLVGGSTRIPKIQQLVKEFFNGKEPSRGINPDEAVAYGAAVQA</w:t>
            </w:r>
          </w:p>
          <w:p w14:paraId="1A861160" w14:textId="77777777" w:rsidR="00064789" w:rsidRPr="006518C9" w:rsidRDefault="00921A47">
            <w:pPr>
              <w:pStyle w:val="HTMLPreformatted"/>
            </w:pPr>
            <w:r w:rsidRPr="006518C9">
              <w:t>GVLSGDQDTGDLVLLDVCPLTLGIETVGGVMTKLIPRNTVVPTKKSQIFSTASDNQPTVTIKVYEGERPLTKDNHLLGTFDLTGIPPAPRGVPQIEVTFEID</w:t>
            </w:r>
          </w:p>
          <w:p w14:paraId="24556239" w14:textId="77777777" w:rsidR="00921A47" w:rsidRPr="006518C9" w:rsidRDefault="00921A47">
            <w:pPr>
              <w:pStyle w:val="HTMLPreformatted"/>
            </w:pPr>
            <w:r w:rsidRPr="006518C9">
              <w:t>VNGILRVTAEDKGTG&lt;/Seq&gt;</w:t>
            </w:r>
          </w:p>
          <w:p w14:paraId="7AA5F015"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4AF84B7E" w14:textId="77777777" w:rsidR="00921A47" w:rsidRPr="006518C9" w:rsidRDefault="00921A47">
            <w:pPr>
              <w:pStyle w:val="HTMLPreformatted"/>
            </w:pPr>
            <w:r w:rsidRPr="006518C9">
              <w:t xml:space="preserve">  ...</w:t>
            </w:r>
          </w:p>
          <w:p w14:paraId="3274EFF9" w14:textId="77777777" w:rsidR="00921A47" w:rsidRPr="006518C9" w:rsidRDefault="00921A47">
            <w:pPr>
              <w:pStyle w:val="HTMLPreformatted"/>
            </w:pPr>
            <w:r w:rsidRPr="006518C9">
              <w:t>&lt;/</w:t>
            </w:r>
            <w:proofErr w:type="spellStart"/>
            <w:r w:rsidRPr="006518C9">
              <w:t>SequenceCollection</w:t>
            </w:r>
            <w:proofErr w:type="spellEnd"/>
            <w:r w:rsidRPr="006518C9">
              <w:t>&gt;</w:t>
            </w:r>
          </w:p>
        </w:tc>
      </w:tr>
    </w:tbl>
    <w:p w14:paraId="31C77EAC" w14:textId="77777777" w:rsidR="00921A47" w:rsidRPr="006518C9" w:rsidRDefault="00921A47" w:rsidP="00921A47">
      <w:pPr>
        <w:rPr>
          <w:lang w:val="en-US"/>
        </w:rPr>
      </w:pPr>
    </w:p>
    <w:p w14:paraId="4D534BE0" w14:textId="77777777" w:rsidR="00921A47" w:rsidRPr="006518C9" w:rsidRDefault="00921A47" w:rsidP="00921A47">
      <w:pPr>
        <w:pStyle w:val="Heading2"/>
      </w:pPr>
      <w:bookmarkStart w:id="466" w:name="_Toc476057261"/>
      <w:r w:rsidRPr="006518C9">
        <w:t>Element &lt;</w:t>
      </w:r>
      <w:bookmarkStart w:id="467" w:name="SiteRegexp"/>
      <w:proofErr w:type="spellStart"/>
      <w:r w:rsidRPr="006518C9">
        <w:t>SiteRegexp</w:t>
      </w:r>
      <w:bookmarkEnd w:id="467"/>
      <w:proofErr w:type="spellEnd"/>
      <w:r w:rsidRPr="006518C9">
        <w:t>&gt;</w:t>
      </w:r>
      <w:bookmarkEnd w:id="4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2EED7BA5" w14:textId="77777777" w:rsidTr="00921A47">
        <w:trPr>
          <w:tblCellSpacing w:w="15" w:type="dxa"/>
        </w:trPr>
        <w:tc>
          <w:tcPr>
            <w:tcW w:w="0" w:type="auto"/>
            <w:vAlign w:val="center"/>
            <w:hideMark/>
          </w:tcPr>
          <w:p w14:paraId="0F929D7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6B027A4"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119D7FD5" w14:textId="77777777" w:rsidTr="00921A47">
        <w:trPr>
          <w:tblCellSpacing w:w="15" w:type="dxa"/>
        </w:trPr>
        <w:tc>
          <w:tcPr>
            <w:tcW w:w="0" w:type="auto"/>
            <w:vAlign w:val="center"/>
            <w:hideMark/>
          </w:tcPr>
          <w:p w14:paraId="67AD44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1E61D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r w:rsidRPr="006518C9">
              <w:rPr>
                <w:lang w:val="en-US"/>
              </w:rPr>
              <w:t xml:space="preserve"> </w:t>
            </w:r>
          </w:p>
        </w:tc>
      </w:tr>
      <w:tr w:rsidR="00921A47" w:rsidRPr="006518C9" w14:paraId="21549F63" w14:textId="77777777" w:rsidTr="00921A47">
        <w:trPr>
          <w:tblCellSpacing w:w="15" w:type="dxa"/>
        </w:trPr>
        <w:tc>
          <w:tcPr>
            <w:tcW w:w="0" w:type="auto"/>
            <w:vAlign w:val="center"/>
            <w:hideMark/>
          </w:tcPr>
          <w:p w14:paraId="623DBD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9647FD" w14:textId="77777777" w:rsidR="00921A47" w:rsidRPr="006518C9" w:rsidRDefault="00921A47">
            <w:pPr>
              <w:rPr>
                <w:sz w:val="24"/>
                <w:szCs w:val="24"/>
                <w:lang w:val="en-US"/>
              </w:rPr>
            </w:pPr>
            <w:r w:rsidRPr="006518C9">
              <w:rPr>
                <w:lang w:val="en-US"/>
              </w:rPr>
              <w:t>none</w:t>
            </w:r>
          </w:p>
        </w:tc>
      </w:tr>
      <w:tr w:rsidR="00921A47" w:rsidRPr="006518C9" w14:paraId="7F0DFC40" w14:textId="77777777" w:rsidTr="00921A47">
        <w:trPr>
          <w:tblCellSpacing w:w="15" w:type="dxa"/>
        </w:trPr>
        <w:tc>
          <w:tcPr>
            <w:tcW w:w="0" w:type="auto"/>
            <w:vAlign w:val="center"/>
            <w:hideMark/>
          </w:tcPr>
          <w:p w14:paraId="467350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EF1539" w14:textId="77777777" w:rsidR="00921A47" w:rsidRPr="006518C9" w:rsidRDefault="00921A47">
            <w:pPr>
              <w:rPr>
                <w:sz w:val="24"/>
                <w:szCs w:val="24"/>
                <w:lang w:val="en-US"/>
              </w:rPr>
            </w:pPr>
            <w:r w:rsidRPr="006518C9">
              <w:rPr>
                <w:lang w:val="en-US"/>
              </w:rPr>
              <w:t>none</w:t>
            </w:r>
          </w:p>
        </w:tc>
      </w:tr>
      <w:tr w:rsidR="00921A47" w:rsidRPr="006518C9" w14:paraId="4F3B9DEF" w14:textId="77777777" w:rsidTr="00921A47">
        <w:trPr>
          <w:tblCellSpacing w:w="15" w:type="dxa"/>
        </w:trPr>
        <w:tc>
          <w:tcPr>
            <w:tcW w:w="0" w:type="auto"/>
            <w:vAlign w:val="center"/>
            <w:hideMark/>
          </w:tcPr>
          <w:p w14:paraId="56932D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747F980" w14:textId="77777777" w:rsidR="00921A47" w:rsidRPr="006518C9" w:rsidRDefault="00921A47">
            <w:pPr>
              <w:pStyle w:val="HTMLPreformatted"/>
            </w:pPr>
            <w:r w:rsidRPr="006518C9">
              <w:t>&lt;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tc>
      </w:tr>
    </w:tbl>
    <w:p w14:paraId="3D26AC05" w14:textId="77777777" w:rsidR="00921A47" w:rsidRPr="006518C9" w:rsidRDefault="00921A47" w:rsidP="00921A47">
      <w:pPr>
        <w:rPr>
          <w:lang w:val="en-US"/>
        </w:rPr>
      </w:pPr>
    </w:p>
    <w:p w14:paraId="0FA21FA0" w14:textId="77777777" w:rsidR="00921A47" w:rsidRPr="006518C9" w:rsidRDefault="00921A47" w:rsidP="00921A47">
      <w:pPr>
        <w:pStyle w:val="Heading2"/>
      </w:pPr>
      <w:bookmarkStart w:id="468" w:name="_Toc476057262"/>
      <w:r w:rsidRPr="006518C9">
        <w:t>Element &lt;</w:t>
      </w:r>
      <w:bookmarkStart w:id="469" w:name="SoftwareName"/>
      <w:proofErr w:type="spellStart"/>
      <w:r w:rsidRPr="006518C9">
        <w:t>SoftwareName</w:t>
      </w:r>
      <w:bookmarkEnd w:id="469"/>
      <w:proofErr w:type="spellEnd"/>
      <w:r w:rsidRPr="006518C9">
        <w:t>&gt;</w:t>
      </w:r>
      <w:bookmarkEnd w:id="4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356092DA" w14:textId="77777777" w:rsidTr="00921A47">
        <w:trPr>
          <w:tblCellSpacing w:w="15" w:type="dxa"/>
        </w:trPr>
        <w:tc>
          <w:tcPr>
            <w:tcW w:w="0" w:type="auto"/>
            <w:vAlign w:val="center"/>
            <w:hideMark/>
          </w:tcPr>
          <w:p w14:paraId="59A3EE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01993E"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7808B661" w14:textId="77777777" w:rsidTr="00921A47">
        <w:trPr>
          <w:tblCellSpacing w:w="15" w:type="dxa"/>
        </w:trPr>
        <w:tc>
          <w:tcPr>
            <w:tcW w:w="0" w:type="auto"/>
            <w:vAlign w:val="center"/>
            <w:hideMark/>
          </w:tcPr>
          <w:p w14:paraId="54EE78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BA22F98"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7DA20E0C" w14:textId="77777777" w:rsidTr="00921A47">
        <w:trPr>
          <w:tblCellSpacing w:w="15" w:type="dxa"/>
        </w:trPr>
        <w:tc>
          <w:tcPr>
            <w:tcW w:w="0" w:type="auto"/>
            <w:vAlign w:val="center"/>
            <w:hideMark/>
          </w:tcPr>
          <w:p w14:paraId="014991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E50D255" w14:textId="77777777" w:rsidR="00921A47" w:rsidRPr="006518C9" w:rsidRDefault="00921A47">
            <w:pPr>
              <w:rPr>
                <w:sz w:val="24"/>
                <w:szCs w:val="24"/>
                <w:lang w:val="en-US"/>
              </w:rPr>
            </w:pPr>
            <w:r w:rsidRPr="006518C9">
              <w:rPr>
                <w:lang w:val="en-US"/>
              </w:rPr>
              <w:t>none</w:t>
            </w:r>
          </w:p>
        </w:tc>
      </w:tr>
      <w:tr w:rsidR="00921A47" w:rsidRPr="006518C9" w14:paraId="78962E3A" w14:textId="77777777" w:rsidTr="00921A47">
        <w:trPr>
          <w:tblCellSpacing w:w="15" w:type="dxa"/>
        </w:trPr>
        <w:tc>
          <w:tcPr>
            <w:tcW w:w="0" w:type="auto"/>
            <w:vAlign w:val="center"/>
            <w:hideMark/>
          </w:tcPr>
          <w:p w14:paraId="4D01E1D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4AFEAE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0C15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7CE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70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0A1CC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DD23A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DE9AC"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7A32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73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5E0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C9DC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6CDDF"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E498B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660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06544" w14:textId="77777777" w:rsidR="00921A47" w:rsidRPr="006518C9" w:rsidRDefault="00921A47">
                  <w:pPr>
                    <w:rPr>
                      <w:sz w:val="24"/>
                      <w:szCs w:val="24"/>
                      <w:lang w:val="en-US"/>
                    </w:rPr>
                  </w:pPr>
                  <w:r w:rsidRPr="006518C9">
                    <w:rPr>
                      <w:lang w:val="en-US"/>
                    </w:rPr>
                    <w:t>A single user-defined parameter.</w:t>
                  </w:r>
                </w:p>
              </w:tc>
            </w:tr>
          </w:tbl>
          <w:p w14:paraId="2A14BCA7" w14:textId="77777777" w:rsidR="00921A47" w:rsidRPr="006518C9" w:rsidRDefault="00921A47">
            <w:pPr>
              <w:rPr>
                <w:sz w:val="24"/>
                <w:szCs w:val="24"/>
                <w:lang w:val="en-US"/>
              </w:rPr>
            </w:pPr>
          </w:p>
        </w:tc>
      </w:tr>
      <w:tr w:rsidR="00921A47" w:rsidRPr="006518C9" w14:paraId="0FEAF469" w14:textId="77777777" w:rsidTr="00921A47">
        <w:trPr>
          <w:tblCellSpacing w:w="15" w:type="dxa"/>
        </w:trPr>
        <w:tc>
          <w:tcPr>
            <w:tcW w:w="0" w:type="auto"/>
            <w:vAlign w:val="center"/>
            <w:hideMark/>
          </w:tcPr>
          <w:p w14:paraId="347865E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EAFC82" w14:textId="77777777" w:rsidR="00921A47" w:rsidRPr="006518C9" w:rsidRDefault="00921A47">
            <w:pPr>
              <w:pStyle w:val="HTMLPreformatted"/>
            </w:pPr>
            <w:r w:rsidRPr="006518C9">
              <w:t>&lt;</w:t>
            </w:r>
            <w:proofErr w:type="spellStart"/>
            <w:r w:rsidRPr="006518C9">
              <w:t>SoftwareName</w:t>
            </w:r>
            <w:proofErr w:type="spellEnd"/>
            <w:r w:rsidRPr="006518C9">
              <w:t>&gt;</w:t>
            </w:r>
          </w:p>
          <w:p w14:paraId="16E5BEA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proofErr w:type="gramStart"/>
            <w:r w:rsidRPr="006518C9">
              <w:t>mzidLib:FalseDiscoveryRate</w:t>
            </w:r>
            <w:proofErr w:type="spellEnd"/>
            <w:proofErr w:type="gramEnd"/>
            <w:r w:rsidRPr="006518C9">
              <w:t>"/&gt;</w:t>
            </w:r>
          </w:p>
          <w:p w14:paraId="06D0B636" w14:textId="77777777" w:rsidR="00921A47" w:rsidRPr="006518C9" w:rsidRDefault="00921A47">
            <w:pPr>
              <w:pStyle w:val="HTMLPreformatted"/>
            </w:pPr>
            <w:r w:rsidRPr="006518C9">
              <w:t>&lt;/</w:t>
            </w:r>
            <w:proofErr w:type="spellStart"/>
            <w:r w:rsidRPr="006518C9">
              <w:t>SoftwareName</w:t>
            </w:r>
            <w:proofErr w:type="spellEnd"/>
            <w:r w:rsidRPr="006518C9">
              <w:t>&gt;</w:t>
            </w:r>
          </w:p>
        </w:tc>
      </w:tr>
      <w:tr w:rsidR="00921A47" w:rsidRPr="006518C9" w14:paraId="79CFCB77" w14:textId="77777777" w:rsidTr="00921A47">
        <w:trPr>
          <w:tblCellSpacing w:w="15" w:type="dxa"/>
        </w:trPr>
        <w:tc>
          <w:tcPr>
            <w:tcW w:w="0" w:type="auto"/>
            <w:vAlign w:val="center"/>
            <w:hideMark/>
          </w:tcPr>
          <w:p w14:paraId="43AF1BD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FCCBE36"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AnalysisSoftwareList</w:t>
            </w:r>
            <w:proofErr w:type="spellEnd"/>
            <w:r w:rsidRPr="006518C9">
              <w:t>/</w:t>
            </w:r>
            <w:proofErr w:type="spellStart"/>
            <w:r w:rsidRPr="006518C9">
              <w:t>AnalysisSoftware</w:t>
            </w:r>
            <w:proofErr w:type="spellEnd"/>
            <w:r w:rsidRPr="006518C9">
              <w:t>/</w:t>
            </w:r>
            <w:proofErr w:type="spellStart"/>
            <w:r w:rsidRPr="006518C9">
              <w:t>SoftwareName</w:t>
            </w:r>
            <w:proofErr w:type="spellEnd"/>
          </w:p>
          <w:p w14:paraId="5CA9D7AF" w14:textId="77777777" w:rsidR="00921A47" w:rsidRPr="006518C9" w:rsidRDefault="00921A47">
            <w:pPr>
              <w:pStyle w:val="HTMLPreformatted"/>
            </w:pPr>
            <w:r w:rsidRPr="006518C9">
              <w:t xml:space="preserve">MUST supply a *child* term of </w:t>
            </w:r>
            <w:hyperlink r:id="rId310"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7AC44C02" w14:textId="77777777" w:rsidR="00921A47" w:rsidRPr="006518C9" w:rsidRDefault="00921A47">
            <w:pPr>
              <w:pStyle w:val="HTMLPreformatted"/>
            </w:pPr>
            <w:r w:rsidRPr="006518C9">
              <w:t xml:space="preserve">  e.g.: </w:t>
            </w:r>
            <w:hyperlink r:id="rId311" w:tgtFrame="new" w:history="1">
              <w:r w:rsidRPr="006518C9">
                <w:rPr>
                  <w:rStyle w:val="Hyperlink"/>
                </w:rPr>
                <w:t>MS:1000532</w:t>
              </w:r>
            </w:hyperlink>
            <w:r w:rsidRPr="006518C9">
              <w:t xml:space="preserve"> (</w:t>
            </w:r>
            <w:proofErr w:type="spellStart"/>
            <w:r w:rsidRPr="006518C9">
              <w:rPr>
                <w:rStyle w:val="popup"/>
              </w:rPr>
              <w:t>Xcalibur</w:t>
            </w:r>
            <w:proofErr w:type="spellEnd"/>
            <w:r w:rsidRPr="006518C9">
              <w:t xml:space="preserve">) </w:t>
            </w:r>
          </w:p>
          <w:p w14:paraId="57A4D718" w14:textId="77777777" w:rsidR="00921A47" w:rsidRPr="006518C9" w:rsidRDefault="00921A47">
            <w:pPr>
              <w:pStyle w:val="HTMLPreformatted"/>
            </w:pPr>
            <w:r w:rsidRPr="006518C9">
              <w:t xml:space="preserve">  e.g.: </w:t>
            </w:r>
            <w:hyperlink r:id="rId312" w:tgtFrame="new" w:history="1">
              <w:r w:rsidRPr="006518C9">
                <w:rPr>
                  <w:rStyle w:val="Hyperlink"/>
                </w:rPr>
                <w:t>MS:1000533</w:t>
              </w:r>
            </w:hyperlink>
            <w:r w:rsidRPr="006518C9">
              <w:t xml:space="preserve"> (</w:t>
            </w:r>
            <w:proofErr w:type="spellStart"/>
            <w:r w:rsidRPr="006518C9">
              <w:rPr>
                <w:rStyle w:val="popup"/>
              </w:rPr>
              <w:t>Bioworks</w:t>
            </w:r>
            <w:proofErr w:type="spellEnd"/>
            <w:r w:rsidRPr="006518C9">
              <w:t xml:space="preserve">) </w:t>
            </w:r>
          </w:p>
          <w:p w14:paraId="69DCA2FC" w14:textId="77777777" w:rsidR="00921A47" w:rsidRPr="006518C9" w:rsidRDefault="00921A47">
            <w:pPr>
              <w:pStyle w:val="HTMLPreformatted"/>
            </w:pPr>
            <w:r w:rsidRPr="006518C9">
              <w:t xml:space="preserve">  e.g.: </w:t>
            </w:r>
            <w:hyperlink r:id="rId313" w:tgtFrame="new" w:history="1">
              <w:r w:rsidRPr="006518C9">
                <w:rPr>
                  <w:rStyle w:val="Hyperlink"/>
                </w:rPr>
                <w:t>MS:1000534</w:t>
              </w:r>
            </w:hyperlink>
            <w:r w:rsidRPr="006518C9">
              <w:t xml:space="preserve"> (</w:t>
            </w:r>
            <w:proofErr w:type="spellStart"/>
            <w:r w:rsidRPr="006518C9">
              <w:rPr>
                <w:rStyle w:val="popup"/>
              </w:rPr>
              <w:t>MassLynx</w:t>
            </w:r>
            <w:proofErr w:type="spellEnd"/>
            <w:r w:rsidRPr="006518C9">
              <w:t xml:space="preserve">) </w:t>
            </w:r>
          </w:p>
          <w:p w14:paraId="506593A2" w14:textId="77777777" w:rsidR="00921A47" w:rsidRPr="006518C9" w:rsidRDefault="00921A47">
            <w:pPr>
              <w:pStyle w:val="HTMLPreformatted"/>
            </w:pPr>
            <w:r w:rsidRPr="006518C9">
              <w:t xml:space="preserve">  e.g.: </w:t>
            </w:r>
            <w:hyperlink r:id="rId314" w:tgtFrame="new" w:history="1">
              <w:r w:rsidRPr="006518C9">
                <w:rPr>
                  <w:rStyle w:val="Hyperlink"/>
                </w:rPr>
                <w:t>MS:1000535</w:t>
              </w:r>
            </w:hyperlink>
            <w:r w:rsidRPr="006518C9">
              <w:t xml:space="preserve"> (</w:t>
            </w:r>
            <w:proofErr w:type="spellStart"/>
            <w:r w:rsidRPr="006518C9">
              <w:rPr>
                <w:rStyle w:val="popup"/>
              </w:rPr>
              <w:t>FlexAnalysis</w:t>
            </w:r>
            <w:proofErr w:type="spellEnd"/>
            <w:r w:rsidRPr="006518C9">
              <w:t xml:space="preserve">) </w:t>
            </w:r>
          </w:p>
          <w:p w14:paraId="63DD91E1" w14:textId="77777777" w:rsidR="00921A47" w:rsidRPr="006518C9" w:rsidRDefault="00921A47">
            <w:pPr>
              <w:pStyle w:val="HTMLPreformatted"/>
            </w:pPr>
            <w:r w:rsidRPr="006518C9">
              <w:t xml:space="preserve">  e.g.: </w:t>
            </w:r>
            <w:hyperlink r:id="rId315"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6325162" w14:textId="77777777" w:rsidR="00921A47" w:rsidRPr="006518C9" w:rsidRDefault="00921A47">
            <w:pPr>
              <w:pStyle w:val="HTMLPreformatted"/>
            </w:pPr>
            <w:r w:rsidRPr="006518C9">
              <w:t xml:space="preserve">  e.g.: </w:t>
            </w:r>
            <w:hyperlink r:id="rId316"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136904FB" w14:textId="77777777" w:rsidR="00921A47" w:rsidRPr="006518C9" w:rsidRDefault="00921A47">
            <w:pPr>
              <w:pStyle w:val="HTMLPreformatted"/>
            </w:pPr>
            <w:r w:rsidRPr="006518C9">
              <w:t xml:space="preserve">  e.g.: </w:t>
            </w:r>
            <w:hyperlink r:id="rId317" w:tgtFrame="new" w:history="1">
              <w:r w:rsidRPr="006518C9">
                <w:rPr>
                  <w:rStyle w:val="Hyperlink"/>
                </w:rPr>
                <w:t>MS:1000539</w:t>
              </w:r>
            </w:hyperlink>
            <w:r w:rsidRPr="006518C9">
              <w:t xml:space="preserve"> (</w:t>
            </w:r>
            <w:r w:rsidRPr="006518C9">
              <w:rPr>
                <w:rStyle w:val="popup"/>
              </w:rPr>
              <w:t xml:space="preserve">Voyager </w:t>
            </w:r>
            <w:proofErr w:type="spellStart"/>
            <w:r w:rsidRPr="006518C9">
              <w:rPr>
                <w:rStyle w:val="popup"/>
              </w:rPr>
              <w:t>Biospectrometry</w:t>
            </w:r>
            <w:proofErr w:type="spellEnd"/>
            <w:r w:rsidRPr="006518C9">
              <w:rPr>
                <w:rStyle w:val="popup"/>
              </w:rPr>
              <w:t xml:space="preserve"> Workstation System</w:t>
            </w:r>
            <w:r w:rsidRPr="006518C9">
              <w:t xml:space="preserve">) </w:t>
            </w:r>
          </w:p>
          <w:p w14:paraId="3EF0C5A2" w14:textId="77777777" w:rsidR="00921A47" w:rsidRPr="006518C9" w:rsidRDefault="00921A47">
            <w:pPr>
              <w:pStyle w:val="HTMLPreformatted"/>
            </w:pPr>
            <w:r w:rsidRPr="006518C9">
              <w:t xml:space="preserve">  e.g.: </w:t>
            </w:r>
            <w:hyperlink r:id="rId318" w:tgtFrame="new" w:history="1">
              <w:r w:rsidRPr="006518C9">
                <w:rPr>
                  <w:rStyle w:val="Hyperlink"/>
                </w:rPr>
                <w:t>MS:1000551</w:t>
              </w:r>
            </w:hyperlink>
            <w:r w:rsidRPr="006518C9">
              <w:t xml:space="preserve"> (</w:t>
            </w:r>
            <w:r w:rsidRPr="006518C9">
              <w:rPr>
                <w:rStyle w:val="popup"/>
              </w:rPr>
              <w:t>Analyst</w:t>
            </w:r>
            <w:r w:rsidRPr="006518C9">
              <w:t xml:space="preserve">) </w:t>
            </w:r>
          </w:p>
          <w:p w14:paraId="35DAB763" w14:textId="77777777" w:rsidR="00921A47" w:rsidRPr="006518C9" w:rsidRDefault="00921A47">
            <w:pPr>
              <w:pStyle w:val="HTMLPreformatted"/>
            </w:pPr>
            <w:r w:rsidRPr="006518C9">
              <w:t xml:space="preserve">  e.g.: </w:t>
            </w:r>
            <w:hyperlink r:id="rId319" w:tgtFrame="new" w:history="1">
              <w:r w:rsidRPr="006518C9">
                <w:rPr>
                  <w:rStyle w:val="Hyperlink"/>
                </w:rPr>
                <w:t>MS:1000600</w:t>
              </w:r>
            </w:hyperlink>
            <w:r w:rsidRPr="006518C9">
              <w:t xml:space="preserve"> (</w:t>
            </w:r>
            <w:proofErr w:type="spellStart"/>
            <w:r w:rsidRPr="006518C9">
              <w:rPr>
                <w:rStyle w:val="popup"/>
              </w:rPr>
              <w:t>Proteios</w:t>
            </w:r>
            <w:proofErr w:type="spellEnd"/>
            <w:r w:rsidRPr="006518C9">
              <w:t xml:space="preserve">) </w:t>
            </w:r>
          </w:p>
          <w:p w14:paraId="22BA1B25" w14:textId="77777777" w:rsidR="00921A47" w:rsidRPr="006518C9" w:rsidRDefault="00921A47">
            <w:pPr>
              <w:pStyle w:val="HTMLPreformatted"/>
            </w:pPr>
            <w:r w:rsidRPr="006518C9">
              <w:t xml:space="preserve">  e.g.: </w:t>
            </w:r>
            <w:hyperlink r:id="rId320" w:tgtFrame="new" w:history="1">
              <w:r w:rsidRPr="006518C9">
                <w:rPr>
                  <w:rStyle w:val="Hyperlink"/>
                </w:rPr>
                <w:t>MS:1000601</w:t>
              </w:r>
            </w:hyperlink>
            <w:r w:rsidRPr="006518C9">
              <w:t xml:space="preserve"> (</w:t>
            </w:r>
            <w:proofErr w:type="spellStart"/>
            <w:r w:rsidRPr="006518C9">
              <w:rPr>
                <w:rStyle w:val="popup"/>
              </w:rPr>
              <w:t>ProteinLynx</w:t>
            </w:r>
            <w:proofErr w:type="spellEnd"/>
            <w:r w:rsidRPr="006518C9">
              <w:rPr>
                <w:rStyle w:val="popup"/>
              </w:rPr>
              <w:t xml:space="preserve"> Global Server</w:t>
            </w:r>
            <w:r w:rsidRPr="006518C9">
              <w:t xml:space="preserve">) </w:t>
            </w:r>
          </w:p>
          <w:p w14:paraId="58B02D89" w14:textId="77777777" w:rsidR="00921A47" w:rsidRPr="006518C9" w:rsidRDefault="00921A47">
            <w:pPr>
              <w:pStyle w:val="HTMLPreformatted"/>
            </w:pPr>
            <w:r w:rsidRPr="006518C9">
              <w:t xml:space="preserve">  </w:t>
            </w:r>
            <w:hyperlink r:id="rId321" w:tgtFrame="new" w:history="1">
              <w:r w:rsidRPr="006518C9">
                <w:rPr>
                  <w:rStyle w:val="Hyperlink"/>
                </w:rPr>
                <w:t>et al.</w:t>
              </w:r>
            </w:hyperlink>
          </w:p>
        </w:tc>
      </w:tr>
      <w:tr w:rsidR="00921A47" w:rsidRPr="006518C9" w14:paraId="06DB1D3F" w14:textId="77777777" w:rsidTr="00921A47">
        <w:trPr>
          <w:tblCellSpacing w:w="15" w:type="dxa"/>
        </w:trPr>
        <w:tc>
          <w:tcPr>
            <w:tcW w:w="0" w:type="auto"/>
            <w:vAlign w:val="center"/>
            <w:hideMark/>
          </w:tcPr>
          <w:p w14:paraId="33BD873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8FA4E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accession="MS:1001475" name="OMSSA"&gt;&lt;/</w:t>
            </w:r>
            <w:proofErr w:type="spellStart"/>
            <w:r w:rsidRPr="006518C9">
              <w:t>cvParam</w:t>
            </w:r>
            <w:proofErr w:type="spellEnd"/>
            <w:r w:rsidRPr="006518C9">
              <w:t>&gt;</w:t>
            </w:r>
          </w:p>
          <w:p w14:paraId="05AF1E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accession="MS:1002237" name="</w:t>
            </w:r>
            <w:proofErr w:type="spellStart"/>
            <w:r w:rsidRPr="006518C9">
              <w:t>mzidLib</w:t>
            </w:r>
            <w:proofErr w:type="spellEnd"/>
            <w:r w:rsidRPr="006518C9">
              <w:t>"&gt;&lt;/</w:t>
            </w:r>
            <w:proofErr w:type="spellStart"/>
            <w:r w:rsidRPr="006518C9">
              <w:t>cvParam</w:t>
            </w:r>
            <w:proofErr w:type="spellEnd"/>
            <w:r w:rsidRPr="006518C9">
              <w:t>&gt;</w:t>
            </w:r>
          </w:p>
          <w:p w14:paraId="2A241F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accession="MS:1001476" </w:t>
            </w:r>
            <w:proofErr w:type="spellStart"/>
            <w:r w:rsidRPr="006518C9">
              <w:t>cvRef</w:t>
            </w:r>
            <w:proofErr w:type="spellEnd"/>
            <w:r w:rsidRPr="006518C9">
              <w:t>="PSI-MS" name="X</w:t>
            </w:r>
            <w:proofErr w:type="gramStart"/>
            <w:r w:rsidRPr="006518C9">
              <w:t>\!Tandem</w:t>
            </w:r>
            <w:proofErr w:type="gramEnd"/>
            <w:r w:rsidRPr="006518C9">
              <w:t>"/&gt;</w:t>
            </w:r>
          </w:p>
          <w:p w14:paraId="46EB659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accession="MS:1002239" </w:t>
            </w:r>
            <w:proofErr w:type="spellStart"/>
            <w:r w:rsidRPr="006518C9">
              <w:t>cvRef</w:t>
            </w:r>
            <w:proofErr w:type="spellEnd"/>
            <w:r w:rsidRPr="006518C9">
              <w:t>="PSI-MS" name="</w:t>
            </w:r>
            <w:proofErr w:type="gramStart"/>
            <w:r w:rsidRPr="006518C9">
              <w:t>mzidLib:Tandem</w:t>
            </w:r>
            <w:proofErr w:type="gramEnd"/>
            <w:r w:rsidRPr="006518C9">
              <w:t>2Mzid"/&gt;</w:t>
            </w:r>
          </w:p>
          <w:p w14:paraId="4FA4BB9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proofErr w:type="gramStart"/>
            <w:r w:rsidRPr="006518C9">
              <w:t>mzidLib:FalseDiscoveryRate</w:t>
            </w:r>
            <w:proofErr w:type="spellEnd"/>
            <w:proofErr w:type="gramEnd"/>
            <w:r w:rsidRPr="006518C9">
              <w:t>"/&gt;</w:t>
            </w:r>
          </w:p>
          <w:p w14:paraId="7DBDDEC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accession="MS:1002242" </w:t>
            </w:r>
            <w:proofErr w:type="spellStart"/>
            <w:r w:rsidRPr="006518C9">
              <w:t>cvRef</w:t>
            </w:r>
            <w:proofErr w:type="spellEnd"/>
            <w:r w:rsidRPr="006518C9">
              <w:t>="PSI-MS" name="</w:t>
            </w:r>
            <w:proofErr w:type="spellStart"/>
            <w:proofErr w:type="gramStart"/>
            <w:r w:rsidRPr="006518C9">
              <w:t>mzidLib:Thresholder</w:t>
            </w:r>
            <w:proofErr w:type="spellEnd"/>
            <w:proofErr w:type="gramEnd"/>
            <w:r w:rsidRPr="006518C9">
              <w:t>"/&gt;</w:t>
            </w:r>
          </w:p>
          <w:p w14:paraId="7819793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accession="MS:1002241" </w:t>
            </w:r>
            <w:proofErr w:type="spellStart"/>
            <w:r w:rsidRPr="006518C9">
              <w:t>cvRef</w:t>
            </w:r>
            <w:proofErr w:type="spellEnd"/>
            <w:r w:rsidRPr="006518C9">
              <w:t>="PSI-MS" name="</w:t>
            </w:r>
            <w:proofErr w:type="spellStart"/>
            <w:proofErr w:type="gramStart"/>
            <w:r w:rsidRPr="006518C9">
              <w:t>mzidLib:ProteoGrouper</w:t>
            </w:r>
            <w:proofErr w:type="spellEnd"/>
            <w:proofErr w:type="gramEnd"/>
            <w:r w:rsidRPr="006518C9">
              <w:t>"/&gt;</w:t>
            </w:r>
          </w:p>
          <w:p w14:paraId="044B76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accession="MS:1002048" </w:t>
            </w:r>
            <w:proofErr w:type="spellStart"/>
            <w:r w:rsidRPr="006518C9">
              <w:t>cvRef</w:t>
            </w:r>
            <w:proofErr w:type="spellEnd"/>
            <w:r w:rsidRPr="006518C9">
              <w:t>="PSI-MS" name="MS-GF+"/&gt;</w:t>
            </w:r>
          </w:p>
          <w:p w14:paraId="5E19E8F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accession="MS:1001207" </w:t>
            </w:r>
            <w:proofErr w:type="spellStart"/>
            <w:r w:rsidRPr="006518C9">
              <w:t>cvRef</w:t>
            </w:r>
            <w:proofErr w:type="spellEnd"/>
            <w:r w:rsidRPr="006518C9">
              <w:t>="PSI-MS" name="Mascot"/&gt;</w:t>
            </w:r>
          </w:p>
          <w:p w14:paraId="230A6E8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accession="MS:1001478" </w:t>
            </w:r>
            <w:proofErr w:type="spellStart"/>
            <w:r w:rsidRPr="006518C9">
              <w:t>cvRef</w:t>
            </w:r>
            <w:proofErr w:type="spellEnd"/>
            <w:r w:rsidRPr="006518C9">
              <w:t>="PSI-MS" name="Mascot Parser"/&gt;</w:t>
            </w:r>
          </w:p>
          <w:p w14:paraId="623EBFA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accession="MS:1002076" </w:t>
            </w:r>
            <w:proofErr w:type="spellStart"/>
            <w:r w:rsidRPr="006518C9">
              <w:t>cvRef</w:t>
            </w:r>
            <w:proofErr w:type="spellEnd"/>
            <w:r w:rsidRPr="006518C9">
              <w:t>="PSI-MS" name="</w:t>
            </w:r>
            <w:proofErr w:type="spellStart"/>
            <w:r w:rsidRPr="006518C9">
              <w:t>PAnalyzer</w:t>
            </w:r>
            <w:proofErr w:type="spellEnd"/>
            <w:r w:rsidRPr="006518C9">
              <w:t>"/&gt;</w:t>
            </w:r>
          </w:p>
          <w:p w14:paraId="1C4B53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accession="MS:1001456" </w:t>
            </w:r>
            <w:proofErr w:type="spellStart"/>
            <w:r w:rsidRPr="006518C9">
              <w:t>cvRef</w:t>
            </w:r>
            <w:proofErr w:type="spellEnd"/>
            <w:r w:rsidRPr="006518C9">
              <w:t>="PSI-MS" name="analysis software"/&gt;</w:t>
            </w:r>
          </w:p>
          <w:p w14:paraId="10D3A81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accession="MS:1000752" </w:t>
            </w:r>
            <w:proofErr w:type="spellStart"/>
            <w:r w:rsidRPr="006518C9">
              <w:t>cvRef</w:t>
            </w:r>
            <w:proofErr w:type="spellEnd"/>
            <w:r w:rsidRPr="006518C9">
              <w:t xml:space="preserve">="PSI-MS" name="TOPP software"/&gt; </w:t>
            </w:r>
          </w:p>
          <w:p w14:paraId="22E4767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accession="MS:1002458" name="</w:t>
            </w:r>
            <w:proofErr w:type="spellStart"/>
            <w:r w:rsidRPr="006518C9">
              <w:t>PeptideShaker</w:t>
            </w:r>
            <w:proofErr w:type="spellEnd"/>
            <w:r w:rsidRPr="006518C9">
              <w:t>"/&gt;</w:t>
            </w:r>
          </w:p>
          <w:p w14:paraId="31A078B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accession="MS:1002544" name="</w:t>
            </w:r>
            <w:proofErr w:type="spellStart"/>
            <w:r w:rsidRPr="006518C9">
              <w:t>xiFDR</w:t>
            </w:r>
            <w:proofErr w:type="spellEnd"/>
            <w:r w:rsidRPr="006518C9">
              <w:t>"&gt;&lt;/</w:t>
            </w:r>
            <w:proofErr w:type="spellStart"/>
            <w:r w:rsidRPr="006518C9">
              <w:t>cvParam</w:t>
            </w:r>
            <w:proofErr w:type="spellEnd"/>
            <w:r w:rsidRPr="006518C9">
              <w:t>&gt;</w:t>
            </w:r>
          </w:p>
          <w:p w14:paraId="74449A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accession="MS:1002543" name="</w:t>
            </w:r>
            <w:proofErr w:type="spellStart"/>
            <w:r w:rsidRPr="006518C9">
              <w:t>xiFDR</w:t>
            </w:r>
            <w:proofErr w:type="spellEnd"/>
            <w:r w:rsidRPr="006518C9">
              <w:t>"&gt;&lt;/</w:t>
            </w:r>
            <w:proofErr w:type="spellStart"/>
            <w:r w:rsidRPr="006518C9">
              <w:t>cvParam</w:t>
            </w:r>
            <w:proofErr w:type="spellEnd"/>
            <w:r w:rsidRPr="006518C9">
              <w:t>&gt;</w:t>
            </w:r>
          </w:p>
        </w:tc>
      </w:tr>
    </w:tbl>
    <w:p w14:paraId="1EFDA13A" w14:textId="77777777" w:rsidR="00921A47" w:rsidRPr="006518C9" w:rsidRDefault="00921A47" w:rsidP="00921A47">
      <w:pPr>
        <w:rPr>
          <w:lang w:val="en-US"/>
        </w:rPr>
      </w:pPr>
    </w:p>
    <w:p w14:paraId="031EEF69" w14:textId="77777777" w:rsidR="00921A47" w:rsidRPr="006518C9" w:rsidRDefault="00921A47" w:rsidP="00921A47">
      <w:pPr>
        <w:pStyle w:val="Heading2"/>
      </w:pPr>
      <w:bookmarkStart w:id="470" w:name="_Toc476057263"/>
      <w:r w:rsidRPr="006518C9">
        <w:t>Element &lt;</w:t>
      </w:r>
      <w:bookmarkStart w:id="471" w:name="SourceFile"/>
      <w:proofErr w:type="spellStart"/>
      <w:r w:rsidRPr="006518C9">
        <w:t>SourceFile</w:t>
      </w:r>
      <w:bookmarkEnd w:id="471"/>
      <w:proofErr w:type="spellEnd"/>
      <w:r w:rsidRPr="006518C9">
        <w:t>&gt;</w:t>
      </w:r>
      <w:bookmarkEnd w:id="4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E870FD9" w14:textId="77777777" w:rsidTr="00921A47">
        <w:trPr>
          <w:tblCellSpacing w:w="15" w:type="dxa"/>
        </w:trPr>
        <w:tc>
          <w:tcPr>
            <w:tcW w:w="0" w:type="auto"/>
            <w:vAlign w:val="center"/>
            <w:hideMark/>
          </w:tcPr>
          <w:p w14:paraId="54D351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9EE8592"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 </w:t>
            </w:r>
          </w:p>
        </w:tc>
      </w:tr>
      <w:tr w:rsidR="00921A47" w:rsidRPr="006518C9" w14:paraId="3557D9E4" w14:textId="77777777" w:rsidTr="00921A47">
        <w:trPr>
          <w:tblCellSpacing w:w="15" w:type="dxa"/>
        </w:trPr>
        <w:tc>
          <w:tcPr>
            <w:tcW w:w="0" w:type="auto"/>
            <w:vAlign w:val="center"/>
            <w:hideMark/>
          </w:tcPr>
          <w:p w14:paraId="7E77E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814E9BD" w14:textId="77777777" w:rsidR="00921A47" w:rsidRPr="006518C9" w:rsidRDefault="00921A47">
            <w:pPr>
              <w:rPr>
                <w:sz w:val="24"/>
                <w:szCs w:val="24"/>
                <w:lang w:val="en-US"/>
              </w:rPr>
            </w:pPr>
            <w:proofErr w:type="spellStart"/>
            <w:r w:rsidRPr="006518C9">
              <w:rPr>
                <w:lang w:val="en-US"/>
              </w:rPr>
              <w:t>SourceFileType</w:t>
            </w:r>
            <w:proofErr w:type="spellEnd"/>
            <w:r w:rsidRPr="006518C9">
              <w:rPr>
                <w:lang w:val="en-US"/>
              </w:rPr>
              <w:t xml:space="preserve"> </w:t>
            </w:r>
          </w:p>
        </w:tc>
      </w:tr>
      <w:tr w:rsidR="00921A47" w:rsidRPr="006518C9" w14:paraId="2BE78845" w14:textId="77777777" w:rsidTr="00921A47">
        <w:trPr>
          <w:tblCellSpacing w:w="15" w:type="dxa"/>
        </w:trPr>
        <w:tc>
          <w:tcPr>
            <w:tcW w:w="0" w:type="auto"/>
            <w:vAlign w:val="center"/>
            <w:hideMark/>
          </w:tcPr>
          <w:p w14:paraId="064EDEB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6C328F0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1DE2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69D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F1186"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F402E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8902E6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684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E0F49"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0D156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FBA907"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E5291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0525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0323"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94C060A"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0B3E7" w14:textId="77777777" w:rsidR="00921A47" w:rsidRPr="006518C9" w:rsidRDefault="00921A47">
                  <w:pPr>
                    <w:rPr>
                      <w:sz w:val="24"/>
                      <w:szCs w:val="24"/>
                      <w:lang w:val="en-US"/>
                    </w:rPr>
                  </w:pPr>
                  <w:r w:rsidRPr="006518C9">
                    <w:rPr>
                      <w:lang w:val="en-US"/>
                    </w:rPr>
                    <w:t>The location of the data file.</w:t>
                  </w:r>
                </w:p>
              </w:tc>
            </w:tr>
            <w:tr w:rsidR="00921A47" w:rsidRPr="006518C9" w14:paraId="5D271FF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5891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112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50C32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E5AD19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103051A" w14:textId="77777777" w:rsidR="00921A47" w:rsidRPr="006518C9" w:rsidRDefault="00921A47">
            <w:pPr>
              <w:rPr>
                <w:sz w:val="24"/>
                <w:szCs w:val="24"/>
                <w:lang w:val="en-US"/>
              </w:rPr>
            </w:pPr>
          </w:p>
        </w:tc>
      </w:tr>
      <w:tr w:rsidR="00921A47" w:rsidRPr="006518C9" w14:paraId="5856C1F0" w14:textId="77777777" w:rsidTr="00921A47">
        <w:trPr>
          <w:tblCellSpacing w:w="15" w:type="dxa"/>
        </w:trPr>
        <w:tc>
          <w:tcPr>
            <w:tcW w:w="0" w:type="auto"/>
            <w:vAlign w:val="center"/>
            <w:hideMark/>
          </w:tcPr>
          <w:p w14:paraId="6C6380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5184BF4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378E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18F7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348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451F01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106B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F25C" w14:textId="77777777" w:rsidR="00921A47" w:rsidRPr="006518C9" w:rsidRDefault="00C741B0">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C393C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29E9"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A99A9B6"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7B79FFD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268E7" w14:textId="77777777" w:rsidR="00921A47" w:rsidRPr="006518C9" w:rsidRDefault="00C741B0">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F5B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B171D"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D929563"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146D48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96F5F"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1237E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748B9"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ADB6B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8671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447A4"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4D17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B179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4502BB" w14:textId="77777777" w:rsidR="00921A47" w:rsidRPr="006518C9" w:rsidRDefault="00921A47">
                  <w:pPr>
                    <w:rPr>
                      <w:sz w:val="24"/>
                      <w:szCs w:val="24"/>
                      <w:lang w:val="en-US"/>
                    </w:rPr>
                  </w:pPr>
                  <w:r w:rsidRPr="006518C9">
                    <w:rPr>
                      <w:lang w:val="en-US"/>
                    </w:rPr>
                    <w:t>A single user-defined parameter.</w:t>
                  </w:r>
                </w:p>
              </w:tc>
            </w:tr>
          </w:tbl>
          <w:p w14:paraId="14C157EC" w14:textId="77777777" w:rsidR="00921A47" w:rsidRPr="006518C9" w:rsidRDefault="00921A47">
            <w:pPr>
              <w:rPr>
                <w:sz w:val="24"/>
                <w:szCs w:val="24"/>
                <w:lang w:val="en-US"/>
              </w:rPr>
            </w:pPr>
          </w:p>
        </w:tc>
      </w:tr>
      <w:tr w:rsidR="00921A47" w:rsidRPr="006518C9" w14:paraId="232943F6" w14:textId="77777777" w:rsidTr="00921A47">
        <w:trPr>
          <w:tblCellSpacing w:w="15" w:type="dxa"/>
        </w:trPr>
        <w:tc>
          <w:tcPr>
            <w:tcW w:w="0" w:type="auto"/>
            <w:vAlign w:val="center"/>
            <w:hideMark/>
          </w:tcPr>
          <w:p w14:paraId="135AFF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5139591" w14:textId="77777777" w:rsidR="006154EB" w:rsidRPr="006518C9" w:rsidRDefault="00921A47">
            <w:pPr>
              <w:pStyle w:val="HTMLPreformatted"/>
            </w:pPr>
            <w:r w:rsidRPr="006518C9">
              <w:t xml:space="preserve">      &lt;</w:t>
            </w:r>
            <w:proofErr w:type="spellStart"/>
            <w:r w:rsidRPr="006518C9">
              <w:t>SourceFile</w:t>
            </w:r>
            <w:proofErr w:type="spellEnd"/>
            <w:r w:rsidRPr="006518C9">
              <w:t xml:space="preserve"> location="C:\Users\hba041\My_Git_Applications\peptide-shaker.wiki\data\2016_04_05\.PeptideShaker_unzip_temp\searchgui_out_PeptideShaker_temp\qExactive01819</w:t>
            </w:r>
          </w:p>
          <w:p w14:paraId="7B5DA374" w14:textId="77777777" w:rsidR="00921A47" w:rsidRPr="006518C9" w:rsidRDefault="00921A47">
            <w:pPr>
              <w:pStyle w:val="HTMLPreformatted"/>
            </w:pPr>
            <w:proofErr w:type="gramStart"/>
            <w:r w:rsidRPr="006518C9">
              <w:t>.t.xml</w:t>
            </w:r>
            <w:proofErr w:type="gramEnd"/>
            <w:r w:rsidRPr="006518C9">
              <w:t>" id="SourceFile_2"&gt;</w:t>
            </w:r>
          </w:p>
          <w:p w14:paraId="525499C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129CD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proofErr w:type="gramStart"/>
            <w:r w:rsidRPr="006518C9">
              <w:t>X!Tandem</w:t>
            </w:r>
            <w:proofErr w:type="spellEnd"/>
            <w:proofErr w:type="gramEnd"/>
            <w:r w:rsidRPr="006518C9">
              <w:t xml:space="preserve"> xml format"/&gt;</w:t>
            </w:r>
          </w:p>
          <w:p w14:paraId="25C8462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0F39456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tc>
      </w:tr>
      <w:tr w:rsidR="00921A47" w:rsidRPr="006518C9" w14:paraId="5A49E3DD" w14:textId="77777777" w:rsidTr="00921A47">
        <w:trPr>
          <w:tblCellSpacing w:w="15" w:type="dxa"/>
        </w:trPr>
        <w:tc>
          <w:tcPr>
            <w:tcW w:w="0" w:type="auto"/>
            <w:vAlign w:val="center"/>
            <w:hideMark/>
          </w:tcPr>
          <w:p w14:paraId="0120F44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84845A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p>
          <w:p w14:paraId="37A5B752" w14:textId="77777777" w:rsidR="00921A47" w:rsidRPr="006518C9" w:rsidRDefault="00921A47">
            <w:pPr>
              <w:pStyle w:val="HTMLPreformatted"/>
            </w:pPr>
            <w:r w:rsidRPr="006518C9">
              <w:t xml:space="preserve">MAY supply a *child* term of </w:t>
            </w:r>
            <w:hyperlink r:id="rId322"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6B768FF1" w14:textId="77777777" w:rsidR="00921A47" w:rsidRPr="006518C9" w:rsidRDefault="00921A47">
            <w:pPr>
              <w:pStyle w:val="HTMLPreformatted"/>
            </w:pPr>
            <w:r w:rsidRPr="006518C9">
              <w:t xml:space="preserve">  e.g.: </w:t>
            </w:r>
            <w:hyperlink r:id="rId323" w:tgtFrame="new" w:history="1">
              <w:r w:rsidRPr="006518C9">
                <w:rPr>
                  <w:rStyle w:val="Hyperlink"/>
                </w:rPr>
                <w:t>MS:1000568</w:t>
              </w:r>
            </w:hyperlink>
            <w:r w:rsidRPr="006518C9">
              <w:t xml:space="preserve"> (</w:t>
            </w:r>
            <w:r w:rsidRPr="006518C9">
              <w:rPr>
                <w:rStyle w:val="popup"/>
              </w:rPr>
              <w:t>MD5</w:t>
            </w:r>
            <w:r w:rsidRPr="006518C9">
              <w:t xml:space="preserve">) </w:t>
            </w:r>
          </w:p>
          <w:p w14:paraId="3E7CF182" w14:textId="77777777" w:rsidR="00921A47" w:rsidRPr="006518C9" w:rsidRDefault="00921A47">
            <w:pPr>
              <w:pStyle w:val="HTMLPreformatted"/>
            </w:pPr>
            <w:r w:rsidRPr="006518C9">
              <w:t xml:space="preserve">  e.g.: </w:t>
            </w:r>
            <w:hyperlink r:id="rId324"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5FB774BE" w14:textId="77777777" w:rsidR="00921A47" w:rsidRPr="006518C9" w:rsidRDefault="00921A47" w:rsidP="00921A47">
      <w:pPr>
        <w:rPr>
          <w:lang w:val="en-US"/>
        </w:rPr>
      </w:pPr>
    </w:p>
    <w:p w14:paraId="1C06869A" w14:textId="77777777" w:rsidR="00921A47" w:rsidRPr="006518C9" w:rsidRDefault="00921A47" w:rsidP="00921A47">
      <w:pPr>
        <w:pStyle w:val="Heading2"/>
      </w:pPr>
      <w:bookmarkStart w:id="472" w:name="_Toc476057264"/>
      <w:r w:rsidRPr="006518C9">
        <w:t>Element &lt;</w:t>
      </w:r>
      <w:bookmarkStart w:id="473" w:name="SpecificityRules"/>
      <w:proofErr w:type="spellStart"/>
      <w:r w:rsidRPr="006518C9">
        <w:t>SpecificityRules</w:t>
      </w:r>
      <w:bookmarkEnd w:id="473"/>
      <w:proofErr w:type="spellEnd"/>
      <w:r w:rsidRPr="006518C9">
        <w:t>&gt;</w:t>
      </w:r>
      <w:bookmarkEnd w:id="4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9BB2E07" w14:textId="77777777" w:rsidTr="00921A47">
        <w:trPr>
          <w:tblCellSpacing w:w="15" w:type="dxa"/>
        </w:trPr>
        <w:tc>
          <w:tcPr>
            <w:tcW w:w="0" w:type="auto"/>
            <w:vAlign w:val="center"/>
            <w:hideMark/>
          </w:tcPr>
          <w:p w14:paraId="416672C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24EE670"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77EB007F"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0D7EEF9E" w14:textId="77777777" w:rsidR="00921A47" w:rsidRPr="006518C9" w:rsidRDefault="00921A47" w:rsidP="006154EB">
            <w:pPr>
              <w:rPr>
                <w:sz w:val="24"/>
                <w:szCs w:val="24"/>
                <w:lang w:val="en-US"/>
              </w:rPr>
            </w:pPr>
            <w:r w:rsidRPr="006518C9">
              <w:rPr>
                <w:lang w:val="en-US"/>
              </w:rPr>
              <w:t xml:space="preserve">be provided by the attribute </w:t>
            </w:r>
            <w:proofErr w:type="spellStart"/>
            <w:r w:rsidRPr="006518C9">
              <w:rPr>
                <w:lang w:val="en-US"/>
              </w:rPr>
              <w:t>fixedMod</w:t>
            </w:r>
            <w:proofErr w:type="spellEnd"/>
            <w:r w:rsidRPr="006518C9">
              <w:rPr>
                <w:lang w:val="en-US"/>
              </w:rPr>
              <w:t xml:space="preserve">. </w:t>
            </w:r>
          </w:p>
        </w:tc>
      </w:tr>
      <w:tr w:rsidR="00921A47" w:rsidRPr="006518C9" w14:paraId="17BBCF3D" w14:textId="77777777" w:rsidTr="00921A47">
        <w:trPr>
          <w:tblCellSpacing w:w="15" w:type="dxa"/>
        </w:trPr>
        <w:tc>
          <w:tcPr>
            <w:tcW w:w="0" w:type="auto"/>
            <w:vAlign w:val="center"/>
            <w:hideMark/>
          </w:tcPr>
          <w:p w14:paraId="7CE1B42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C86446" w14:textId="77777777" w:rsidR="00921A47" w:rsidRPr="006518C9" w:rsidRDefault="00921A47">
            <w:pPr>
              <w:rPr>
                <w:sz w:val="24"/>
                <w:szCs w:val="24"/>
                <w:lang w:val="en-US"/>
              </w:rPr>
            </w:pPr>
            <w:proofErr w:type="spellStart"/>
            <w:r w:rsidRPr="006518C9">
              <w:rPr>
                <w:lang w:val="en-US"/>
              </w:rPr>
              <w:t>SpecificityRulesType</w:t>
            </w:r>
            <w:proofErr w:type="spellEnd"/>
            <w:r w:rsidRPr="006518C9">
              <w:rPr>
                <w:lang w:val="en-US"/>
              </w:rPr>
              <w:t xml:space="preserve"> </w:t>
            </w:r>
          </w:p>
        </w:tc>
      </w:tr>
      <w:tr w:rsidR="00921A47" w:rsidRPr="006518C9" w14:paraId="6DE1472A" w14:textId="77777777" w:rsidTr="00921A47">
        <w:trPr>
          <w:tblCellSpacing w:w="15" w:type="dxa"/>
        </w:trPr>
        <w:tc>
          <w:tcPr>
            <w:tcW w:w="0" w:type="auto"/>
            <w:vAlign w:val="center"/>
            <w:hideMark/>
          </w:tcPr>
          <w:p w14:paraId="1B0A09B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B246270" w14:textId="77777777" w:rsidR="00921A47" w:rsidRPr="006518C9" w:rsidRDefault="00921A47">
            <w:pPr>
              <w:rPr>
                <w:sz w:val="24"/>
                <w:szCs w:val="24"/>
                <w:lang w:val="en-US"/>
              </w:rPr>
            </w:pPr>
            <w:r w:rsidRPr="006518C9">
              <w:rPr>
                <w:lang w:val="en-US"/>
              </w:rPr>
              <w:t>none</w:t>
            </w:r>
          </w:p>
        </w:tc>
      </w:tr>
      <w:tr w:rsidR="00921A47" w:rsidRPr="006518C9" w14:paraId="4A000617" w14:textId="77777777" w:rsidTr="00921A47">
        <w:trPr>
          <w:tblCellSpacing w:w="15" w:type="dxa"/>
        </w:trPr>
        <w:tc>
          <w:tcPr>
            <w:tcW w:w="0" w:type="auto"/>
            <w:vAlign w:val="center"/>
            <w:hideMark/>
          </w:tcPr>
          <w:p w14:paraId="767406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05F8A1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75A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A8D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A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B02D0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AEECE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592FE"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4E4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C8FA"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1650146" w14:textId="77777777" w:rsidR="00921A47" w:rsidRPr="006518C9" w:rsidRDefault="00921A47">
                  <w:pPr>
                    <w:rPr>
                      <w:sz w:val="24"/>
                      <w:szCs w:val="24"/>
                      <w:lang w:val="en-US"/>
                    </w:rPr>
                  </w:pPr>
                  <w:r w:rsidRPr="006518C9">
                    <w:rPr>
                      <w:lang w:val="en-US"/>
                    </w:rPr>
                    <w:t>A single entry from an ontology or a controlled vocabulary.</w:t>
                  </w:r>
                </w:p>
              </w:tc>
            </w:tr>
          </w:tbl>
          <w:p w14:paraId="46692011" w14:textId="77777777" w:rsidR="00921A47" w:rsidRPr="006518C9" w:rsidRDefault="00921A47">
            <w:pPr>
              <w:rPr>
                <w:sz w:val="24"/>
                <w:szCs w:val="24"/>
                <w:lang w:val="en-US"/>
              </w:rPr>
            </w:pPr>
          </w:p>
        </w:tc>
      </w:tr>
      <w:tr w:rsidR="00921A47" w:rsidRPr="006518C9" w14:paraId="2AC188F6" w14:textId="77777777" w:rsidTr="00921A47">
        <w:trPr>
          <w:tblCellSpacing w:w="15" w:type="dxa"/>
        </w:trPr>
        <w:tc>
          <w:tcPr>
            <w:tcW w:w="0" w:type="auto"/>
            <w:vAlign w:val="center"/>
            <w:hideMark/>
          </w:tcPr>
          <w:p w14:paraId="7DF678F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8CA3E7"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7578CA07" w14:textId="77777777" w:rsidR="006154EB"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accession="MS:1002057" name="modification specificity protein N-</w:t>
            </w:r>
          </w:p>
          <w:p w14:paraId="35EB6B26" w14:textId="77777777" w:rsidR="00921A47" w:rsidRPr="006518C9" w:rsidRDefault="00921A47">
            <w:pPr>
              <w:pStyle w:val="HTMLPreformatted"/>
            </w:pPr>
            <w:r w:rsidRPr="006518C9">
              <w:t>term"/&gt;</w:t>
            </w:r>
          </w:p>
          <w:p w14:paraId="237A6D58"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tc>
      </w:tr>
      <w:tr w:rsidR="00921A47" w:rsidRPr="006518C9" w14:paraId="79B4F1CF" w14:textId="77777777" w:rsidTr="00921A47">
        <w:trPr>
          <w:tblCellSpacing w:w="15" w:type="dxa"/>
        </w:trPr>
        <w:tc>
          <w:tcPr>
            <w:tcW w:w="0" w:type="auto"/>
            <w:vAlign w:val="center"/>
            <w:hideMark/>
          </w:tcPr>
          <w:p w14:paraId="5DAFFD7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39C801F" w14:textId="77777777" w:rsidR="006154EB" w:rsidRPr="006518C9" w:rsidRDefault="00921A47">
            <w:pPr>
              <w:pStyle w:val="HTMLPreformatted"/>
            </w:pPr>
            <w:r w:rsidRPr="006518C9">
              <w:t>Path /MzIdentML/AnalysisProtocolCollection/SpectrumIdentificationProtocol/ModificationParams/SearchModifi</w:t>
            </w:r>
          </w:p>
          <w:p w14:paraId="65EC0BB0" w14:textId="77777777" w:rsidR="00921A47" w:rsidRPr="006518C9" w:rsidRDefault="00921A47">
            <w:pPr>
              <w:pStyle w:val="HTMLPreformatted"/>
            </w:pPr>
            <w:r w:rsidRPr="006518C9">
              <w:t>cation/</w:t>
            </w:r>
            <w:proofErr w:type="spellStart"/>
            <w:r w:rsidRPr="006518C9">
              <w:t>SpecificityRules</w:t>
            </w:r>
            <w:proofErr w:type="spellEnd"/>
          </w:p>
          <w:p w14:paraId="2B894464" w14:textId="77777777" w:rsidR="00921A47" w:rsidRPr="006518C9" w:rsidRDefault="00921A47">
            <w:pPr>
              <w:pStyle w:val="HTMLPreformatted"/>
            </w:pPr>
            <w:r w:rsidRPr="006518C9">
              <w:t xml:space="preserve">MUST supply a *child* term of </w:t>
            </w:r>
            <w:hyperlink r:id="rId325"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4C1187EB" w14:textId="77777777" w:rsidR="00921A47" w:rsidRPr="006518C9" w:rsidRDefault="00921A47">
            <w:pPr>
              <w:pStyle w:val="HTMLPreformatted"/>
            </w:pPr>
            <w:r w:rsidRPr="006518C9">
              <w:t xml:space="preserve">  e.g.: </w:t>
            </w:r>
            <w:hyperlink r:id="rId326"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5798292C" w14:textId="77777777" w:rsidR="00921A47" w:rsidRPr="006518C9" w:rsidRDefault="00921A47">
            <w:pPr>
              <w:pStyle w:val="HTMLPreformatted"/>
            </w:pPr>
            <w:r w:rsidRPr="006518C9">
              <w:t xml:space="preserve">  e.g.: </w:t>
            </w:r>
            <w:hyperlink r:id="rId327"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03705EEB" w14:textId="77777777" w:rsidR="00921A47" w:rsidRPr="006518C9" w:rsidRDefault="00921A47">
            <w:pPr>
              <w:pStyle w:val="HTMLPreformatted"/>
            </w:pPr>
            <w:r w:rsidRPr="006518C9">
              <w:t xml:space="preserve">  e.g.: </w:t>
            </w:r>
            <w:hyperlink r:id="rId328"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08F6205C" w14:textId="77777777" w:rsidR="00921A47" w:rsidRPr="006518C9" w:rsidRDefault="00921A47">
            <w:pPr>
              <w:pStyle w:val="HTMLPreformatted"/>
            </w:pPr>
            <w:r w:rsidRPr="006518C9">
              <w:t xml:space="preserve">  e.g.: </w:t>
            </w:r>
            <w:hyperlink r:id="rId329"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65442BBB" w14:textId="77777777" w:rsidR="00921A47" w:rsidRPr="006518C9" w:rsidRDefault="00921A47">
            <w:pPr>
              <w:pStyle w:val="HTMLPreformatted"/>
            </w:pPr>
            <w:r w:rsidRPr="006518C9">
              <w:lastRenderedPageBreak/>
              <w:t xml:space="preserve">  e.g.: </w:t>
            </w:r>
            <w:hyperlink r:id="rId330"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034E9BA0" w14:textId="77777777" w:rsidR="00921A47" w:rsidRPr="006518C9" w:rsidRDefault="00921A47">
            <w:pPr>
              <w:pStyle w:val="HTMLPreformatted"/>
            </w:pPr>
            <w:r w:rsidRPr="006518C9">
              <w:t xml:space="preserve">  e.g.: </w:t>
            </w:r>
            <w:hyperlink r:id="rId331"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2ED3117D" w14:textId="77777777" w:rsidTr="00921A47">
        <w:trPr>
          <w:tblCellSpacing w:w="15" w:type="dxa"/>
        </w:trPr>
        <w:tc>
          <w:tcPr>
            <w:tcW w:w="0" w:type="auto"/>
            <w:vAlign w:val="center"/>
            <w:hideMark/>
          </w:tcPr>
          <w:p w14:paraId="2DAD843E"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4B71A9B"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2F84B594"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136BF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accession="MS:1002057" </w:t>
            </w:r>
            <w:proofErr w:type="spellStart"/>
            <w:r w:rsidRPr="006518C9">
              <w:t>cvRef</w:t>
            </w:r>
            <w:proofErr w:type="spellEnd"/>
            <w:r w:rsidRPr="006518C9">
              <w:t>="PSI-MS" name="modification specificity protein N-term"/&gt;</w:t>
            </w:r>
          </w:p>
          <w:p w14:paraId="7C61C37F"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accession="UNIMOD:1" </w:t>
            </w:r>
            <w:proofErr w:type="spellStart"/>
            <w:r w:rsidRPr="006518C9">
              <w:t>cvRef</w:t>
            </w:r>
            <w:proofErr w:type="spellEnd"/>
            <w:r w:rsidRPr="006518C9">
              <w:t>="UNIMOD" name="Acetyl"/&gt;</w:t>
            </w:r>
          </w:p>
          <w:p w14:paraId="4D95DAB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value="2"/&gt;</w:t>
            </w:r>
          </w:p>
          <w:p w14:paraId="08F3A66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06425D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w:t>
            </w:r>
          </w:p>
          <w:p w14:paraId="3B168D9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w:t>
            </w:r>
          </w:p>
          <w:p w14:paraId="6B43CD0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2000</w:t>
            </w:r>
            <w:r w:rsidRPr="006518C9">
              <w:t>" name="BS3"&gt;&lt;/</w:t>
            </w:r>
            <w:proofErr w:type="spellStart"/>
            <w:r w:rsidRPr="006518C9">
              <w:t>cvParam</w:t>
            </w:r>
            <w:proofErr w:type="spellEnd"/>
            <w:r w:rsidRPr="006518C9">
              <w:t>&gt;</w:t>
            </w:r>
          </w:p>
          <w:p w14:paraId="231E3FB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accession="MS:1002509" name="cross-link donor" value="0"&gt;&lt;/</w:t>
            </w:r>
            <w:proofErr w:type="spellStart"/>
            <w:r w:rsidRPr="006518C9">
              <w:t>cvParam</w:t>
            </w:r>
            <w:proofErr w:type="spellEnd"/>
            <w:r w:rsidRPr="006518C9">
              <w:t>&gt;</w:t>
            </w:r>
          </w:p>
          <w:p w14:paraId="5A7F41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accession="MS:1002510" name="cross-link acceptor" value="0"&gt;&lt;/</w:t>
            </w:r>
            <w:proofErr w:type="spellStart"/>
            <w:r w:rsidRPr="006518C9">
              <w:t>cvParam</w:t>
            </w:r>
            <w:proofErr w:type="spellEnd"/>
            <w:r w:rsidRPr="006518C9">
              <w:t>&gt;</w:t>
            </w:r>
          </w:p>
          <w:p w14:paraId="5EF31755" w14:textId="77777777" w:rsidR="00921A47" w:rsidRPr="006518C9" w:rsidRDefault="00921A47" w:rsidP="009C19A8">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w:t>
            </w:r>
            <w:proofErr w:type="spellStart"/>
            <w:r w:rsidRPr="006518C9">
              <w:t>cvParam</w:t>
            </w:r>
            <w:proofErr w:type="spellEnd"/>
            <w:r w:rsidRPr="006518C9">
              <w:t>&gt;</w:t>
            </w:r>
          </w:p>
        </w:tc>
      </w:tr>
    </w:tbl>
    <w:p w14:paraId="7252BAAE" w14:textId="77777777" w:rsidR="00921A47" w:rsidRPr="006518C9" w:rsidRDefault="00921A47" w:rsidP="00921A47">
      <w:pPr>
        <w:rPr>
          <w:lang w:val="en-US"/>
        </w:rPr>
      </w:pPr>
    </w:p>
    <w:p w14:paraId="6AD08FFB" w14:textId="77777777" w:rsidR="00921A47" w:rsidRPr="006518C9" w:rsidRDefault="00921A47" w:rsidP="00921A47">
      <w:pPr>
        <w:pStyle w:val="Heading2"/>
      </w:pPr>
      <w:bookmarkStart w:id="474" w:name="_Toc476057265"/>
      <w:r w:rsidRPr="006518C9">
        <w:t>Element &lt;</w:t>
      </w:r>
      <w:bookmarkStart w:id="475" w:name="SpectraData"/>
      <w:proofErr w:type="spellStart"/>
      <w:r w:rsidRPr="006518C9">
        <w:t>SpectraData</w:t>
      </w:r>
      <w:bookmarkEnd w:id="475"/>
      <w:proofErr w:type="spellEnd"/>
      <w:r w:rsidRPr="006518C9">
        <w:t>&gt;</w:t>
      </w:r>
      <w:bookmarkEnd w:id="4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7AE0F670" w14:textId="77777777" w:rsidTr="00921A47">
        <w:trPr>
          <w:tblCellSpacing w:w="15" w:type="dxa"/>
        </w:trPr>
        <w:tc>
          <w:tcPr>
            <w:tcW w:w="0" w:type="auto"/>
            <w:vAlign w:val="center"/>
            <w:hideMark/>
          </w:tcPr>
          <w:p w14:paraId="5E308A3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344252"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6869D91" w14:textId="77777777" w:rsidTr="00921A47">
        <w:trPr>
          <w:tblCellSpacing w:w="15" w:type="dxa"/>
        </w:trPr>
        <w:tc>
          <w:tcPr>
            <w:tcW w:w="0" w:type="auto"/>
            <w:vAlign w:val="center"/>
            <w:hideMark/>
          </w:tcPr>
          <w:p w14:paraId="235B1EC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B9588A" w14:textId="77777777" w:rsidR="00921A47" w:rsidRPr="006518C9" w:rsidRDefault="00921A47">
            <w:pPr>
              <w:rPr>
                <w:sz w:val="24"/>
                <w:szCs w:val="24"/>
                <w:lang w:val="en-US"/>
              </w:rPr>
            </w:pPr>
            <w:proofErr w:type="spellStart"/>
            <w:r w:rsidRPr="006518C9">
              <w:rPr>
                <w:lang w:val="en-US"/>
              </w:rPr>
              <w:t>SpectraDataType</w:t>
            </w:r>
            <w:proofErr w:type="spellEnd"/>
            <w:r w:rsidRPr="006518C9">
              <w:rPr>
                <w:lang w:val="en-US"/>
              </w:rPr>
              <w:t xml:space="preserve"> </w:t>
            </w:r>
          </w:p>
        </w:tc>
      </w:tr>
      <w:tr w:rsidR="00921A47" w:rsidRPr="006518C9" w14:paraId="00DF893C" w14:textId="77777777" w:rsidTr="00921A47">
        <w:trPr>
          <w:tblCellSpacing w:w="15" w:type="dxa"/>
        </w:trPr>
        <w:tc>
          <w:tcPr>
            <w:tcW w:w="0" w:type="auto"/>
            <w:vAlign w:val="center"/>
            <w:hideMark/>
          </w:tcPr>
          <w:p w14:paraId="0557B23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491DDA7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BFE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D75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4E724"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24354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396A9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2B4A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8ADE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6444D8"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B1E8B6"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2C5A448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A8F27"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2876A"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CE1A27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72332A2" w14:textId="77777777" w:rsidR="00921A47" w:rsidRPr="006518C9" w:rsidRDefault="00921A47">
                  <w:pPr>
                    <w:rPr>
                      <w:sz w:val="24"/>
                      <w:szCs w:val="24"/>
                      <w:lang w:val="en-US"/>
                    </w:rPr>
                  </w:pPr>
                  <w:r w:rsidRPr="006518C9">
                    <w:rPr>
                      <w:lang w:val="en-US"/>
                    </w:rPr>
                    <w:t>The location of the data file.</w:t>
                  </w:r>
                </w:p>
              </w:tc>
            </w:tr>
            <w:tr w:rsidR="00921A47" w:rsidRPr="006518C9" w14:paraId="4059A88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84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F3D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BBC486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3383F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AA396DD" w14:textId="77777777" w:rsidR="00921A47" w:rsidRPr="006518C9" w:rsidRDefault="00921A47">
            <w:pPr>
              <w:rPr>
                <w:sz w:val="24"/>
                <w:szCs w:val="24"/>
                <w:lang w:val="en-US"/>
              </w:rPr>
            </w:pPr>
          </w:p>
        </w:tc>
      </w:tr>
      <w:tr w:rsidR="00921A47" w:rsidRPr="006518C9" w14:paraId="7364065A" w14:textId="77777777" w:rsidTr="00921A47">
        <w:trPr>
          <w:tblCellSpacing w:w="15" w:type="dxa"/>
        </w:trPr>
        <w:tc>
          <w:tcPr>
            <w:tcW w:w="0" w:type="auto"/>
            <w:vAlign w:val="center"/>
            <w:hideMark/>
          </w:tcPr>
          <w:p w14:paraId="1AA07A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042D0FE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81661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7796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A621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119" w:type="dxa"/>
                  <w:tcBorders>
                    <w:top w:val="outset" w:sz="6" w:space="0" w:color="auto"/>
                    <w:left w:val="outset" w:sz="6" w:space="0" w:color="auto"/>
                    <w:bottom w:val="outset" w:sz="6" w:space="0" w:color="auto"/>
                    <w:right w:val="outset" w:sz="6" w:space="0" w:color="auto"/>
                  </w:tcBorders>
                  <w:vAlign w:val="center"/>
                  <w:hideMark/>
                </w:tcPr>
                <w:p w14:paraId="6DD0F3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213B8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7209A" w14:textId="77777777" w:rsidR="00921A47" w:rsidRPr="006518C9" w:rsidRDefault="00C741B0">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3A83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31C2F"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D1E53"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457C2A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5A107" w14:textId="77777777" w:rsidR="00921A47" w:rsidRPr="006518C9" w:rsidRDefault="00C741B0">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F747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3DAC9"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13D3DE4"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18E7E1D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38FB5" w14:textId="77777777" w:rsidR="00921A47" w:rsidRPr="006518C9" w:rsidRDefault="00C741B0">
                  <w:pPr>
                    <w:rPr>
                      <w:sz w:val="24"/>
                      <w:szCs w:val="24"/>
                      <w:lang w:val="en-US"/>
                    </w:rPr>
                  </w:pPr>
                  <w:hyperlink w:anchor="SpectrumIDFormat" w:history="1">
                    <w:proofErr w:type="spellStart"/>
                    <w:r w:rsidR="00921A47" w:rsidRPr="006518C9">
                      <w:rPr>
                        <w:rStyle w:val="Hyperlink"/>
                        <w:lang w:val="en-US"/>
                      </w:rPr>
                      <w:t>SpectrumIDFormat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CEF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4D03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56C48" w14:textId="77777777" w:rsidR="00921A47" w:rsidRPr="006518C9" w:rsidRDefault="00921A47">
                  <w:pPr>
                    <w:rPr>
                      <w:sz w:val="24"/>
                      <w:szCs w:val="24"/>
                      <w:lang w:val="en-US"/>
                    </w:rPr>
                  </w:pPr>
                  <w:r w:rsidRPr="006518C9">
                    <w:rPr>
                      <w:lang w:val="en-US"/>
                    </w:rPr>
                    <w:t>The format of the spectrum identifier within the source file</w:t>
                  </w:r>
                </w:p>
              </w:tc>
            </w:tr>
          </w:tbl>
          <w:p w14:paraId="12D0E814" w14:textId="77777777" w:rsidR="00921A47" w:rsidRPr="006518C9" w:rsidRDefault="00921A47">
            <w:pPr>
              <w:rPr>
                <w:sz w:val="24"/>
                <w:szCs w:val="24"/>
                <w:lang w:val="en-US"/>
              </w:rPr>
            </w:pPr>
          </w:p>
        </w:tc>
      </w:tr>
      <w:tr w:rsidR="00921A47" w:rsidRPr="006518C9" w14:paraId="01E08A16" w14:textId="77777777" w:rsidTr="00921A47">
        <w:trPr>
          <w:tblCellSpacing w:w="15" w:type="dxa"/>
        </w:trPr>
        <w:tc>
          <w:tcPr>
            <w:tcW w:w="0" w:type="auto"/>
            <w:vAlign w:val="center"/>
            <w:hideMark/>
          </w:tcPr>
          <w:p w14:paraId="5F54A8A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D6CF2E" w14:textId="77777777" w:rsidR="006154EB" w:rsidRPr="006518C9" w:rsidRDefault="00921A47">
            <w:pPr>
              <w:pStyle w:val="HTMLPreformatted"/>
            </w:pPr>
            <w:r w:rsidRPr="006518C9">
              <w:t>&lt;</w:t>
            </w:r>
            <w:proofErr w:type="spellStart"/>
            <w:r w:rsidRPr="006518C9">
              <w:t>SpectraData</w:t>
            </w:r>
            <w:proofErr w:type="spellEnd"/>
            <w:r w:rsidRPr="006518C9">
              <w:t xml:space="preserve"> location="E:\Work\PSI\mzIdentML\ProteinInference\Rosetta2\Peaklistswithecoli\Rosetta2a_Ecoli_spectra</w:t>
            </w:r>
          </w:p>
          <w:p w14:paraId="44D7009C" w14:textId="77777777" w:rsidR="00921A47" w:rsidRPr="006518C9" w:rsidRDefault="00921A47">
            <w:pPr>
              <w:pStyle w:val="HTMLPreformatted"/>
            </w:pPr>
            <w:proofErr w:type="gramStart"/>
            <w:r w:rsidRPr="006518C9">
              <w:t>.</w:t>
            </w:r>
            <w:proofErr w:type="spellStart"/>
            <w:r w:rsidRPr="006518C9">
              <w:t>mgf</w:t>
            </w:r>
            <w:proofErr w:type="spellEnd"/>
            <w:proofErr w:type="gramEnd"/>
            <w:r w:rsidRPr="006518C9">
              <w:t>" name="Rosetta2a_Ecoli_spectra.mgf" id="SID_1"&gt;</w:t>
            </w:r>
          </w:p>
          <w:p w14:paraId="073F45E7"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16971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accession="MS:1001062" </w:t>
            </w:r>
            <w:proofErr w:type="spellStart"/>
            <w:r w:rsidRPr="006518C9">
              <w:t>cvRef</w:t>
            </w:r>
            <w:proofErr w:type="spellEnd"/>
            <w:r w:rsidRPr="006518C9">
              <w:t>="PSI-MS" name="Mascot MGF format"/&gt;</w:t>
            </w:r>
          </w:p>
          <w:p w14:paraId="6538141C"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6856FB"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44DDA8B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069F0E11"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1EEB4685" w14:textId="77777777" w:rsidR="00921A47" w:rsidRPr="006518C9" w:rsidRDefault="00921A47">
            <w:pPr>
              <w:pStyle w:val="HTMLPreformatted"/>
            </w:pPr>
            <w:r w:rsidRPr="006518C9">
              <w:t xml:space="preserve">  ...</w:t>
            </w:r>
          </w:p>
          <w:p w14:paraId="42FD1377" w14:textId="77777777" w:rsidR="00921A47" w:rsidRPr="006518C9" w:rsidRDefault="00921A47">
            <w:pPr>
              <w:pStyle w:val="HTMLPreformatted"/>
            </w:pPr>
            <w:r w:rsidRPr="006518C9">
              <w:t>&lt;/</w:t>
            </w:r>
            <w:proofErr w:type="spellStart"/>
            <w:r w:rsidRPr="006518C9">
              <w:t>SpectraData</w:t>
            </w:r>
            <w:proofErr w:type="spellEnd"/>
            <w:r w:rsidRPr="006518C9">
              <w:t>&gt;</w:t>
            </w:r>
          </w:p>
        </w:tc>
      </w:tr>
    </w:tbl>
    <w:p w14:paraId="1E1E16E8" w14:textId="77777777" w:rsidR="00921A47" w:rsidRPr="006518C9" w:rsidRDefault="00921A47" w:rsidP="00921A47">
      <w:pPr>
        <w:rPr>
          <w:lang w:val="en-US"/>
        </w:rPr>
      </w:pPr>
    </w:p>
    <w:p w14:paraId="03617C82" w14:textId="77777777" w:rsidR="00921A47" w:rsidRPr="006518C9" w:rsidRDefault="00921A47" w:rsidP="00921A47">
      <w:pPr>
        <w:pStyle w:val="Heading2"/>
      </w:pPr>
      <w:bookmarkStart w:id="476" w:name="_Toc476057266"/>
      <w:r w:rsidRPr="006518C9">
        <w:t>Element &lt;</w:t>
      </w:r>
      <w:bookmarkStart w:id="477" w:name="SpectrumIdentification"/>
      <w:proofErr w:type="spellStart"/>
      <w:r w:rsidRPr="006518C9">
        <w:t>SpectrumIdentification</w:t>
      </w:r>
      <w:bookmarkEnd w:id="477"/>
      <w:proofErr w:type="spellEnd"/>
      <w:r w:rsidRPr="006518C9">
        <w:t>&gt;</w:t>
      </w:r>
      <w:bookmarkEnd w:id="4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193F4713" w14:textId="77777777" w:rsidTr="00921A47">
        <w:trPr>
          <w:tblCellSpacing w:w="15" w:type="dxa"/>
        </w:trPr>
        <w:tc>
          <w:tcPr>
            <w:tcW w:w="0" w:type="auto"/>
            <w:vAlign w:val="center"/>
            <w:hideMark/>
          </w:tcPr>
          <w:p w14:paraId="4DF2308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F3BEEA6"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0DBCF25F" w14:textId="77777777" w:rsidTr="00921A47">
        <w:trPr>
          <w:tblCellSpacing w:w="15" w:type="dxa"/>
        </w:trPr>
        <w:tc>
          <w:tcPr>
            <w:tcW w:w="0" w:type="auto"/>
            <w:vAlign w:val="center"/>
            <w:hideMark/>
          </w:tcPr>
          <w:p w14:paraId="2B96658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C23D78" w14:textId="77777777" w:rsidR="00921A47" w:rsidRPr="006518C9" w:rsidRDefault="00921A47">
            <w:pPr>
              <w:rPr>
                <w:sz w:val="24"/>
                <w:szCs w:val="24"/>
                <w:lang w:val="en-US"/>
              </w:rPr>
            </w:pPr>
            <w:proofErr w:type="spellStart"/>
            <w:r w:rsidRPr="006518C9">
              <w:rPr>
                <w:lang w:val="en-US"/>
              </w:rPr>
              <w:t>SpectrumIdentificationType</w:t>
            </w:r>
            <w:proofErr w:type="spellEnd"/>
            <w:r w:rsidRPr="006518C9">
              <w:rPr>
                <w:lang w:val="en-US"/>
              </w:rPr>
              <w:t xml:space="preserve"> </w:t>
            </w:r>
          </w:p>
        </w:tc>
      </w:tr>
      <w:tr w:rsidR="00921A47" w:rsidRPr="006518C9" w14:paraId="03A3CFE1" w14:textId="77777777" w:rsidTr="00921A47">
        <w:trPr>
          <w:tblCellSpacing w:w="15" w:type="dxa"/>
        </w:trPr>
        <w:tc>
          <w:tcPr>
            <w:tcW w:w="0" w:type="auto"/>
            <w:vAlign w:val="center"/>
            <w:hideMark/>
          </w:tcPr>
          <w:p w14:paraId="24AA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4DA038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8AC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7B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73D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EF1D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9C82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98CE5"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BEEAC9"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641E05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80960" w14:textId="77777777" w:rsidR="00921A47" w:rsidRPr="006518C9" w:rsidRDefault="00921A47">
                  <w:pPr>
                    <w:rPr>
                      <w:sz w:val="24"/>
                      <w:szCs w:val="24"/>
                      <w:lang w:val="en-US"/>
                    </w:rPr>
                  </w:pPr>
                  <w:r w:rsidRPr="006518C9">
                    <w:rPr>
                      <w:lang w:val="en-US"/>
                    </w:rPr>
                    <w:t>When the protocol was applied.</w:t>
                  </w:r>
                </w:p>
              </w:tc>
            </w:tr>
            <w:tr w:rsidR="00921A47" w:rsidRPr="006518C9" w14:paraId="1EAF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01A1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6CFD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CFFD8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E64D6"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w:t>
                  </w:r>
                  <w:r w:rsidRPr="006518C9">
                    <w:rPr>
                      <w:lang w:val="en-US"/>
                    </w:rPr>
                    <w:lastRenderedPageBreak/>
                    <w:t xml:space="preserve">related documents, or a repository) of its use. </w:t>
                  </w:r>
                </w:p>
              </w:tc>
            </w:tr>
            <w:tr w:rsidR="00921A47" w:rsidRPr="006518C9" w14:paraId="09F1C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1317"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8379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69A6F3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910A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60F4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0DB5E"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6C5D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515B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2D"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SpectrumIdentificationList</w:t>
                  </w:r>
                  <w:proofErr w:type="spellEnd"/>
                  <w:r w:rsidRPr="006518C9">
                    <w:rPr>
                      <w:lang w:val="en-US"/>
                    </w:rPr>
                    <w:t xml:space="preserve"> produced by this analysis in the </w:t>
                  </w:r>
                  <w:proofErr w:type="spellStart"/>
                  <w:r w:rsidRPr="006518C9">
                    <w:rPr>
                      <w:lang w:val="en-US"/>
                    </w:rPr>
                    <w:t>DataCollection</w:t>
                  </w:r>
                  <w:proofErr w:type="spellEnd"/>
                  <w:r w:rsidRPr="006518C9">
                    <w:rPr>
                      <w:lang w:val="en-US"/>
                    </w:rPr>
                    <w:t xml:space="preserve"> section. </w:t>
                  </w:r>
                </w:p>
              </w:tc>
            </w:tr>
            <w:tr w:rsidR="00921A47" w:rsidRPr="006518C9" w14:paraId="05E5A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9670C" w14:textId="77777777" w:rsidR="00921A47" w:rsidRPr="006518C9" w:rsidRDefault="00921A47">
                  <w:pPr>
                    <w:rPr>
                      <w:sz w:val="24"/>
                      <w:szCs w:val="24"/>
                      <w:lang w:val="en-US"/>
                    </w:rPr>
                  </w:pPr>
                  <w:proofErr w:type="spellStart"/>
                  <w:r w:rsidRPr="006518C9">
                    <w:rPr>
                      <w:lang w:val="en-US"/>
                    </w:rPr>
                    <w:t>spectrumIdentificationProtocol_ref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4303D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0F7FA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1462" w14:textId="77777777" w:rsidR="00921A47" w:rsidRPr="006518C9" w:rsidRDefault="00921A47">
                  <w:pPr>
                    <w:rPr>
                      <w:sz w:val="24"/>
                      <w:szCs w:val="24"/>
                      <w:lang w:val="en-US"/>
                    </w:rPr>
                  </w:pPr>
                  <w:r w:rsidRPr="006518C9">
                    <w:rPr>
                      <w:lang w:val="en-US"/>
                    </w:rPr>
                    <w:t xml:space="preserve">A reference to the search protocol used for this </w:t>
                  </w:r>
                  <w:proofErr w:type="spellStart"/>
                  <w:r w:rsidRPr="006518C9">
                    <w:rPr>
                      <w:lang w:val="en-US"/>
                    </w:rPr>
                    <w:t>SpectrumIdentification</w:t>
                  </w:r>
                  <w:proofErr w:type="spellEnd"/>
                  <w:r w:rsidRPr="006518C9">
                    <w:rPr>
                      <w:lang w:val="en-US"/>
                    </w:rPr>
                    <w:t xml:space="preserve">. </w:t>
                  </w:r>
                </w:p>
              </w:tc>
            </w:tr>
          </w:tbl>
          <w:p w14:paraId="560B1EA7" w14:textId="77777777" w:rsidR="00921A47" w:rsidRPr="006518C9" w:rsidRDefault="00921A47">
            <w:pPr>
              <w:rPr>
                <w:sz w:val="24"/>
                <w:szCs w:val="24"/>
                <w:lang w:val="en-US"/>
              </w:rPr>
            </w:pPr>
          </w:p>
        </w:tc>
      </w:tr>
      <w:tr w:rsidR="00921A47" w:rsidRPr="006518C9" w14:paraId="4C224EF5" w14:textId="77777777" w:rsidTr="00921A47">
        <w:trPr>
          <w:tblCellSpacing w:w="15" w:type="dxa"/>
        </w:trPr>
        <w:tc>
          <w:tcPr>
            <w:tcW w:w="0" w:type="auto"/>
            <w:vAlign w:val="center"/>
            <w:hideMark/>
          </w:tcPr>
          <w:p w14:paraId="3E6A8AB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6AC6D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917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D5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0D5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CDEA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B12A1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E354" w14:textId="77777777" w:rsidR="00921A47" w:rsidRPr="006518C9" w:rsidRDefault="00C741B0">
                  <w:pPr>
                    <w:rPr>
                      <w:sz w:val="24"/>
                      <w:szCs w:val="24"/>
                      <w:lang w:val="en-US"/>
                    </w:rPr>
                  </w:pPr>
                  <w:hyperlink w:anchor="InputSpectra" w:history="1">
                    <w:proofErr w:type="spellStart"/>
                    <w:r w:rsidR="00921A47" w:rsidRPr="006518C9">
                      <w:rPr>
                        <w:rStyle w:val="Hyperlink"/>
                        <w:lang w:val="en-US"/>
                      </w:rPr>
                      <w:t>InputSpectra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5CEAF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59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3D3A" w14:textId="77777777" w:rsidR="00921A47" w:rsidRPr="006518C9" w:rsidRDefault="00921A47">
                  <w:pPr>
                    <w:rPr>
                      <w:sz w:val="24"/>
                      <w:szCs w:val="24"/>
                      <w:lang w:val="en-US"/>
                    </w:rPr>
                  </w:pPr>
                  <w:r w:rsidRPr="006518C9">
                    <w:rPr>
                      <w:lang w:val="en-US"/>
                    </w:rPr>
                    <w:t>One of the spectra data sets used.</w:t>
                  </w:r>
                </w:p>
              </w:tc>
            </w:tr>
            <w:tr w:rsidR="00921A47" w:rsidRPr="006518C9" w14:paraId="0630F3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8027C" w14:textId="77777777" w:rsidR="00921A47" w:rsidRPr="006518C9" w:rsidRDefault="00C741B0">
                  <w:pPr>
                    <w:rPr>
                      <w:sz w:val="24"/>
                      <w:szCs w:val="24"/>
                      <w:lang w:val="en-US"/>
                    </w:rPr>
                  </w:pPr>
                  <w:hyperlink w:anchor="SearchDatabaseRef" w:history="1">
                    <w:proofErr w:type="spellStart"/>
                    <w:r w:rsidR="00921A47" w:rsidRPr="006518C9">
                      <w:rPr>
                        <w:rStyle w:val="Hyperlink"/>
                        <w:lang w:val="en-US"/>
                      </w:rPr>
                      <w:t>SearchDatabaseRef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E424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262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798E3" w14:textId="77777777" w:rsidR="00921A47" w:rsidRPr="006518C9" w:rsidRDefault="00921A47">
                  <w:pPr>
                    <w:rPr>
                      <w:sz w:val="24"/>
                      <w:szCs w:val="24"/>
                      <w:lang w:val="en-US"/>
                    </w:rPr>
                  </w:pPr>
                  <w:r w:rsidRPr="006518C9">
                    <w:rPr>
                      <w:lang w:val="en-US"/>
                    </w:rPr>
                    <w:t>One of the search databases used.</w:t>
                  </w:r>
                </w:p>
              </w:tc>
            </w:tr>
          </w:tbl>
          <w:p w14:paraId="1EF8DC26" w14:textId="77777777" w:rsidR="00921A47" w:rsidRPr="006518C9" w:rsidRDefault="00921A47">
            <w:pPr>
              <w:rPr>
                <w:sz w:val="24"/>
                <w:szCs w:val="24"/>
                <w:lang w:val="en-US"/>
              </w:rPr>
            </w:pPr>
          </w:p>
        </w:tc>
      </w:tr>
      <w:tr w:rsidR="00921A47" w:rsidRPr="006518C9" w14:paraId="301C337D" w14:textId="77777777" w:rsidTr="00921A47">
        <w:trPr>
          <w:tblCellSpacing w:w="15" w:type="dxa"/>
        </w:trPr>
        <w:tc>
          <w:tcPr>
            <w:tcW w:w="0" w:type="auto"/>
            <w:vAlign w:val="center"/>
            <w:hideMark/>
          </w:tcPr>
          <w:p w14:paraId="5B3BEC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F9B3CC" w14:textId="77777777" w:rsidR="00921A47" w:rsidRPr="006518C9" w:rsidRDefault="00921A47">
            <w:pPr>
              <w:pStyle w:val="HTMLPreformatted"/>
            </w:pPr>
            <w:r w:rsidRPr="006518C9">
              <w:t>&lt;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A735BB9"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56928E0A"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4F5FFA90" w14:textId="77777777" w:rsidR="00921A47" w:rsidRPr="006518C9" w:rsidRDefault="00921A47">
            <w:pPr>
              <w:pStyle w:val="HTMLPreformatted"/>
            </w:pPr>
            <w:r w:rsidRPr="006518C9">
              <w:t>&lt;/</w:t>
            </w:r>
            <w:proofErr w:type="spellStart"/>
            <w:r w:rsidRPr="006518C9">
              <w:t>SpectrumIdentification</w:t>
            </w:r>
            <w:proofErr w:type="spellEnd"/>
            <w:r w:rsidRPr="006518C9">
              <w:t>&gt;</w:t>
            </w:r>
          </w:p>
        </w:tc>
      </w:tr>
    </w:tbl>
    <w:p w14:paraId="44F01FB2" w14:textId="77777777" w:rsidR="00921A47" w:rsidRPr="006518C9" w:rsidRDefault="00921A47" w:rsidP="00921A47">
      <w:pPr>
        <w:rPr>
          <w:lang w:val="en-US"/>
        </w:rPr>
      </w:pPr>
    </w:p>
    <w:p w14:paraId="4AFCCEF9" w14:textId="77777777" w:rsidR="00921A47" w:rsidRPr="006518C9" w:rsidRDefault="00921A47" w:rsidP="00921A47">
      <w:pPr>
        <w:pStyle w:val="Heading2"/>
      </w:pPr>
      <w:bookmarkStart w:id="478" w:name="_Toc476057267"/>
      <w:r w:rsidRPr="006518C9">
        <w:t>Element &lt;</w:t>
      </w:r>
      <w:bookmarkStart w:id="479" w:name="SpectrumIdentificationItem"/>
      <w:proofErr w:type="spellStart"/>
      <w:r w:rsidRPr="006518C9">
        <w:t>SpectrumIdentificationItem</w:t>
      </w:r>
      <w:bookmarkEnd w:id="479"/>
      <w:proofErr w:type="spellEnd"/>
      <w:r w:rsidRPr="006518C9">
        <w:t>&gt;</w:t>
      </w:r>
      <w:bookmarkEnd w:id="4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4934519A" w14:textId="77777777" w:rsidTr="00921A47">
        <w:trPr>
          <w:tblCellSpacing w:w="15" w:type="dxa"/>
        </w:trPr>
        <w:tc>
          <w:tcPr>
            <w:tcW w:w="0" w:type="auto"/>
            <w:vAlign w:val="center"/>
            <w:hideMark/>
          </w:tcPr>
          <w:p w14:paraId="5F9D021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66322E"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 xml:space="preserve">ng an input </w:t>
            </w:r>
            <w:proofErr w:type="gramStart"/>
            <w:r w:rsidR="006154EB" w:rsidRPr="006518C9">
              <w:rPr>
                <w:lang w:val="en-US"/>
              </w:rPr>
              <w:t>spectra</w:t>
            </w:r>
            <w:proofErr w:type="gramEnd"/>
            <w:r w:rsidR="006154EB" w:rsidRPr="006518C9">
              <w:rPr>
                <w:lang w:val="en-US"/>
              </w:rPr>
              <w:t>, along with</w:t>
            </w:r>
          </w:p>
          <w:p w14:paraId="5C9FD1EC" w14:textId="77777777" w:rsidR="006154EB" w:rsidRPr="006518C9" w:rsidRDefault="00921A47">
            <w:pPr>
              <w:rPr>
                <w:lang w:val="en-US"/>
              </w:rPr>
            </w:pPr>
            <w:r w:rsidRPr="006518C9">
              <w:rPr>
                <w:lang w:val="en-US"/>
              </w:rPr>
              <w:t xml:space="preserve">the set of confidence values for that identification. </w:t>
            </w:r>
            <w:proofErr w:type="spellStart"/>
            <w:r w:rsidRPr="006518C9">
              <w:rPr>
                <w:lang w:val="en-US"/>
              </w:rPr>
              <w:t>PeptideEvidence</w:t>
            </w:r>
            <w:proofErr w:type="spellEnd"/>
            <w:r w:rsidRPr="006518C9">
              <w:rPr>
                <w:lang w:val="en-US"/>
              </w:rPr>
              <w:t xml:space="preserve"> elemen</w:t>
            </w:r>
            <w:r w:rsidR="006154EB" w:rsidRPr="006518C9">
              <w:rPr>
                <w:lang w:val="en-US"/>
              </w:rPr>
              <w:t>ts should be given</w:t>
            </w:r>
          </w:p>
          <w:p w14:paraId="7A4521F3"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6EA747D5" w14:textId="77777777" w:rsidTr="00921A47">
        <w:trPr>
          <w:tblCellSpacing w:w="15" w:type="dxa"/>
        </w:trPr>
        <w:tc>
          <w:tcPr>
            <w:tcW w:w="0" w:type="auto"/>
            <w:vAlign w:val="center"/>
            <w:hideMark/>
          </w:tcPr>
          <w:p w14:paraId="772B51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3D6B33F" w14:textId="77777777" w:rsidR="00921A47" w:rsidRPr="006518C9" w:rsidRDefault="00921A47">
            <w:pPr>
              <w:rPr>
                <w:sz w:val="24"/>
                <w:szCs w:val="24"/>
                <w:lang w:val="en-US"/>
              </w:rPr>
            </w:pPr>
            <w:proofErr w:type="spellStart"/>
            <w:r w:rsidRPr="006518C9">
              <w:rPr>
                <w:lang w:val="en-US"/>
              </w:rPr>
              <w:t>SpectrumIdentificationItemType</w:t>
            </w:r>
            <w:proofErr w:type="spellEnd"/>
            <w:r w:rsidRPr="006518C9">
              <w:rPr>
                <w:lang w:val="en-US"/>
              </w:rPr>
              <w:t xml:space="preserve"> </w:t>
            </w:r>
          </w:p>
        </w:tc>
      </w:tr>
      <w:tr w:rsidR="00921A47" w:rsidRPr="006518C9" w14:paraId="6D50FC51" w14:textId="77777777" w:rsidTr="00921A47">
        <w:trPr>
          <w:tblCellSpacing w:w="15" w:type="dxa"/>
        </w:trPr>
        <w:tc>
          <w:tcPr>
            <w:tcW w:w="0" w:type="auto"/>
            <w:vAlign w:val="center"/>
            <w:hideMark/>
          </w:tcPr>
          <w:p w14:paraId="227BAF5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8"/>
            </w:tblGrid>
            <w:tr w:rsidR="00921A47" w:rsidRPr="006518C9" w14:paraId="0D4E918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170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893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A4C6"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9716B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E8AD63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24409" w14:textId="77777777" w:rsidR="00921A47" w:rsidRPr="006518C9" w:rsidRDefault="00921A47">
                  <w:pPr>
                    <w:rPr>
                      <w:sz w:val="24"/>
                      <w:szCs w:val="24"/>
                      <w:lang w:val="en-US"/>
                    </w:rPr>
                  </w:pPr>
                  <w:proofErr w:type="spellStart"/>
                  <w:r w:rsidRPr="006518C9">
                    <w:rPr>
                      <w:lang w:val="en-US"/>
                    </w:rPr>
                    <w:t>calculatedMassToCharge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68CC23"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06C1D6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EB0C537"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3123B01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943AB" w14:textId="77777777" w:rsidR="00921A47" w:rsidRPr="006518C9" w:rsidRDefault="00921A47">
                  <w:pPr>
                    <w:rPr>
                      <w:sz w:val="24"/>
                      <w:szCs w:val="24"/>
                      <w:lang w:val="en-US"/>
                    </w:rPr>
                  </w:pPr>
                  <w:proofErr w:type="spellStart"/>
                  <w:r w:rsidRPr="006518C9">
                    <w:rPr>
                      <w:lang w:val="en-US"/>
                    </w:rPr>
                    <w:t>calculatedPI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AD5F"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CC8DC78"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BEC1F6"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w:t>
                  </w:r>
                  <w:proofErr w:type="spellStart"/>
                  <w:r w:rsidRPr="006518C9">
                    <w:rPr>
                      <w:lang w:val="en-US"/>
                    </w:rPr>
                    <w:t>calcuated</w:t>
                  </w:r>
                  <w:proofErr w:type="spellEnd"/>
                  <w:r w:rsidRPr="006518C9">
                    <w:rPr>
                      <w:lang w:val="en-US"/>
                    </w:rPr>
                    <w:t xml:space="preserve"> properly. </w:t>
                  </w:r>
                </w:p>
              </w:tc>
            </w:tr>
            <w:tr w:rsidR="00921A47" w:rsidRPr="006518C9" w14:paraId="7D3FA94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74543" w14:textId="77777777" w:rsidR="00921A47" w:rsidRPr="006518C9" w:rsidRDefault="00921A47">
                  <w:pPr>
                    <w:rPr>
                      <w:sz w:val="24"/>
                      <w:szCs w:val="24"/>
                      <w:lang w:val="en-US"/>
                    </w:rPr>
                  </w:pPr>
                  <w:proofErr w:type="spellStart"/>
                  <w:r w:rsidRPr="006518C9">
                    <w:rPr>
                      <w:lang w:val="en-US"/>
                    </w:rPr>
                    <w:t>chargeState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98F7B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6303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67A4F43"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42FF1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F3217" w14:textId="77777777" w:rsidR="00921A47" w:rsidRPr="006518C9" w:rsidRDefault="00921A47">
                  <w:pPr>
                    <w:rPr>
                      <w:sz w:val="24"/>
                      <w:szCs w:val="24"/>
                      <w:lang w:val="en-US"/>
                    </w:rPr>
                  </w:pPr>
                  <w:proofErr w:type="spellStart"/>
                  <w:r w:rsidRPr="006518C9">
                    <w:rPr>
                      <w:lang w:val="en-US"/>
                    </w:rPr>
                    <w:t>experimentalMassToCharge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414F89"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794F091"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7DDD48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C131A3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61D11E"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3D9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366E36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2FC130"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18D5405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095C8" w14:textId="77777777" w:rsidR="00921A47" w:rsidRPr="006518C9" w:rsidRDefault="00921A47">
                  <w:pPr>
                    <w:rPr>
                      <w:sz w:val="24"/>
                      <w:szCs w:val="24"/>
                      <w:lang w:val="en-US"/>
                    </w:rPr>
                  </w:pPr>
                  <w:proofErr w:type="spellStart"/>
                  <w:r w:rsidRPr="006518C9">
                    <w:rPr>
                      <w:lang w:val="en-US"/>
                    </w:rPr>
                    <w:t>massTable_ref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ED42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47E96D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76E984A" w14:textId="77777777" w:rsidR="00921A47" w:rsidRPr="006518C9" w:rsidRDefault="00921A47">
                  <w:pPr>
                    <w:rPr>
                      <w:sz w:val="24"/>
                      <w:szCs w:val="24"/>
                      <w:lang w:val="en-US"/>
                    </w:rPr>
                  </w:pPr>
                  <w:r w:rsidRPr="006518C9">
                    <w:rPr>
                      <w:lang w:val="en-US"/>
                    </w:rPr>
                    <w:t xml:space="preserve">A reference should be given to the </w:t>
                  </w:r>
                  <w:proofErr w:type="spellStart"/>
                  <w:r w:rsidRPr="006518C9">
                    <w:rPr>
                      <w:lang w:val="en-US"/>
                    </w:rPr>
                    <w:t>MassTable</w:t>
                  </w:r>
                  <w:proofErr w:type="spellEnd"/>
                  <w:r w:rsidRPr="006518C9">
                    <w:rPr>
                      <w:lang w:val="en-US"/>
                    </w:rPr>
                    <w:t xml:space="preserve"> used to calculate the </w:t>
                  </w:r>
                  <w:proofErr w:type="spellStart"/>
                  <w:r w:rsidRPr="006518C9">
                    <w:rPr>
                      <w:lang w:val="en-US"/>
                    </w:rPr>
                    <w:t>sequenceMass</w:t>
                  </w:r>
                  <w:proofErr w:type="spellEnd"/>
                  <w:r w:rsidRPr="006518C9">
                    <w:rPr>
                      <w:lang w:val="en-US"/>
                    </w:rPr>
                    <w:t xml:space="preserve"> only if more than one </w:t>
                  </w:r>
                  <w:proofErr w:type="spellStart"/>
                  <w:r w:rsidRPr="006518C9">
                    <w:rPr>
                      <w:lang w:val="en-US"/>
                    </w:rPr>
                    <w:t>MassTable</w:t>
                  </w:r>
                  <w:proofErr w:type="spellEnd"/>
                  <w:r w:rsidRPr="006518C9">
                    <w:rPr>
                      <w:lang w:val="en-US"/>
                    </w:rPr>
                    <w:t xml:space="preserve"> has been given.</w:t>
                  </w:r>
                </w:p>
              </w:tc>
            </w:tr>
            <w:tr w:rsidR="00921A47" w:rsidRPr="006518C9" w14:paraId="212CD7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18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66A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5893F1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45FD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ABF1EB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C2F7"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C7625D"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0153B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988A8C2" w14:textId="77777777" w:rsidR="00921A47" w:rsidRPr="006518C9" w:rsidRDefault="00921A47">
                  <w:pPr>
                    <w:rPr>
                      <w:sz w:val="24"/>
                      <w:szCs w:val="24"/>
                      <w:lang w:val="en-US"/>
                    </w:rPr>
                  </w:pPr>
                  <w:r w:rsidRPr="006518C9">
                    <w:rPr>
                      <w:lang w:val="en-US"/>
                    </w:rPr>
                    <w:t xml:space="preserve">Set to true if the producers of the file </w:t>
                  </w:r>
                  <w:proofErr w:type="gramStart"/>
                  <w:r w:rsidRPr="006518C9">
                    <w:rPr>
                      <w:lang w:val="en-US"/>
                    </w:rPr>
                    <w:t>has</w:t>
                  </w:r>
                  <w:proofErr w:type="gramEnd"/>
                  <w:r w:rsidRPr="006518C9">
                    <w:rPr>
                      <w:lang w:val="en-US"/>
                    </w:rPr>
                    <w:t xml:space="preserve"> deemed that the identification has passed a given threshold or been validated as </w:t>
                  </w:r>
                  <w:r w:rsidRPr="006518C9">
                    <w:rPr>
                      <w:lang w:val="en-US"/>
                    </w:rPr>
                    <w:lastRenderedPageBreak/>
                    <w:t xml:space="preserve">correct. If no such threshold has been set, value of true should be given for all results. </w:t>
                  </w:r>
                </w:p>
              </w:tc>
            </w:tr>
            <w:tr w:rsidR="00921A47" w:rsidRPr="006518C9" w14:paraId="4459444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A8FF9" w14:textId="77777777" w:rsidR="00921A47" w:rsidRPr="006518C9" w:rsidRDefault="00921A47">
                  <w:pPr>
                    <w:rPr>
                      <w:sz w:val="24"/>
                      <w:szCs w:val="24"/>
                      <w:lang w:val="en-US"/>
                    </w:rPr>
                  </w:pPr>
                  <w:proofErr w:type="spellStart"/>
                  <w:r w:rsidRPr="006518C9">
                    <w:rPr>
                      <w:lang w:val="en-US"/>
                    </w:rPr>
                    <w:lastRenderedPageBreak/>
                    <w:t>peptide_ref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422B7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E8A05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00ED6F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486DB92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D3860"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899E2"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84593B"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C5FF604"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4C13A39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656590"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F60EF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AA908C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1C2751C" w14:textId="77777777" w:rsidR="00921A47" w:rsidRPr="006518C9" w:rsidRDefault="00921A47">
                  <w:pPr>
                    <w:rPr>
                      <w:sz w:val="24"/>
                      <w:szCs w:val="24"/>
                      <w:lang w:val="en-US"/>
                    </w:rPr>
                  </w:pPr>
                  <w:r w:rsidRPr="006518C9">
                    <w:rPr>
                      <w:lang w:val="en-US"/>
                    </w:rPr>
                    <w:t xml:space="preserve">A reference should be provided to link the </w:t>
                  </w:r>
                  <w:proofErr w:type="spellStart"/>
                  <w:r w:rsidRPr="006518C9">
                    <w:rPr>
                      <w:lang w:val="en-US"/>
                    </w:rPr>
                    <w:t>SpectrumIdentificationItem</w:t>
                  </w:r>
                  <w:proofErr w:type="spellEnd"/>
                  <w:r w:rsidRPr="006518C9">
                    <w:rPr>
                      <w:lang w:val="en-US"/>
                    </w:rPr>
                    <w:t xml:space="preserve"> to a Sample if more than one sample has been described in the </w:t>
                  </w:r>
                  <w:proofErr w:type="spellStart"/>
                  <w:r w:rsidRPr="006518C9">
                    <w:rPr>
                      <w:lang w:val="en-US"/>
                    </w:rPr>
                    <w:t>AnalysisSampleCollection</w:t>
                  </w:r>
                  <w:proofErr w:type="spellEnd"/>
                  <w:r w:rsidRPr="006518C9">
                    <w:rPr>
                      <w:lang w:val="en-US"/>
                    </w:rPr>
                    <w:t xml:space="preserve">. </w:t>
                  </w:r>
                </w:p>
              </w:tc>
            </w:tr>
          </w:tbl>
          <w:p w14:paraId="2876B6D6" w14:textId="77777777" w:rsidR="00921A47" w:rsidRPr="006518C9" w:rsidRDefault="00921A47">
            <w:pPr>
              <w:rPr>
                <w:sz w:val="24"/>
                <w:szCs w:val="24"/>
                <w:lang w:val="en-US"/>
              </w:rPr>
            </w:pPr>
          </w:p>
        </w:tc>
      </w:tr>
      <w:tr w:rsidR="00921A47" w:rsidRPr="006518C9" w14:paraId="3F0E4F7C" w14:textId="77777777" w:rsidTr="00921A47">
        <w:trPr>
          <w:tblCellSpacing w:w="15" w:type="dxa"/>
        </w:trPr>
        <w:tc>
          <w:tcPr>
            <w:tcW w:w="0" w:type="auto"/>
            <w:vAlign w:val="center"/>
            <w:hideMark/>
          </w:tcPr>
          <w:p w14:paraId="56ECA1B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543703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3DD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3F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95E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61494DB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592484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AA525" w14:textId="77777777" w:rsidR="00921A47" w:rsidRPr="006518C9" w:rsidRDefault="00C741B0">
                  <w:pPr>
                    <w:rPr>
                      <w:sz w:val="24"/>
                      <w:szCs w:val="24"/>
                      <w:lang w:val="en-US"/>
                    </w:rPr>
                  </w:pPr>
                  <w:hyperlink w:anchor="PeptideEvidenceRef" w:history="1">
                    <w:proofErr w:type="spellStart"/>
                    <w:r w:rsidR="00921A47" w:rsidRPr="006518C9">
                      <w:rPr>
                        <w:rStyle w:val="Hyperlink"/>
                        <w:lang w:val="en-US"/>
                      </w:rPr>
                      <w:t>PeptideEvidenceRef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BE61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C73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4D03A9" w14:textId="77777777" w:rsidR="00921A47" w:rsidRPr="006518C9" w:rsidRDefault="00921A47">
                  <w:pPr>
                    <w:rPr>
                      <w:sz w:val="24"/>
                      <w:szCs w:val="24"/>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specific sequence can be assigned to multiple proteins and or positions in a protein all possible </w:t>
                  </w:r>
                  <w:proofErr w:type="spellStart"/>
                  <w:r w:rsidRPr="006518C9">
                    <w:rPr>
                      <w:lang w:val="en-US"/>
                    </w:rPr>
                    <w:t>PeptideEvidence</w:t>
                  </w:r>
                  <w:proofErr w:type="spellEnd"/>
                  <w:r w:rsidRPr="006518C9">
                    <w:rPr>
                      <w:lang w:val="en-US"/>
                    </w:rPr>
                    <w:t xml:space="preserve"> elements should be referenced here.</w:t>
                  </w:r>
                </w:p>
              </w:tc>
            </w:tr>
            <w:tr w:rsidR="00921A47" w:rsidRPr="006518C9" w14:paraId="423B4D8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BBC7C" w14:textId="77777777" w:rsidR="00921A47" w:rsidRPr="006518C9" w:rsidRDefault="00C741B0">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AAC2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45BB8"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9F959B"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356AB56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8FA71"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4CC42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C76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04277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5342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F1573"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6CA7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25AC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C5231F5" w14:textId="77777777" w:rsidR="00921A47" w:rsidRPr="006518C9" w:rsidRDefault="00921A47">
                  <w:pPr>
                    <w:rPr>
                      <w:sz w:val="24"/>
                      <w:szCs w:val="24"/>
                      <w:lang w:val="en-US"/>
                    </w:rPr>
                  </w:pPr>
                  <w:r w:rsidRPr="006518C9">
                    <w:rPr>
                      <w:lang w:val="en-US"/>
                    </w:rPr>
                    <w:t>A single user-defined parameter.</w:t>
                  </w:r>
                </w:p>
              </w:tc>
            </w:tr>
          </w:tbl>
          <w:p w14:paraId="3D27E879" w14:textId="77777777" w:rsidR="00921A47" w:rsidRPr="006518C9" w:rsidRDefault="00921A47">
            <w:pPr>
              <w:rPr>
                <w:sz w:val="24"/>
                <w:szCs w:val="24"/>
                <w:lang w:val="en-US"/>
              </w:rPr>
            </w:pPr>
          </w:p>
        </w:tc>
      </w:tr>
      <w:tr w:rsidR="00921A47" w:rsidRPr="006518C9" w14:paraId="2A10CE38" w14:textId="77777777" w:rsidTr="00921A47">
        <w:trPr>
          <w:tblCellSpacing w:w="15" w:type="dxa"/>
        </w:trPr>
        <w:tc>
          <w:tcPr>
            <w:tcW w:w="0" w:type="auto"/>
            <w:vAlign w:val="center"/>
            <w:hideMark/>
          </w:tcPr>
          <w:p w14:paraId="230C269C"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431EAFE" w14:textId="77777777" w:rsidR="00921A47" w:rsidRPr="006518C9" w:rsidRDefault="00AD4E91">
            <w:pPr>
              <w:rPr>
                <w:sz w:val="24"/>
                <w:szCs w:val="24"/>
                <w:lang w:val="en-US"/>
              </w:rPr>
            </w:pPr>
            <w:r>
              <w:rPr>
                <w:noProof/>
                <w:lang w:val="de-DE" w:eastAsia="de-DE"/>
              </w:rPr>
              <w:drawing>
                <wp:inline distT="0" distB="0" distL="0" distR="0" wp14:anchorId="2EF59435" wp14:editId="1E43783E">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2971BD" w14:paraId="1DEF1D60" w14:textId="77777777" w:rsidTr="00921A47">
        <w:trPr>
          <w:tblCellSpacing w:w="15" w:type="dxa"/>
        </w:trPr>
        <w:tc>
          <w:tcPr>
            <w:tcW w:w="0" w:type="auto"/>
            <w:vAlign w:val="center"/>
            <w:hideMark/>
          </w:tcPr>
          <w:p w14:paraId="61C3F9C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534E45" w14:textId="77777777" w:rsidR="009A2DAA"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passThreshold</w:t>
            </w:r>
            <w:proofErr w:type="spellEnd"/>
            <w:r w:rsidRPr="006518C9">
              <w:t xml:space="preserve">="true" rank="1" </w:t>
            </w:r>
            <w:proofErr w:type="spellStart"/>
            <w:r w:rsidRPr="006518C9">
              <w:t>peptide_ref</w:t>
            </w:r>
            <w:proofErr w:type="spellEnd"/>
            <w:r w:rsidRPr="006518C9">
              <w:t xml:space="preserve">="NMGGPYGGGNYGPGGSGGSGGYGGR_15.99491461956-ATAA-2" </w:t>
            </w:r>
            <w:proofErr w:type="spellStart"/>
            <w:r w:rsidRPr="006518C9">
              <w:t>calculatedMassToCharge</w:t>
            </w:r>
            <w:proofErr w:type="spellEnd"/>
            <w:r w:rsidRPr="006518C9">
              <w:t>="1103.45377262</w:t>
            </w:r>
          </w:p>
          <w:p w14:paraId="34EE7F44" w14:textId="77777777" w:rsidR="00921A47" w:rsidRPr="006518C9" w:rsidRDefault="00921A47">
            <w:pPr>
              <w:pStyle w:val="HTMLPreformatted"/>
            </w:pPr>
            <w:r w:rsidRPr="006518C9">
              <w:t xml:space="preserve">38118" </w:t>
            </w:r>
            <w:proofErr w:type="spellStart"/>
            <w:r w:rsidRPr="006518C9">
              <w:t>experimentalMassToCharge</w:t>
            </w:r>
            <w:proofErr w:type="spellEnd"/>
            <w:r w:rsidRPr="006518C9">
              <w:t xml:space="preserve">="1103.454029541017" </w:t>
            </w:r>
            <w:proofErr w:type="spellStart"/>
            <w:r w:rsidRPr="006518C9">
              <w:t>chargeState</w:t>
            </w:r>
            <w:proofErr w:type="spellEnd"/>
            <w:r w:rsidRPr="006518C9">
              <w:t>="2" id="SII_1920_1"&gt;</w:t>
            </w:r>
          </w:p>
          <w:p w14:paraId="3C95112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w:t>
            </w:r>
            <w:proofErr w:type="spellStart"/>
            <w:r w:rsidRPr="006518C9">
              <w:t>peptideEvidence_ref</w:t>
            </w:r>
            <w:proofErr w:type="spellEnd"/>
            <w:r w:rsidRPr="006518C9">
              <w:t>="PepEv_5164"/&gt;</w:t>
            </w:r>
          </w:p>
          <w:p w14:paraId="3DBF902F" w14:textId="77777777" w:rsidR="00921A47" w:rsidRPr="006518C9" w:rsidRDefault="00921A47">
            <w:pPr>
              <w:pStyle w:val="HTMLPreformatted"/>
            </w:pPr>
            <w:r w:rsidRPr="006518C9">
              <w:t xml:space="preserve">            &lt;Fragmentation&gt;</w:t>
            </w:r>
          </w:p>
          <w:p w14:paraId="790B2972"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3C41FA78" w14:textId="77777777" w:rsidR="006154EB"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6154EB" w:rsidRPr="006518C9">
              <w:t>1193695 232.1403961 289.1618958</w:t>
            </w:r>
          </w:p>
          <w:p w14:paraId="4A329167"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010505"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6F2A5A2B" w14:textId="77777777" w:rsidR="00921A47" w:rsidRPr="006518C9" w:rsidRDefault="00921A47">
            <w:pPr>
              <w:pStyle w:val="HTMLPreformatted"/>
            </w:pPr>
            <w:r w:rsidRPr="006518C9">
              <w:lastRenderedPageBreak/>
              <w:t>1733.721191 1830.793213 1887.808105 1944.829834"/&gt;</w:t>
            </w:r>
          </w:p>
          <w:p w14:paraId="46D21D28"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9A2DAA" w:rsidRPr="006518C9">
              <w:t>5939.5844726563 4933.5014648438</w:t>
            </w:r>
          </w:p>
          <w:p w14:paraId="05B552FD"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183D6404"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0632B876"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62DB3386" w14:textId="77777777" w:rsidR="00921A47" w:rsidRPr="006518C9" w:rsidRDefault="00921A47">
            <w:pPr>
              <w:pStyle w:val="HTMLPreformatted"/>
            </w:pPr>
            <w:r w:rsidRPr="006518C9">
              <w:t>1954.5501708984 4844.9125976563"/&gt;</w:t>
            </w:r>
          </w:p>
          <w:p w14:paraId="0E547F6A"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9A2DAA" w:rsidRPr="006518C9">
              <w:t>r</w:t>
            </w:r>
            <w:proofErr w:type="spellEnd"/>
            <w:r w:rsidR="009A2DAA" w:rsidRPr="006518C9">
              <w:t>" values="4.173258879802688E-4</w:t>
            </w:r>
          </w:p>
          <w:p w14:paraId="5AA8AFEA" w14:textId="77777777" w:rsidR="009A2DAA" w:rsidRPr="002971BD" w:rsidRDefault="00921A47">
            <w:pPr>
              <w:pStyle w:val="HTMLPreformatted"/>
              <w:rPr>
                <w:lang w:val="de-DE"/>
              </w:rPr>
            </w:pPr>
            <w:r w:rsidRPr="002971BD">
              <w:rPr>
                <w:lang w:val="de-DE"/>
              </w:rPr>
              <w:t>-1.9794682032170385E-5 1.618474794895519E-5 0.0016900521</w:t>
            </w:r>
            <w:r w:rsidR="009A2DAA" w:rsidRPr="002971BD">
              <w:rPr>
                <w:lang w:val="de-DE"/>
              </w:rPr>
              <w:t>97886871 -0.0037214683721344954</w:t>
            </w:r>
          </w:p>
          <w:p w14:paraId="14719CDF" w14:textId="77777777" w:rsidR="009A2DAA" w:rsidRPr="002971BD" w:rsidRDefault="00921A47">
            <w:pPr>
              <w:pStyle w:val="HTMLPreformatted"/>
              <w:rPr>
                <w:lang w:val="de-DE"/>
              </w:rPr>
            </w:pPr>
            <w:r w:rsidRPr="002971BD">
              <w:rPr>
                <w:lang w:val="de-DE"/>
              </w:rPr>
              <w:t>0.0020060110579152024 -2.3719321211501665E-4 2.71686217956</w:t>
            </w:r>
            <w:r w:rsidR="009A2DAA" w:rsidRPr="002971BD">
              <w:rPr>
                <w:lang w:val="de-DE"/>
              </w:rPr>
              <w:t>81247E-4 -0.0019049343519554895</w:t>
            </w:r>
          </w:p>
          <w:p w14:paraId="659BC9F6" w14:textId="77777777" w:rsidR="009A2DAA" w:rsidRPr="002971BD" w:rsidRDefault="00921A47">
            <w:pPr>
              <w:pStyle w:val="HTMLPreformatted"/>
              <w:rPr>
                <w:lang w:val="de-DE"/>
              </w:rPr>
            </w:pPr>
            <w:r w:rsidRPr="002971BD">
              <w:rPr>
                <w:lang w:val="de-DE"/>
              </w:rPr>
              <w:t>0.0019553613780090018 2.6704080801209784E-4 0.007734020</w:t>
            </w:r>
            <w:r w:rsidR="009A2DAA" w:rsidRPr="002971BD">
              <w:rPr>
                <w:lang w:val="de-DE"/>
              </w:rPr>
              <w:t>238103767 0.0013568713879976713</w:t>
            </w:r>
          </w:p>
          <w:p w14:paraId="249FCFFD" w14:textId="77777777" w:rsidR="009A2DAA" w:rsidRPr="002971BD" w:rsidRDefault="00921A47">
            <w:pPr>
              <w:pStyle w:val="HTMLPreformatted"/>
              <w:rPr>
                <w:lang w:val="de-DE"/>
              </w:rPr>
            </w:pPr>
            <w:r w:rsidRPr="002971BD">
              <w:rPr>
                <w:lang w:val="de-DE"/>
              </w:rPr>
              <w:t>1.571508180404635E-4 -0.0017703817320580129 0.013774177</w:t>
            </w:r>
            <w:r w:rsidR="009A2DAA" w:rsidRPr="002971BD">
              <w:rPr>
                <w:lang w:val="de-DE"/>
              </w:rPr>
              <w:t>127970688 0.0056154565579618065</w:t>
            </w:r>
          </w:p>
          <w:p w14:paraId="21FAECC9" w14:textId="77777777" w:rsidR="009A2DAA" w:rsidRPr="002971BD" w:rsidRDefault="00921A47">
            <w:pPr>
              <w:pStyle w:val="HTMLPreformatted"/>
              <w:rPr>
                <w:lang w:val="de-DE"/>
              </w:rPr>
            </w:pPr>
            <w:r w:rsidRPr="002971BD">
              <w:rPr>
                <w:lang w:val="de-DE"/>
              </w:rPr>
              <w:t>0.004415735988004599 0.006145015418042021 -0.0050595</w:t>
            </w:r>
            <w:r w:rsidR="009A2DAA" w:rsidRPr="002971BD">
              <w:rPr>
                <w:lang w:val="de-DE"/>
              </w:rPr>
              <w:t>17131940083 0.01419863401793009</w:t>
            </w:r>
          </w:p>
          <w:p w14:paraId="325AA6A0" w14:textId="77777777" w:rsidR="00921A47" w:rsidRPr="002971BD" w:rsidRDefault="00921A47">
            <w:pPr>
              <w:pStyle w:val="HTMLPreformatted"/>
              <w:rPr>
                <w:lang w:val="de-DE"/>
              </w:rPr>
            </w:pPr>
            <w:r w:rsidRPr="002971BD">
              <w:rPr>
                <w:lang w:val="de-DE"/>
              </w:rPr>
              <w:t>0.007626913448120831 0.007892192877989146"/&gt;</w:t>
            </w:r>
          </w:p>
          <w:p w14:paraId="5AB7062A" w14:textId="77777777" w:rsidR="00921A47" w:rsidRPr="002971BD" w:rsidRDefault="00921A47">
            <w:pPr>
              <w:pStyle w:val="HTMLPreformatted"/>
              <w:rPr>
                <w:lang w:val="de-DE"/>
              </w:rPr>
            </w:pPr>
            <w:r w:rsidRPr="002971BD">
              <w:rPr>
                <w:lang w:val="de-DE"/>
              </w:rPr>
              <w:t xml:space="preserve">  ...</w:t>
            </w:r>
          </w:p>
          <w:p w14:paraId="3A746262" w14:textId="77777777" w:rsidR="00921A47" w:rsidRPr="002971BD" w:rsidRDefault="00921A47">
            <w:pPr>
              <w:pStyle w:val="HTMLPreformatted"/>
              <w:rPr>
                <w:lang w:val="de-DE"/>
              </w:rPr>
            </w:pPr>
            <w:r w:rsidRPr="002971BD">
              <w:rPr>
                <w:lang w:val="de-DE"/>
              </w:rPr>
              <w:t>&lt;/SpectrumIdentificationItem&gt;</w:t>
            </w:r>
          </w:p>
        </w:tc>
      </w:tr>
      <w:tr w:rsidR="00921A47" w:rsidRPr="006518C9" w14:paraId="14D8E5F9" w14:textId="77777777" w:rsidTr="00921A47">
        <w:trPr>
          <w:tblCellSpacing w:w="15" w:type="dxa"/>
        </w:trPr>
        <w:tc>
          <w:tcPr>
            <w:tcW w:w="0" w:type="auto"/>
            <w:vAlign w:val="center"/>
            <w:hideMark/>
          </w:tcPr>
          <w:p w14:paraId="7946A232"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25C94C74" w14:textId="77777777" w:rsidR="009A2DAA" w:rsidRPr="006518C9" w:rsidRDefault="00921A47">
            <w:pPr>
              <w:pStyle w:val="HTMLPreformatted"/>
            </w:pPr>
            <w:r w:rsidRPr="006518C9">
              <w:t>Path /MzIdentML/DataCollection/AnalysisData/SpectrumIdentificationList/SpectrumIdentificationResult/Spect</w:t>
            </w:r>
          </w:p>
          <w:p w14:paraId="3686D462" w14:textId="77777777" w:rsidR="00921A47" w:rsidRPr="006518C9" w:rsidRDefault="00921A47">
            <w:pPr>
              <w:pStyle w:val="HTMLPreformatted"/>
            </w:pPr>
            <w:proofErr w:type="spellStart"/>
            <w:r w:rsidRPr="006518C9">
              <w:t>rumIdentificationItem</w:t>
            </w:r>
            <w:proofErr w:type="spellEnd"/>
          </w:p>
          <w:p w14:paraId="6D8E9010" w14:textId="77777777" w:rsidR="00921A47" w:rsidRPr="006518C9" w:rsidRDefault="00921A47">
            <w:pPr>
              <w:pStyle w:val="HTMLPreformatted"/>
            </w:pPr>
            <w:r w:rsidRPr="006518C9">
              <w:t xml:space="preserve">MAY supply a *child* term of </w:t>
            </w:r>
            <w:hyperlink r:id="rId33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11399533" w14:textId="77777777" w:rsidR="00921A47" w:rsidRPr="006518C9" w:rsidRDefault="00921A47">
            <w:pPr>
              <w:pStyle w:val="HTMLPreformatted"/>
            </w:pPr>
            <w:r w:rsidRPr="006518C9">
              <w:t xml:space="preserve">  e.g.: </w:t>
            </w:r>
            <w:hyperlink r:id="rId334"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691D81D8" w14:textId="77777777" w:rsidR="00921A47" w:rsidRPr="006518C9" w:rsidRDefault="00921A47">
            <w:pPr>
              <w:pStyle w:val="HTMLPreformatted"/>
            </w:pPr>
            <w:r w:rsidRPr="006518C9">
              <w:t xml:space="preserve">  e.g.: </w:t>
            </w:r>
            <w:hyperlink r:id="rId335"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C0B1DC7" w14:textId="77777777" w:rsidR="00921A47" w:rsidRPr="006518C9" w:rsidRDefault="00921A47">
            <w:pPr>
              <w:pStyle w:val="HTMLPreformatted"/>
            </w:pPr>
            <w:r w:rsidRPr="006518C9">
              <w:t xml:space="preserve">  e.g.: </w:t>
            </w:r>
            <w:hyperlink r:id="rId336"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41821AC2" w14:textId="77777777" w:rsidR="00921A47" w:rsidRPr="006518C9" w:rsidRDefault="00921A47">
            <w:pPr>
              <w:pStyle w:val="HTMLPreformatted"/>
            </w:pPr>
            <w:r w:rsidRPr="006518C9">
              <w:t xml:space="preserve">  e.g.: </w:t>
            </w:r>
            <w:hyperlink r:id="rId337"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3749588C" w14:textId="77777777" w:rsidR="00921A47" w:rsidRPr="006518C9" w:rsidRDefault="00921A47">
            <w:pPr>
              <w:pStyle w:val="HTMLPreformatted"/>
            </w:pPr>
            <w:r w:rsidRPr="006518C9">
              <w:t xml:space="preserve">  e.g.: </w:t>
            </w:r>
            <w:hyperlink r:id="rId33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13D6C50F" w14:textId="77777777" w:rsidR="00921A47" w:rsidRPr="006518C9" w:rsidRDefault="00921A47">
            <w:pPr>
              <w:pStyle w:val="HTMLPreformatted"/>
            </w:pPr>
            <w:r w:rsidRPr="006518C9">
              <w:t xml:space="preserve">  e.g.: </w:t>
            </w:r>
            <w:hyperlink r:id="rId33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1528DE4" w14:textId="77777777" w:rsidR="00921A47" w:rsidRPr="006518C9" w:rsidRDefault="00921A47">
            <w:pPr>
              <w:pStyle w:val="HTMLPreformatted"/>
            </w:pPr>
            <w:r w:rsidRPr="006518C9">
              <w:t xml:space="preserve">  e.g.: </w:t>
            </w:r>
            <w:hyperlink r:id="rId34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71A3B92" w14:textId="77777777" w:rsidR="00921A47" w:rsidRPr="006518C9" w:rsidRDefault="00921A47">
            <w:pPr>
              <w:pStyle w:val="HTMLPreformatted"/>
            </w:pPr>
            <w:r w:rsidRPr="006518C9">
              <w:t xml:space="preserve">  e.g.: </w:t>
            </w:r>
            <w:hyperlink r:id="rId341" w:tgtFrame="new" w:history="1">
              <w:r w:rsidRPr="006518C9">
                <w:rPr>
                  <w:rStyle w:val="Hyperlink"/>
                </w:rPr>
                <w:t>MS:1001030</w:t>
              </w:r>
            </w:hyperlink>
            <w:r w:rsidRPr="006518C9">
              <w:t xml:space="preserve"> (</w:t>
            </w:r>
            <w:r w:rsidRPr="006518C9">
              <w:rPr>
                <w:rStyle w:val="popup"/>
              </w:rPr>
              <w:t xml:space="preserve">number of </w:t>
            </w:r>
            <w:proofErr w:type="gramStart"/>
            <w:r w:rsidRPr="006518C9">
              <w:rPr>
                <w:rStyle w:val="popup"/>
              </w:rPr>
              <w:t>peptide</w:t>
            </w:r>
            <w:proofErr w:type="gramEnd"/>
            <w:r w:rsidRPr="006518C9">
              <w:rPr>
                <w:rStyle w:val="popup"/>
              </w:rPr>
              <w:t xml:space="preserve"> seqs compared to each spectrum</w:t>
            </w:r>
            <w:r w:rsidRPr="006518C9">
              <w:t xml:space="preserve">) </w:t>
            </w:r>
          </w:p>
          <w:p w14:paraId="546C1E6A" w14:textId="77777777" w:rsidR="00921A47" w:rsidRPr="006518C9" w:rsidRDefault="00921A47">
            <w:pPr>
              <w:pStyle w:val="HTMLPreformatted"/>
            </w:pPr>
            <w:r w:rsidRPr="006518C9">
              <w:t xml:space="preserve">  e.g.: </w:t>
            </w:r>
            <w:hyperlink r:id="rId34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52D7A232" w14:textId="77777777" w:rsidR="00921A47" w:rsidRPr="006518C9" w:rsidRDefault="00921A47">
            <w:pPr>
              <w:pStyle w:val="HTMLPreformatted"/>
            </w:pPr>
            <w:r w:rsidRPr="006518C9">
              <w:t xml:space="preserve">  e.g.: </w:t>
            </w:r>
            <w:hyperlink r:id="rId34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5764243" w14:textId="77777777" w:rsidR="00921A47" w:rsidRPr="006518C9" w:rsidRDefault="00921A47">
            <w:pPr>
              <w:pStyle w:val="HTMLPreformatted"/>
            </w:pPr>
            <w:r w:rsidRPr="006518C9">
              <w:t xml:space="preserve">  </w:t>
            </w:r>
            <w:hyperlink r:id="rId344" w:tgtFrame="new" w:history="1">
              <w:r w:rsidRPr="006518C9">
                <w:rPr>
                  <w:rStyle w:val="Hyperlink"/>
                </w:rPr>
                <w:t>et al.</w:t>
              </w:r>
            </w:hyperlink>
          </w:p>
        </w:tc>
      </w:tr>
      <w:tr w:rsidR="00921A47" w:rsidRPr="006518C9" w14:paraId="7147BA1B" w14:textId="77777777" w:rsidTr="00921A47">
        <w:trPr>
          <w:tblCellSpacing w:w="15" w:type="dxa"/>
        </w:trPr>
        <w:tc>
          <w:tcPr>
            <w:tcW w:w="0" w:type="auto"/>
            <w:vAlign w:val="center"/>
            <w:hideMark/>
          </w:tcPr>
          <w:p w14:paraId="5FFB4E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0FF99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accession="MS:1001330" </w:t>
            </w:r>
            <w:proofErr w:type="spellStart"/>
            <w:r w:rsidRPr="006518C9">
              <w:t>cvRef</w:t>
            </w:r>
            <w:proofErr w:type="spellEnd"/>
            <w:r w:rsidRPr="006518C9">
              <w:t>="PSI-MS" value="2.5E-6" name="X</w:t>
            </w:r>
            <w:proofErr w:type="gramStart"/>
            <w:r w:rsidRPr="006518C9">
              <w:t>\!</w:t>
            </w:r>
            <w:proofErr w:type="spellStart"/>
            <w:r w:rsidRPr="006518C9">
              <w:t>Tandem</w:t>
            </w:r>
            <w:proofErr w:type="gramEnd"/>
            <w:r w:rsidRPr="006518C9">
              <w:t>:expect</w:t>
            </w:r>
            <w:proofErr w:type="spellEnd"/>
            <w:r w:rsidRPr="006518C9">
              <w:t>"/&gt;</w:t>
            </w:r>
          </w:p>
          <w:p w14:paraId="4AE8179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accession="MS:1001331" </w:t>
            </w:r>
            <w:proofErr w:type="spellStart"/>
            <w:r w:rsidRPr="006518C9">
              <w:t>cvRef</w:t>
            </w:r>
            <w:proofErr w:type="spellEnd"/>
            <w:r w:rsidRPr="006518C9">
              <w:t>="PSI-MS" value="43.2" name="X</w:t>
            </w:r>
            <w:proofErr w:type="gramStart"/>
            <w:r w:rsidRPr="006518C9">
              <w:t>\!</w:t>
            </w:r>
            <w:proofErr w:type="spellStart"/>
            <w:r w:rsidRPr="006518C9">
              <w:t>Tandem</w:t>
            </w:r>
            <w:proofErr w:type="gramEnd"/>
            <w:r w:rsidRPr="006518C9">
              <w:t>:hyperscore</w:t>
            </w:r>
            <w:proofErr w:type="spellEnd"/>
            <w:r w:rsidRPr="006518C9">
              <w:t>"/&gt;</w:t>
            </w:r>
          </w:p>
          <w:p w14:paraId="44DDB2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accession="MS:1001250" </w:t>
            </w:r>
            <w:proofErr w:type="spellStart"/>
            <w:r w:rsidRPr="006518C9">
              <w:t>cvRef</w:t>
            </w:r>
            <w:proofErr w:type="spellEnd"/>
            <w:r w:rsidRPr="006518C9">
              <w:t>="PSI-MS" value="0.0" name="local FDR"/&gt;</w:t>
            </w:r>
          </w:p>
          <w:p w14:paraId="081A9BD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accession="MS:1001868" </w:t>
            </w:r>
            <w:proofErr w:type="spellStart"/>
            <w:r w:rsidRPr="006518C9">
              <w:t>cvRef</w:t>
            </w:r>
            <w:proofErr w:type="spellEnd"/>
            <w:r w:rsidRPr="006518C9">
              <w:t>="PSI-MS" value="0.0" name="distinct peptide-level q-value"/&gt;</w:t>
            </w:r>
          </w:p>
          <w:p w14:paraId="7FDA2AC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value="3.113325031133251E-4" name="</w:t>
            </w:r>
            <w:proofErr w:type="spellStart"/>
            <w:r w:rsidRPr="006518C9">
              <w:t>FDRScore</w:t>
            </w:r>
            <w:proofErr w:type="spellEnd"/>
            <w:r w:rsidRPr="006518C9">
              <w:t>"/&gt;</w:t>
            </w:r>
          </w:p>
          <w:p w14:paraId="6FA8D9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accession="MS:1000796" </w:t>
            </w:r>
            <w:proofErr w:type="spellStart"/>
            <w:r w:rsidRPr="006518C9">
              <w:t>cvRef</w:t>
            </w:r>
            <w:proofErr w:type="spellEnd"/>
            <w:r w:rsidRPr="006518C9">
              <w:t xml:space="preserve">="PSI-MS" value="Locus:11.1.1.4652.4 File:"R1 p450 </w:t>
            </w:r>
            <w:proofErr w:type="spellStart"/>
            <w:r w:rsidRPr="006518C9">
              <w:t>iTRAQ</w:t>
            </w:r>
            <w:proofErr w:type="spellEnd"/>
            <w:r w:rsidRPr="006518C9">
              <w:t xml:space="preserve"> QS CEX11.wiff"" name="spectrum title"/&gt;</w:t>
            </w:r>
          </w:p>
          <w:p w14:paraId="3BA0AA5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accession="MS:1002049" </w:t>
            </w:r>
            <w:proofErr w:type="spellStart"/>
            <w:r w:rsidRPr="006518C9">
              <w:t>cvRef</w:t>
            </w:r>
            <w:proofErr w:type="spellEnd"/>
            <w:r w:rsidRPr="006518C9">
              <w:t>="PSI-MS" value="129" name="</w:t>
            </w:r>
            <w:proofErr w:type="spellStart"/>
            <w:r w:rsidRPr="006518C9">
              <w:t>MS-</w:t>
            </w:r>
            <w:proofErr w:type="gramStart"/>
            <w:r w:rsidRPr="006518C9">
              <w:t>GF:RawScore</w:t>
            </w:r>
            <w:proofErr w:type="spellEnd"/>
            <w:proofErr w:type="gramEnd"/>
            <w:r w:rsidRPr="006518C9">
              <w:t>"/&gt;</w:t>
            </w:r>
          </w:p>
          <w:p w14:paraId="1DB332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accession="MS:1002050" </w:t>
            </w:r>
            <w:proofErr w:type="spellStart"/>
            <w:r w:rsidRPr="006518C9">
              <w:t>cvRef</w:t>
            </w:r>
            <w:proofErr w:type="spellEnd"/>
            <w:r w:rsidRPr="006518C9">
              <w:t>="PSI-MS" value="143" name="</w:t>
            </w:r>
            <w:proofErr w:type="spellStart"/>
            <w:r w:rsidRPr="006518C9">
              <w:t>MS-</w:t>
            </w:r>
            <w:proofErr w:type="gramStart"/>
            <w:r w:rsidRPr="006518C9">
              <w:t>GF:DeNovoScore</w:t>
            </w:r>
            <w:proofErr w:type="spellEnd"/>
            <w:proofErr w:type="gramEnd"/>
            <w:r w:rsidRPr="006518C9">
              <w:t>"/&gt;</w:t>
            </w:r>
          </w:p>
          <w:p w14:paraId="7EAB1E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accession="MS:1002052" </w:t>
            </w:r>
            <w:proofErr w:type="spellStart"/>
            <w:r w:rsidRPr="006518C9">
              <w:t>cvRef</w:t>
            </w:r>
            <w:proofErr w:type="spellEnd"/>
            <w:r w:rsidRPr="006518C9">
              <w:t>="PSI-MS" value="6.3746987E-25" name="</w:t>
            </w:r>
            <w:proofErr w:type="spellStart"/>
            <w:r w:rsidRPr="006518C9">
              <w:t>MS-</w:t>
            </w:r>
            <w:proofErr w:type="gramStart"/>
            <w:r w:rsidRPr="006518C9">
              <w:t>GF:SpecEValue</w:t>
            </w:r>
            <w:proofErr w:type="spellEnd"/>
            <w:proofErr w:type="gramEnd"/>
            <w:r w:rsidRPr="006518C9">
              <w:t>"/&gt;</w:t>
            </w:r>
          </w:p>
          <w:p w14:paraId="05B2ECE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accession="MS:1002053" </w:t>
            </w:r>
            <w:proofErr w:type="spellStart"/>
            <w:r w:rsidRPr="006518C9">
              <w:t>cvRef</w:t>
            </w:r>
            <w:proofErr w:type="spellEnd"/>
            <w:r w:rsidRPr="006518C9">
              <w:t>="PSI-MS" value="1.3781529E-17" name="</w:t>
            </w:r>
            <w:proofErr w:type="spellStart"/>
            <w:r w:rsidRPr="006518C9">
              <w:t>MS-</w:t>
            </w:r>
            <w:proofErr w:type="gramStart"/>
            <w:r w:rsidRPr="006518C9">
              <w:t>GF:EValue</w:t>
            </w:r>
            <w:proofErr w:type="spellEnd"/>
            <w:proofErr w:type="gramEnd"/>
            <w:r w:rsidRPr="006518C9">
              <w:t>"/&gt;</w:t>
            </w:r>
          </w:p>
          <w:p w14:paraId="3C36904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accession="MS:1002054" </w:t>
            </w:r>
            <w:proofErr w:type="spellStart"/>
            <w:r w:rsidRPr="006518C9">
              <w:t>cvRef</w:t>
            </w:r>
            <w:proofErr w:type="spellEnd"/>
            <w:r w:rsidRPr="006518C9">
              <w:t>="PSI-MS" value="0.0" name="</w:t>
            </w:r>
            <w:proofErr w:type="spellStart"/>
            <w:r w:rsidRPr="006518C9">
              <w:t>MS-</w:t>
            </w:r>
            <w:proofErr w:type="gramStart"/>
            <w:r w:rsidRPr="006518C9">
              <w:t>GF:QValue</w:t>
            </w:r>
            <w:proofErr w:type="spellEnd"/>
            <w:proofErr w:type="gramEnd"/>
            <w:r w:rsidRPr="006518C9">
              <w:t>"/&gt;</w:t>
            </w:r>
          </w:p>
          <w:p w14:paraId="1449455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accession="MS:1002055" </w:t>
            </w:r>
            <w:proofErr w:type="spellStart"/>
            <w:r w:rsidRPr="006518C9">
              <w:t>cvRef</w:t>
            </w:r>
            <w:proofErr w:type="spellEnd"/>
            <w:r w:rsidRPr="006518C9">
              <w:t>="PSI-MS" value="0.0" name="</w:t>
            </w:r>
            <w:proofErr w:type="spellStart"/>
            <w:r w:rsidRPr="006518C9">
              <w:t>MS-</w:t>
            </w:r>
            <w:proofErr w:type="gramStart"/>
            <w:r w:rsidRPr="006518C9">
              <w:t>GF:PepQValue</w:t>
            </w:r>
            <w:proofErr w:type="spellEnd"/>
            <w:proofErr w:type="gramEnd"/>
            <w:r w:rsidRPr="006518C9">
              <w:t>"/&gt;</w:t>
            </w:r>
          </w:p>
          <w:p w14:paraId="59F5DCC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 name="PSM-level local FDR"/&gt;</w:t>
            </w:r>
          </w:p>
          <w:p w14:paraId="482333F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accession="MS:1002354" </w:t>
            </w:r>
            <w:proofErr w:type="spellStart"/>
            <w:r w:rsidRPr="006518C9">
              <w:t>cvRef</w:t>
            </w:r>
            <w:proofErr w:type="spellEnd"/>
            <w:r w:rsidRPr="006518C9">
              <w:t>="PSI-MS" value="0.0" name="PSM-level q-value"/&gt;</w:t>
            </w:r>
          </w:p>
          <w:p w14:paraId="098CE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accession="MS:1002355" </w:t>
            </w:r>
            <w:proofErr w:type="spellStart"/>
            <w:r w:rsidRPr="006518C9">
              <w:t>cvRef</w:t>
            </w:r>
            <w:proofErr w:type="spellEnd"/>
            <w:r w:rsidRPr="006518C9">
              <w:t xml:space="preserve">="PSI-MS" value="1.5603866050496166E-18" name="PSM-level </w:t>
            </w:r>
            <w:proofErr w:type="spellStart"/>
            <w:r w:rsidRPr="006518C9">
              <w:t>FDRScore</w:t>
            </w:r>
            <w:proofErr w:type="spellEnd"/>
            <w:r w:rsidRPr="006518C9">
              <w:t>"/&gt;</w:t>
            </w:r>
          </w:p>
          <w:p w14:paraId="7EB711C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accession="MS:1001171" </w:t>
            </w:r>
            <w:proofErr w:type="spellStart"/>
            <w:r w:rsidRPr="006518C9">
              <w:t>cvRef</w:t>
            </w:r>
            <w:proofErr w:type="spellEnd"/>
            <w:r w:rsidRPr="006518C9">
              <w:t>="PSI-MS" value="25.37" name="</w:t>
            </w:r>
            <w:proofErr w:type="spellStart"/>
            <w:proofErr w:type="gramStart"/>
            <w:r w:rsidRPr="006518C9">
              <w:t>Mascot:score</w:t>
            </w:r>
            <w:proofErr w:type="spellEnd"/>
            <w:proofErr w:type="gramEnd"/>
            <w:r w:rsidRPr="006518C9">
              <w:t>"/&gt;</w:t>
            </w:r>
          </w:p>
          <w:p w14:paraId="5030E52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accession="MS:1001172" </w:t>
            </w:r>
            <w:proofErr w:type="spellStart"/>
            <w:r w:rsidRPr="006518C9">
              <w:t>cvRef</w:t>
            </w:r>
            <w:proofErr w:type="spellEnd"/>
            <w:r w:rsidRPr="006518C9">
              <w:t>="PSI-MS" value="0.0813522191664226" name="</w:t>
            </w:r>
            <w:proofErr w:type="spellStart"/>
            <w:proofErr w:type="gramStart"/>
            <w:r w:rsidRPr="006518C9">
              <w:t>Mascot:expectation</w:t>
            </w:r>
            <w:proofErr w:type="spellEnd"/>
            <w:proofErr w:type="gramEnd"/>
            <w:r w:rsidRPr="006518C9">
              <w:t xml:space="preserve"> value"/&gt;</w:t>
            </w:r>
          </w:p>
          <w:p w14:paraId="7ED464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accession="MS:1001175" </w:t>
            </w:r>
            <w:proofErr w:type="spellStart"/>
            <w:r w:rsidRPr="006518C9">
              <w:t>cvRef</w:t>
            </w:r>
            <w:proofErr w:type="spellEnd"/>
            <w:r w:rsidRPr="006518C9">
              <w:t>="PSI-MS" name="peptide shared in multiple proteins"/&gt;</w:t>
            </w:r>
          </w:p>
          <w:p w14:paraId="3514367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accession="MS:1001363" </w:t>
            </w:r>
            <w:proofErr w:type="spellStart"/>
            <w:r w:rsidRPr="006518C9">
              <w:t>cvRef</w:t>
            </w:r>
            <w:proofErr w:type="spellEnd"/>
            <w:r w:rsidRPr="006518C9">
              <w:t>="PSI-MS" name="peptide unique to one protein"/&gt;</w:t>
            </w:r>
          </w:p>
          <w:p w14:paraId="63795F1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accession="MS:1001371" </w:t>
            </w:r>
            <w:proofErr w:type="spellStart"/>
            <w:r w:rsidRPr="006518C9">
              <w:t>cvRef</w:t>
            </w:r>
            <w:proofErr w:type="spellEnd"/>
            <w:r w:rsidRPr="006518C9">
              <w:t>="PSI-MS" value="40" name="</w:t>
            </w:r>
            <w:proofErr w:type="spellStart"/>
            <w:proofErr w:type="gramStart"/>
            <w:r w:rsidRPr="006518C9">
              <w:t>Mascot:identity</w:t>
            </w:r>
            <w:proofErr w:type="spellEnd"/>
            <w:proofErr w:type="gramEnd"/>
            <w:r w:rsidRPr="006518C9">
              <w:t xml:space="preserve"> threshold"/&gt;</w:t>
            </w:r>
          </w:p>
          <w:p w14:paraId="424217F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accession="MS:1001370" </w:t>
            </w:r>
            <w:proofErr w:type="spellStart"/>
            <w:r w:rsidRPr="006518C9">
              <w:t>cvRef</w:t>
            </w:r>
            <w:proofErr w:type="spellEnd"/>
            <w:r w:rsidRPr="006518C9">
              <w:t>="PSI-MS" value="27" name="</w:t>
            </w:r>
            <w:proofErr w:type="spellStart"/>
            <w:proofErr w:type="gramStart"/>
            <w:r w:rsidRPr="006518C9">
              <w:t>Mascot:homology</w:t>
            </w:r>
            <w:proofErr w:type="spellEnd"/>
            <w:proofErr w:type="gramEnd"/>
            <w:r w:rsidRPr="006518C9">
              <w:t xml:space="preserve"> threshold"/&gt;</w:t>
            </w:r>
          </w:p>
          <w:p w14:paraId="7C9DA54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accession="MS:1001030" </w:t>
            </w:r>
            <w:proofErr w:type="spellStart"/>
            <w:r w:rsidRPr="006518C9">
              <w:t>cvRef</w:t>
            </w:r>
            <w:proofErr w:type="spellEnd"/>
            <w:r w:rsidRPr="006518C9">
              <w:t>="PSI-MS" value="10148" name="number of peptide seqs compared to each spectrum"/&gt;</w:t>
            </w:r>
          </w:p>
          <w:p w14:paraId="46D9C8F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accession="MS:1001114" </w:t>
            </w:r>
            <w:proofErr w:type="spellStart"/>
            <w:r w:rsidRPr="006518C9">
              <w:t>cvRef</w:t>
            </w:r>
            <w:proofErr w:type="spellEnd"/>
            <w:r w:rsidRPr="006518C9">
              <w:t xml:space="preserve">="PSI-MS" </w:t>
            </w:r>
            <w:proofErr w:type="spellStart"/>
            <w:r w:rsidRPr="006518C9">
              <w:t>unitCvRef</w:t>
            </w:r>
            <w:proofErr w:type="spellEnd"/>
            <w:r w:rsidRPr="006518C9">
              <w:t xml:space="preserve">="UO" </w:t>
            </w:r>
            <w:proofErr w:type="spellStart"/>
            <w:r w:rsidRPr="006518C9">
              <w:t>unitName</w:t>
            </w:r>
            <w:proofErr w:type="spellEnd"/>
            <w:r w:rsidRPr="006518C9">
              <w:t xml:space="preserve">="second" </w:t>
            </w:r>
            <w:proofErr w:type="spellStart"/>
            <w:r w:rsidRPr="006518C9">
              <w:t>unitAccession</w:t>
            </w:r>
            <w:proofErr w:type="spellEnd"/>
            <w:r w:rsidRPr="006518C9">
              <w:t>="UO:0000010" value="1741" name="retention time(s)"/&gt;</w:t>
            </w:r>
          </w:p>
          <w:p w14:paraId="2BFF8C7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proofErr w:type="gramStart"/>
            <w:r w:rsidRPr="006518C9">
              <w:t>OpenXQuest:combined</w:t>
            </w:r>
            <w:proofErr w:type="spellEnd"/>
            <w:proofErr w:type="gramEnd"/>
            <w:r w:rsidRPr="006518C9">
              <w:t xml:space="preserve"> score" value="0.552164719139592"/&gt;</w:t>
            </w:r>
          </w:p>
          <w:p w14:paraId="05BC77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value="11309529182388590588"/&gt;</w:t>
            </w:r>
          </w:p>
          <w:p w14:paraId="2A4D447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tc>
      </w:tr>
      <w:tr w:rsidR="00921A47" w:rsidRPr="006518C9" w14:paraId="6306BF32" w14:textId="77777777" w:rsidTr="00921A47">
        <w:trPr>
          <w:tblCellSpacing w:w="15" w:type="dxa"/>
        </w:trPr>
        <w:tc>
          <w:tcPr>
            <w:tcW w:w="0" w:type="auto"/>
            <w:vAlign w:val="center"/>
            <w:hideMark/>
          </w:tcPr>
          <w:p w14:paraId="67BB7ED7"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1EFDE0A3" w14:textId="77777777" w:rsidR="00921A47" w:rsidRPr="006518C9" w:rsidRDefault="00921A47">
            <w:pPr>
              <w:pStyle w:val="HTMLPreformatted"/>
            </w:pPr>
            <w:r w:rsidRPr="006518C9">
              <w:t>&lt;</w:t>
            </w:r>
            <w:proofErr w:type="spellStart"/>
            <w:r w:rsidRPr="006518C9">
              <w:t>userParam</w:t>
            </w:r>
            <w:proofErr w:type="spellEnd"/>
            <w:r w:rsidRPr="006518C9">
              <w:t xml:space="preserve"> value="0" name="</w:t>
            </w:r>
            <w:proofErr w:type="spellStart"/>
            <w:r w:rsidRPr="006518C9">
              <w:t>IsotopeError</w:t>
            </w:r>
            <w:proofErr w:type="spellEnd"/>
            <w:r w:rsidRPr="006518C9">
              <w:t>"/&gt;</w:t>
            </w:r>
          </w:p>
          <w:p w14:paraId="0C9FA196"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AssumedDissociationMethod</w:t>
            </w:r>
            <w:proofErr w:type="spellEnd"/>
            <w:r w:rsidRPr="006518C9">
              <w:t>"/&gt;</w:t>
            </w:r>
          </w:p>
        </w:tc>
      </w:tr>
    </w:tbl>
    <w:p w14:paraId="14E1DADA" w14:textId="77777777" w:rsidR="00921A47" w:rsidRPr="006518C9" w:rsidRDefault="00844757" w:rsidP="00921A47">
      <w:pPr>
        <w:rPr>
          <w:b/>
          <w:lang w:val="en-US"/>
        </w:rPr>
      </w:pPr>
      <w:r w:rsidRPr="006518C9">
        <w:rPr>
          <w:b/>
          <w:lang w:val="en-US"/>
        </w:rPr>
        <w:t>Example for peptide-level statistics:</w:t>
      </w:r>
    </w:p>
    <w:p w14:paraId="37959013"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="3"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="710.352539" </w:t>
      </w:r>
      <w:proofErr w:type="spellStart"/>
      <w:r w:rsidRPr="006518C9">
        <w:rPr>
          <w:rFonts w:ascii="Courier New" w:hAnsi="Courier New" w:cs="Courier New"/>
          <w:sz w:val="14"/>
          <w:szCs w:val="14"/>
          <w:lang w:val="en-US"/>
        </w:rPr>
        <w:t>calculatedMassToCharge</w:t>
      </w:r>
      <w:proofErr w:type="spellEnd"/>
      <w:r w:rsidRPr="006518C9">
        <w:rPr>
          <w:rFonts w:ascii="Courier New" w:hAnsi="Courier New" w:cs="Courier New"/>
          <w:sz w:val="14"/>
          <w:szCs w:val="14"/>
          <w:lang w:val="en-US"/>
        </w:rPr>
        <w:t xml:space="preserve">="710.352984"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="KMDLSDEGGGGVRYPGLHPK_##Oxidation(M):2"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id="SIR_3397_SII_1"&gt;</w:t>
      </w:r>
    </w:p>
    <w:p w14:paraId="7FC4E93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peptideEvidence_ref="KMDLSDEGGGGVRYPGLHPK_generic|B_GENSCAN00000016205_REVERSED|</w:t>
      </w:r>
      <w:proofErr w:type="gramStart"/>
      <w:r w:rsidRPr="006518C9">
        <w:rPr>
          <w:rFonts w:ascii="Courier New" w:hAnsi="Courier New" w:cs="Courier New"/>
          <w:sz w:val="14"/>
          <w:szCs w:val="14"/>
          <w:lang w:val="en-US"/>
        </w:rPr>
        <w:t>p:genscan</w:t>
      </w:r>
      <w:proofErr w:type="gramEnd"/>
      <w:r w:rsidRPr="006518C9">
        <w:rPr>
          <w:rFonts w:ascii="Courier New" w:hAnsi="Courier New" w:cs="Courier New"/>
          <w:sz w:val="14"/>
          <w:szCs w:val="14"/>
          <w:lang w:val="en-US"/>
        </w:rPr>
        <w:t>_42_61"&gt;&lt;/PeptideEvidenceRef&gt;</w:t>
      </w:r>
    </w:p>
    <w:p w14:paraId="4032D0C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accession="MS:1002356" name="PSM-level combined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value="0.38641138028680944"&gt;&lt;/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880ED6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 xml:space="preserve"> name="search engines identifying PSM" value="2"&gt;&lt;/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&gt;</w:t>
      </w:r>
    </w:p>
    <w:p w14:paraId="0520C40B"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accession="MS:1002359" name="distinct peptide-level local FDR" value="0.419570671870644"&gt;&lt;/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0D86E1"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accession="MS:1001868" name="distinct peptide-level q-value" value="0.4192650334075724"&gt;&lt;/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2FC3803"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accession="MS:1002360" name="distinct peptide-level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value="0.41934590570107133"&gt;&lt;/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0FD8F8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accession="MS:1002500" name="peptide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A76F51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accession="MS:1002520" name="peptide group ID" value="KMDLSDEGGGGVRYPGLHPK_##Oxidation(M):2"&gt;&lt;/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0A68C05"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1056428F" w14:textId="77777777" w:rsidR="000A77CC" w:rsidRPr="006518C9" w:rsidRDefault="000A77CC" w:rsidP="000A77CC">
      <w:pPr>
        <w:rPr>
          <w:b/>
          <w:lang w:val="en-US"/>
        </w:rPr>
      </w:pPr>
      <w:r w:rsidRPr="006518C9">
        <w:rPr>
          <w:b/>
          <w:lang w:val="en-US"/>
        </w:rPr>
        <w:t>Example for cross-linking:</w:t>
      </w:r>
    </w:p>
    <w:p w14:paraId="584417E7"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="4"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="0.0"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="54600873_54605193_9_1_p1"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id="SII_21_1"&gt;</w:t>
      </w:r>
    </w:p>
    <w:p w14:paraId="4755E7D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peptideEvidence_ref="pepevid_psm252621611_pep54605193_protP02768-A_target_137"&gt;&lt;/PeptideEvidenceRef&gt;</w:t>
      </w:r>
    </w:p>
    <w:p w14:paraId="45AC59C8"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accession="MS:1002511" name="Cross-linked spectrum identification item."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FFD215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accession="MS:1002545" name="The xi result 'Score'." value="2.769918944845425"&gt;&lt;/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CF54F6A"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59F4678E" w14:textId="77777777" w:rsidR="00921A47" w:rsidRPr="006518C9" w:rsidRDefault="00921A47" w:rsidP="00921A47">
      <w:pPr>
        <w:pStyle w:val="Heading2"/>
      </w:pPr>
      <w:bookmarkStart w:id="480" w:name="_Toc476057268"/>
      <w:r w:rsidRPr="006518C9">
        <w:t>Element &lt;</w:t>
      </w:r>
      <w:bookmarkStart w:id="481" w:name="SpectrumIdentificationItemRef"/>
      <w:proofErr w:type="spellStart"/>
      <w:r w:rsidRPr="006518C9">
        <w:t>SpectrumIdentificationItemRef</w:t>
      </w:r>
      <w:bookmarkEnd w:id="481"/>
      <w:proofErr w:type="spellEnd"/>
      <w:r w:rsidRPr="006518C9">
        <w:t>&gt;</w:t>
      </w:r>
      <w:bookmarkEnd w:id="4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2A4B5B41" w14:textId="77777777" w:rsidTr="00921A47">
        <w:trPr>
          <w:tblCellSpacing w:w="15" w:type="dxa"/>
        </w:trPr>
        <w:tc>
          <w:tcPr>
            <w:tcW w:w="0" w:type="auto"/>
            <w:vAlign w:val="center"/>
            <w:hideMark/>
          </w:tcPr>
          <w:p w14:paraId="103588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0C0AA1F"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 </w:t>
            </w:r>
          </w:p>
        </w:tc>
      </w:tr>
      <w:tr w:rsidR="00921A47" w:rsidRPr="006518C9" w14:paraId="53F927DF" w14:textId="77777777" w:rsidTr="00921A47">
        <w:trPr>
          <w:tblCellSpacing w:w="15" w:type="dxa"/>
        </w:trPr>
        <w:tc>
          <w:tcPr>
            <w:tcW w:w="0" w:type="auto"/>
            <w:vAlign w:val="center"/>
            <w:hideMark/>
          </w:tcPr>
          <w:p w14:paraId="27F886F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45F3822" w14:textId="77777777" w:rsidR="00921A47" w:rsidRPr="006518C9" w:rsidRDefault="00921A47">
            <w:pPr>
              <w:rPr>
                <w:sz w:val="24"/>
                <w:szCs w:val="24"/>
                <w:lang w:val="en-US"/>
              </w:rPr>
            </w:pPr>
            <w:proofErr w:type="spellStart"/>
            <w:r w:rsidRPr="006518C9">
              <w:rPr>
                <w:lang w:val="en-US"/>
              </w:rPr>
              <w:t>SpectrumIdentificationItemRefType</w:t>
            </w:r>
            <w:proofErr w:type="spellEnd"/>
            <w:r w:rsidRPr="006518C9">
              <w:rPr>
                <w:lang w:val="en-US"/>
              </w:rPr>
              <w:t xml:space="preserve"> </w:t>
            </w:r>
          </w:p>
        </w:tc>
      </w:tr>
      <w:tr w:rsidR="00921A47" w:rsidRPr="006518C9" w14:paraId="5D24B056" w14:textId="77777777" w:rsidTr="00921A47">
        <w:trPr>
          <w:tblCellSpacing w:w="15" w:type="dxa"/>
        </w:trPr>
        <w:tc>
          <w:tcPr>
            <w:tcW w:w="0" w:type="auto"/>
            <w:vAlign w:val="center"/>
            <w:hideMark/>
          </w:tcPr>
          <w:p w14:paraId="187B86B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4FC850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B886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79B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248B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BED3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60D2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D03A5" w14:textId="77777777" w:rsidR="00921A47" w:rsidRPr="006518C9" w:rsidRDefault="00921A47">
                  <w:pPr>
                    <w:rPr>
                      <w:sz w:val="24"/>
                      <w:szCs w:val="24"/>
                      <w:lang w:val="en-US"/>
                    </w:rPr>
                  </w:pPr>
                  <w:proofErr w:type="spellStart"/>
                  <w:r w:rsidRPr="006518C9">
                    <w:rPr>
                      <w:lang w:val="en-US"/>
                    </w:rPr>
                    <w:t>spectrumIdentificationItem_ref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41A5D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83D4D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9FF1F"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SpectrumIdentificationItem</w:t>
                  </w:r>
                  <w:proofErr w:type="spellEnd"/>
                  <w:r w:rsidRPr="006518C9">
                    <w:rPr>
                      <w:lang w:val="en-US"/>
                    </w:rPr>
                    <w:t xml:space="preserve"> element(s).</w:t>
                  </w:r>
                </w:p>
              </w:tc>
            </w:tr>
          </w:tbl>
          <w:p w14:paraId="412FADA0" w14:textId="77777777" w:rsidR="00921A47" w:rsidRPr="006518C9" w:rsidRDefault="00921A47">
            <w:pPr>
              <w:rPr>
                <w:sz w:val="24"/>
                <w:szCs w:val="24"/>
                <w:lang w:val="en-US"/>
              </w:rPr>
            </w:pPr>
          </w:p>
        </w:tc>
      </w:tr>
      <w:tr w:rsidR="00921A47" w:rsidRPr="006518C9" w14:paraId="0704AD8D" w14:textId="77777777" w:rsidTr="00921A47">
        <w:trPr>
          <w:tblCellSpacing w:w="15" w:type="dxa"/>
        </w:trPr>
        <w:tc>
          <w:tcPr>
            <w:tcW w:w="0" w:type="auto"/>
            <w:vAlign w:val="center"/>
            <w:hideMark/>
          </w:tcPr>
          <w:p w14:paraId="638DAB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CFC52E3" w14:textId="77777777" w:rsidR="00921A47" w:rsidRPr="006518C9" w:rsidRDefault="00921A47">
            <w:pPr>
              <w:rPr>
                <w:sz w:val="24"/>
                <w:szCs w:val="24"/>
                <w:lang w:val="en-US"/>
              </w:rPr>
            </w:pPr>
            <w:r w:rsidRPr="006518C9">
              <w:rPr>
                <w:lang w:val="en-US"/>
              </w:rPr>
              <w:t>none</w:t>
            </w:r>
          </w:p>
        </w:tc>
      </w:tr>
      <w:tr w:rsidR="00921A47" w:rsidRPr="006518C9" w14:paraId="63E96351" w14:textId="77777777" w:rsidTr="00921A47">
        <w:trPr>
          <w:tblCellSpacing w:w="15" w:type="dxa"/>
        </w:trPr>
        <w:tc>
          <w:tcPr>
            <w:tcW w:w="0" w:type="auto"/>
            <w:vAlign w:val="center"/>
            <w:hideMark/>
          </w:tcPr>
          <w:p w14:paraId="5982C0F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8313C77" w14:textId="77777777" w:rsidR="00921A47" w:rsidRPr="006518C9" w:rsidRDefault="00921A47">
            <w:pPr>
              <w:pStyle w:val="HTMLPreformatted"/>
            </w:pPr>
            <w:r w:rsidRPr="006518C9">
              <w:t>&lt;</w:t>
            </w:r>
            <w:proofErr w:type="spellStart"/>
            <w:r w:rsidRPr="006518C9">
              <w:t>SpectrumIdentificationItemRef</w:t>
            </w:r>
            <w:proofErr w:type="spellEnd"/>
            <w:r w:rsidRPr="006518C9">
              <w:t xml:space="preserve"> spectrumIdentificationItem_ref="SII_1000_1"&gt;&lt;/SpectrumIdentificationItemRef&gt;</w:t>
            </w:r>
          </w:p>
        </w:tc>
      </w:tr>
      <w:tr w:rsidR="00921A47" w:rsidRPr="006518C9" w14:paraId="0FF1CCD6" w14:textId="77777777" w:rsidTr="00921A47">
        <w:trPr>
          <w:tblCellSpacing w:w="15" w:type="dxa"/>
        </w:trPr>
        <w:tc>
          <w:tcPr>
            <w:tcW w:w="0" w:type="auto"/>
            <w:vAlign w:val="center"/>
            <w:hideMark/>
          </w:tcPr>
          <w:p w14:paraId="0B93FC3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3F58A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accession="MS:1001591" name="anchor protein"&gt;&lt;/</w:t>
            </w:r>
            <w:proofErr w:type="spellStart"/>
            <w:r w:rsidRPr="006518C9">
              <w:t>cvParam</w:t>
            </w:r>
            <w:proofErr w:type="spellEnd"/>
            <w:r w:rsidRPr="006518C9">
              <w:t>&gt;</w:t>
            </w:r>
          </w:p>
          <w:p w14:paraId="643962A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accession="MS:1001593" name="group member with undefined relationship OR ortholog protein"&gt;&lt;/</w:t>
            </w:r>
            <w:proofErr w:type="spellStart"/>
            <w:r w:rsidRPr="006518C9">
              <w:t>cvParam</w:t>
            </w:r>
            <w:proofErr w:type="spellEnd"/>
            <w:r w:rsidRPr="006518C9">
              <w:t>&gt;</w:t>
            </w:r>
          </w:p>
          <w:p w14:paraId="088B56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accession="MS:1002676" name="protein-pair-level global FDR" value="</w:t>
            </w:r>
            <w:proofErr w:type="gramStart"/>
            <w:r w:rsidRPr="006518C9">
              <w:t>0.a</w:t>
            </w:r>
            <w:proofErr w:type="gramEnd"/>
            <w:r w:rsidRPr="006518C9">
              <w:t>:null:1.0:true"&gt;&lt;/</w:t>
            </w:r>
            <w:proofErr w:type="spellStart"/>
            <w:r w:rsidRPr="006518C9">
              <w:t>cvParam</w:t>
            </w:r>
            <w:proofErr w:type="spellEnd"/>
            <w:r w:rsidRPr="006518C9">
              <w:t>&gt;</w:t>
            </w:r>
          </w:p>
          <w:p w14:paraId="647F435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w:t>
            </w:r>
            <w:r w:rsidR="001D2E93" w:rsidRPr="006518C9">
              <w:t>7</w:t>
            </w:r>
            <w:r w:rsidRPr="006518C9">
              <w:t>" name="residue-pair-level global FDR" value="</w:t>
            </w:r>
            <w:proofErr w:type="gramStart"/>
            <w:r w:rsidRPr="006518C9">
              <w:t>0.a</w:t>
            </w:r>
            <w:proofErr w:type="gramEnd"/>
            <w:r w:rsidRPr="006518C9">
              <w:t>:58:0.04716981132075472:true"&gt;&lt;/</w:t>
            </w:r>
            <w:proofErr w:type="spellStart"/>
            <w:r w:rsidRPr="006518C9">
              <w:t>cvParam</w:t>
            </w:r>
            <w:proofErr w:type="spellEnd"/>
            <w:r w:rsidRPr="006518C9">
              <w:t>&gt;</w:t>
            </w:r>
          </w:p>
          <w:p w14:paraId="0146BC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accession="MS:1002415" name="protein group passes threshold" value="true"&gt;&lt;/</w:t>
            </w:r>
            <w:proofErr w:type="spellStart"/>
            <w:r w:rsidRPr="006518C9">
              <w:t>cvParam</w:t>
            </w:r>
            <w:proofErr w:type="spellEnd"/>
            <w:r w:rsidRPr="006518C9">
              <w:t>&gt;</w:t>
            </w:r>
          </w:p>
          <w:p w14:paraId="11A8B34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accession="MS:1002404" name="count of identified protein" value="2"&gt;&lt;/</w:t>
            </w:r>
            <w:proofErr w:type="spellStart"/>
            <w:r w:rsidRPr="006518C9">
              <w:t>cvParam</w:t>
            </w:r>
            <w:proofErr w:type="spellEnd"/>
            <w:r w:rsidRPr="006518C9">
              <w:t>&gt;</w:t>
            </w:r>
          </w:p>
        </w:tc>
      </w:tr>
    </w:tbl>
    <w:p w14:paraId="4A4BF543" w14:textId="77777777" w:rsidR="00921A47" w:rsidRPr="006518C9" w:rsidRDefault="00921A47" w:rsidP="00921A47">
      <w:pPr>
        <w:rPr>
          <w:lang w:val="en-US"/>
        </w:rPr>
      </w:pPr>
    </w:p>
    <w:p w14:paraId="5F0CE06B" w14:textId="77777777" w:rsidR="00921A47" w:rsidRPr="006518C9" w:rsidRDefault="00921A47" w:rsidP="00921A47">
      <w:pPr>
        <w:pStyle w:val="Heading2"/>
      </w:pPr>
      <w:bookmarkStart w:id="482" w:name="_Toc476057269"/>
      <w:r w:rsidRPr="006518C9">
        <w:t>Element &lt;</w:t>
      </w:r>
      <w:bookmarkStart w:id="483" w:name="SpectrumIdentificationList"/>
      <w:proofErr w:type="spellStart"/>
      <w:r w:rsidRPr="006518C9">
        <w:t>SpectrumIdentificationList</w:t>
      </w:r>
      <w:bookmarkEnd w:id="483"/>
      <w:proofErr w:type="spellEnd"/>
      <w:r w:rsidRPr="006518C9">
        <w:t>&gt;</w:t>
      </w:r>
      <w:bookmarkEnd w:id="4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08D28BAE" w14:textId="77777777" w:rsidTr="00921A47">
        <w:trPr>
          <w:tblCellSpacing w:w="15" w:type="dxa"/>
        </w:trPr>
        <w:tc>
          <w:tcPr>
            <w:tcW w:w="0" w:type="auto"/>
            <w:vAlign w:val="center"/>
            <w:hideMark/>
          </w:tcPr>
          <w:p w14:paraId="0C0A5F9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00C001"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 xml:space="preserve">. </w:t>
            </w:r>
          </w:p>
        </w:tc>
      </w:tr>
      <w:tr w:rsidR="00921A47" w:rsidRPr="006518C9" w14:paraId="7B57FE79" w14:textId="77777777" w:rsidTr="00921A47">
        <w:trPr>
          <w:tblCellSpacing w:w="15" w:type="dxa"/>
        </w:trPr>
        <w:tc>
          <w:tcPr>
            <w:tcW w:w="0" w:type="auto"/>
            <w:vAlign w:val="center"/>
            <w:hideMark/>
          </w:tcPr>
          <w:p w14:paraId="104557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F2FE459" w14:textId="77777777" w:rsidR="00921A47" w:rsidRPr="006518C9" w:rsidRDefault="00921A47">
            <w:pPr>
              <w:rPr>
                <w:sz w:val="24"/>
                <w:szCs w:val="24"/>
                <w:lang w:val="en-US"/>
              </w:rPr>
            </w:pPr>
            <w:proofErr w:type="spellStart"/>
            <w:r w:rsidRPr="006518C9">
              <w:rPr>
                <w:lang w:val="en-US"/>
              </w:rPr>
              <w:t>SpectrumIdentificationListType</w:t>
            </w:r>
            <w:proofErr w:type="spellEnd"/>
            <w:r w:rsidRPr="006518C9">
              <w:rPr>
                <w:lang w:val="en-US"/>
              </w:rPr>
              <w:t xml:space="preserve"> </w:t>
            </w:r>
          </w:p>
        </w:tc>
      </w:tr>
      <w:tr w:rsidR="00921A47" w:rsidRPr="006518C9" w14:paraId="022B9A8D" w14:textId="77777777" w:rsidTr="00921A47">
        <w:trPr>
          <w:tblCellSpacing w:w="15" w:type="dxa"/>
        </w:trPr>
        <w:tc>
          <w:tcPr>
            <w:tcW w:w="0" w:type="auto"/>
            <w:vAlign w:val="center"/>
            <w:hideMark/>
          </w:tcPr>
          <w:p w14:paraId="79CA677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7C1023BE"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0DFE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A0D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D2E3A"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9534F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719C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8200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20EC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16CC3E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A43AD4"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4BA383E3"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F964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FF7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C48E114"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2EF913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2EF0D6D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7742E" w14:textId="77777777" w:rsidR="00921A47" w:rsidRPr="006518C9" w:rsidRDefault="00921A47">
                  <w:pPr>
                    <w:rPr>
                      <w:sz w:val="24"/>
                      <w:szCs w:val="24"/>
                      <w:lang w:val="en-US"/>
                    </w:rPr>
                  </w:pPr>
                  <w:proofErr w:type="spellStart"/>
                  <w:r w:rsidRPr="006518C9">
                    <w:rPr>
                      <w:lang w:val="en-US"/>
                    </w:rPr>
                    <w:t>numSequencesSearched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00E4F3"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55C08C1"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6C8C316"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686EEA9E" w14:textId="77777777" w:rsidR="00921A47" w:rsidRPr="006518C9" w:rsidRDefault="00921A47">
            <w:pPr>
              <w:rPr>
                <w:sz w:val="24"/>
                <w:szCs w:val="24"/>
                <w:lang w:val="en-US"/>
              </w:rPr>
            </w:pPr>
          </w:p>
        </w:tc>
      </w:tr>
      <w:tr w:rsidR="00921A47" w:rsidRPr="006518C9" w14:paraId="14B16A48" w14:textId="77777777" w:rsidTr="00921A47">
        <w:trPr>
          <w:tblCellSpacing w:w="15" w:type="dxa"/>
        </w:trPr>
        <w:tc>
          <w:tcPr>
            <w:tcW w:w="0" w:type="auto"/>
            <w:vAlign w:val="center"/>
            <w:hideMark/>
          </w:tcPr>
          <w:p w14:paraId="5DD4BCF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2E83912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1E38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07A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BB30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2FA02A4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1147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91EF" w14:textId="77777777" w:rsidR="00921A47" w:rsidRPr="006518C9" w:rsidRDefault="00C741B0">
                  <w:pPr>
                    <w:rPr>
                      <w:sz w:val="24"/>
                      <w:szCs w:val="24"/>
                      <w:lang w:val="en-US"/>
                    </w:rPr>
                  </w:pPr>
                  <w:hyperlink w:anchor="FragmentationTable" w:history="1">
                    <w:proofErr w:type="spellStart"/>
                    <w:r w:rsidR="00921A47" w:rsidRPr="006518C9">
                      <w:rPr>
                        <w:rStyle w:val="Hyperlink"/>
                        <w:lang w:val="en-US"/>
                      </w:rPr>
                      <w:t>FragmentationTable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E22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38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1D2BAC"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w:t>
                  </w:r>
                  <w:proofErr w:type="gramStart"/>
                  <w:r w:rsidRPr="006518C9">
                    <w:rPr>
                      <w:lang w:val="en-US"/>
                    </w:rPr>
                    <w:t>e.g.</w:t>
                  </w:r>
                  <w:proofErr w:type="gramEnd"/>
                  <w:r w:rsidRPr="006518C9">
                    <w:rPr>
                      <w:lang w:val="en-US"/>
                    </w:rPr>
                    <w:t xml:space="preserve"> product ion m/z, product ion intensity, </w:t>
                  </w:r>
                  <w:r w:rsidRPr="006518C9">
                    <w:rPr>
                      <w:lang w:val="en-US"/>
                    </w:rPr>
                    <w:lastRenderedPageBreak/>
                    <w:t xml:space="preserve">product ion m/z error </w:t>
                  </w:r>
                </w:p>
              </w:tc>
            </w:tr>
            <w:tr w:rsidR="00921A47" w:rsidRPr="006518C9" w14:paraId="0F910A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AEECC" w14:textId="77777777" w:rsidR="00921A47" w:rsidRPr="006518C9" w:rsidRDefault="00C741B0">
                  <w:pPr>
                    <w:rPr>
                      <w:sz w:val="24"/>
                      <w:szCs w:val="24"/>
                      <w:lang w:val="en-US"/>
                    </w:rPr>
                  </w:pPr>
                  <w:hyperlink w:anchor="SpectrumIdentificationResult" w:history="1">
                    <w:proofErr w:type="spellStart"/>
                    <w:r w:rsidR="00921A47" w:rsidRPr="006518C9">
                      <w:rPr>
                        <w:rStyle w:val="Hyperlink"/>
                        <w:lang w:val="en-US"/>
                      </w:rPr>
                      <w:t>SpectrumIdentificationResult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47F2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1C3D"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8722F65" w14:textId="77777777" w:rsidR="00921A47" w:rsidRPr="006518C9" w:rsidRDefault="00921A47">
                  <w:pPr>
                    <w:rPr>
                      <w:sz w:val="24"/>
                      <w:szCs w:val="24"/>
                      <w:lang w:val="en-US"/>
                    </w:rPr>
                  </w:pPr>
                  <w:r w:rsidRPr="006518C9">
                    <w:rPr>
                      <w:lang w:val="en-US"/>
                    </w:rPr>
                    <w:t xml:space="preserve">All identifications made from searching one spectrum. For PMF data, all peptide identifications will be listed underneath as </w:t>
                  </w:r>
                  <w:proofErr w:type="spellStart"/>
                  <w:r w:rsidRPr="006518C9">
                    <w:rPr>
                      <w:lang w:val="en-US"/>
                    </w:rPr>
                    <w:t>SpectrumIdentificationItems</w:t>
                  </w:r>
                  <w:proofErr w:type="spellEnd"/>
                  <w:r w:rsidRPr="006518C9">
                    <w:rPr>
                      <w:lang w:val="en-US"/>
                    </w:rPr>
                    <w:t xml:space="preserve">. For MS/MS data, there will be ranked </w:t>
                  </w:r>
                  <w:proofErr w:type="spellStart"/>
                  <w:r w:rsidRPr="006518C9">
                    <w:rPr>
                      <w:lang w:val="en-US"/>
                    </w:rPr>
                    <w:t>SpectrumIdentificationItems</w:t>
                  </w:r>
                  <w:proofErr w:type="spellEnd"/>
                  <w:r w:rsidRPr="006518C9">
                    <w:rPr>
                      <w:lang w:val="en-US"/>
                    </w:rPr>
                    <w:t xml:space="preserve"> corresponding to possible different peptide IDs.</w:t>
                  </w:r>
                </w:p>
              </w:tc>
            </w:tr>
            <w:tr w:rsidR="00921A47" w:rsidRPr="006518C9" w14:paraId="60EF2D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74F00"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AE9C3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B2B44"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A7A84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0C9C43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C41DE"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67CFD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E58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C58D47" w14:textId="77777777" w:rsidR="00921A47" w:rsidRPr="006518C9" w:rsidRDefault="00921A47">
                  <w:pPr>
                    <w:rPr>
                      <w:sz w:val="24"/>
                      <w:szCs w:val="24"/>
                      <w:lang w:val="en-US"/>
                    </w:rPr>
                  </w:pPr>
                  <w:r w:rsidRPr="006518C9">
                    <w:rPr>
                      <w:lang w:val="en-US"/>
                    </w:rPr>
                    <w:t>A single user-defined parameter.</w:t>
                  </w:r>
                </w:p>
              </w:tc>
            </w:tr>
          </w:tbl>
          <w:p w14:paraId="67787F1D" w14:textId="77777777" w:rsidR="00921A47" w:rsidRPr="006518C9" w:rsidRDefault="00921A47">
            <w:pPr>
              <w:rPr>
                <w:sz w:val="24"/>
                <w:szCs w:val="24"/>
                <w:lang w:val="en-US"/>
              </w:rPr>
            </w:pPr>
          </w:p>
        </w:tc>
      </w:tr>
      <w:tr w:rsidR="00921A47" w:rsidRPr="006518C9" w14:paraId="3EA24F0C" w14:textId="77777777" w:rsidTr="00921A47">
        <w:trPr>
          <w:tblCellSpacing w:w="15" w:type="dxa"/>
        </w:trPr>
        <w:tc>
          <w:tcPr>
            <w:tcW w:w="0" w:type="auto"/>
            <w:vAlign w:val="center"/>
            <w:hideMark/>
          </w:tcPr>
          <w:p w14:paraId="75471176"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275DCBE" w14:textId="77777777" w:rsidR="00921A47" w:rsidRPr="006518C9" w:rsidRDefault="00AD4E91">
            <w:pPr>
              <w:rPr>
                <w:sz w:val="24"/>
                <w:szCs w:val="24"/>
                <w:lang w:val="en-US"/>
              </w:rPr>
            </w:pPr>
            <w:r>
              <w:rPr>
                <w:noProof/>
                <w:lang w:val="de-DE" w:eastAsia="de-DE"/>
              </w:rPr>
              <w:drawing>
                <wp:inline distT="0" distB="0" distL="0" distR="0" wp14:anchorId="1D68A4D6" wp14:editId="52887611">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2AA4029F" w14:textId="77777777" w:rsidTr="00921A47">
        <w:trPr>
          <w:tblCellSpacing w:w="15" w:type="dxa"/>
        </w:trPr>
        <w:tc>
          <w:tcPr>
            <w:tcW w:w="0" w:type="auto"/>
            <w:vAlign w:val="center"/>
            <w:hideMark/>
          </w:tcPr>
          <w:p w14:paraId="73BF5A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EED69C8"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44FFC9CA"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3ED23B3"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5B7F5148"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w:t>
            </w:r>
            <w:proofErr w:type="gramStart"/>
            <w:r w:rsidRPr="006518C9">
              <w:t>p:known</w:t>
            </w:r>
            <w:proofErr w:type="gramEnd"/>
            <w:r w:rsidRPr="006518C9">
              <w:t>_378_389"&gt;&lt;/PeptideEvidenceRef&gt;</w:t>
            </w:r>
          </w:p>
          <w:p w14:paraId="3E5E2D6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w:t>
            </w:r>
            <w:proofErr w:type="gramStart"/>
            <w:r w:rsidRPr="006518C9">
              <w:t>p:putative</w:t>
            </w:r>
            <w:proofErr w:type="gramEnd"/>
            <w:r w:rsidRPr="006518C9">
              <w:t>_420_431"&gt;&lt;/PeptideEvidenceRef&gt;</w:t>
            </w:r>
          </w:p>
          <w:p w14:paraId="3E00474B"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w:t>
            </w:r>
            <w:proofErr w:type="gramStart"/>
            <w:r w:rsidRPr="006518C9">
              <w:t>p:known</w:t>
            </w:r>
            <w:proofErr w:type="gramEnd"/>
            <w:r w:rsidRPr="006518C9">
              <w:t>_357_368"&gt;&lt;/PeptideEvidenceRef&gt;</w:t>
            </w:r>
          </w:p>
          <w:p w14:paraId="2BBBECA7"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peptideEvidence_ref="AVMDDFAAFVEK_generic|A_ENSP00000480485|</w:t>
            </w:r>
            <w:proofErr w:type="gramStart"/>
            <w:r w:rsidRPr="006518C9">
              <w:t>p:known</w:t>
            </w:r>
            <w:proofErr w:type="gramEnd"/>
            <w:r w:rsidRPr="006518C9">
              <w:t>_357_368"&gt;&lt;/PeptideEvidenceRef&gt;</w:t>
            </w:r>
          </w:p>
          <w:p w14:paraId="6372856D" w14:textId="77777777" w:rsidR="00921A47" w:rsidRPr="006518C9" w:rsidRDefault="00921A47">
            <w:pPr>
              <w:pStyle w:val="HTMLPreformatted"/>
            </w:pPr>
            <w:r w:rsidRPr="006518C9">
              <w:t xml:space="preserve">  ...</w:t>
            </w:r>
          </w:p>
          <w:p w14:paraId="3B75A0BB" w14:textId="77777777" w:rsidR="00921A47" w:rsidRPr="006518C9" w:rsidRDefault="00921A47">
            <w:pPr>
              <w:pStyle w:val="HTMLPreformatted"/>
            </w:pPr>
            <w:r w:rsidRPr="006518C9">
              <w:t>&lt;/</w:t>
            </w:r>
            <w:proofErr w:type="spellStart"/>
            <w:r w:rsidRPr="006518C9">
              <w:t>SpectrumIdentificationList</w:t>
            </w:r>
            <w:proofErr w:type="spellEnd"/>
            <w:r w:rsidRPr="006518C9">
              <w:t>&gt;</w:t>
            </w:r>
          </w:p>
        </w:tc>
      </w:tr>
      <w:tr w:rsidR="00921A47" w:rsidRPr="006518C9" w14:paraId="60B9D23F" w14:textId="77777777" w:rsidTr="009A2DAA">
        <w:trPr>
          <w:tblCellSpacing w:w="15" w:type="dxa"/>
        </w:trPr>
        <w:tc>
          <w:tcPr>
            <w:tcW w:w="0" w:type="auto"/>
            <w:vAlign w:val="center"/>
          </w:tcPr>
          <w:p w14:paraId="71055BAF" w14:textId="77777777" w:rsidR="00921A47" w:rsidRPr="006518C9" w:rsidRDefault="00921A47">
            <w:pPr>
              <w:rPr>
                <w:sz w:val="24"/>
                <w:szCs w:val="24"/>
                <w:lang w:val="en-US"/>
              </w:rPr>
            </w:pPr>
          </w:p>
        </w:tc>
        <w:tc>
          <w:tcPr>
            <w:tcW w:w="0" w:type="auto"/>
            <w:vAlign w:val="center"/>
          </w:tcPr>
          <w:p w14:paraId="759B452D" w14:textId="77777777" w:rsidR="00921A47" w:rsidRPr="006518C9" w:rsidRDefault="00921A47">
            <w:pPr>
              <w:rPr>
                <w:sz w:val="24"/>
                <w:szCs w:val="24"/>
                <w:lang w:val="en-US"/>
              </w:rPr>
            </w:pPr>
          </w:p>
        </w:tc>
      </w:tr>
    </w:tbl>
    <w:p w14:paraId="53C3A150" w14:textId="77777777" w:rsidR="00921A47" w:rsidRPr="006518C9" w:rsidRDefault="00921A47" w:rsidP="00921A47">
      <w:pPr>
        <w:rPr>
          <w:lang w:val="en-US"/>
        </w:rPr>
      </w:pPr>
    </w:p>
    <w:p w14:paraId="13105F85" w14:textId="77777777" w:rsidR="00921A47" w:rsidRPr="006518C9" w:rsidRDefault="00921A47" w:rsidP="00921A47">
      <w:pPr>
        <w:pStyle w:val="Heading2"/>
      </w:pPr>
      <w:bookmarkStart w:id="484" w:name="_Toc476057270"/>
      <w:r w:rsidRPr="006518C9">
        <w:lastRenderedPageBreak/>
        <w:t>Element &lt;</w:t>
      </w:r>
      <w:bookmarkStart w:id="485" w:name="SpectrumIdentificationProtocol"/>
      <w:proofErr w:type="spellStart"/>
      <w:r w:rsidRPr="006518C9">
        <w:t>SpectrumIdentificationProtocol</w:t>
      </w:r>
      <w:bookmarkEnd w:id="485"/>
      <w:proofErr w:type="spellEnd"/>
      <w:r w:rsidRPr="006518C9">
        <w:t>&gt;</w:t>
      </w:r>
      <w:bookmarkEnd w:id="4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1A4E68A" w14:textId="77777777" w:rsidTr="00921A47">
        <w:trPr>
          <w:tblCellSpacing w:w="15" w:type="dxa"/>
        </w:trPr>
        <w:tc>
          <w:tcPr>
            <w:tcW w:w="0" w:type="auto"/>
            <w:vAlign w:val="center"/>
            <w:hideMark/>
          </w:tcPr>
          <w:p w14:paraId="762D228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93154C"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 </w:t>
            </w:r>
          </w:p>
        </w:tc>
      </w:tr>
      <w:tr w:rsidR="00921A47" w:rsidRPr="006518C9" w14:paraId="7D30017C" w14:textId="77777777" w:rsidTr="00921A47">
        <w:trPr>
          <w:tblCellSpacing w:w="15" w:type="dxa"/>
        </w:trPr>
        <w:tc>
          <w:tcPr>
            <w:tcW w:w="0" w:type="auto"/>
            <w:vAlign w:val="center"/>
            <w:hideMark/>
          </w:tcPr>
          <w:p w14:paraId="5E2D257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3C883" w14:textId="77777777" w:rsidR="00921A47" w:rsidRPr="006518C9" w:rsidRDefault="00921A47">
            <w:pPr>
              <w:rPr>
                <w:sz w:val="24"/>
                <w:szCs w:val="24"/>
                <w:lang w:val="en-US"/>
              </w:rPr>
            </w:pPr>
            <w:proofErr w:type="spellStart"/>
            <w:r w:rsidRPr="006518C9">
              <w:rPr>
                <w:lang w:val="en-US"/>
              </w:rPr>
              <w:t>SpectrumIdentificationProtocolType</w:t>
            </w:r>
            <w:proofErr w:type="spellEnd"/>
            <w:r w:rsidRPr="006518C9">
              <w:rPr>
                <w:lang w:val="en-US"/>
              </w:rPr>
              <w:t xml:space="preserve"> </w:t>
            </w:r>
          </w:p>
        </w:tc>
      </w:tr>
      <w:tr w:rsidR="00921A47" w:rsidRPr="006518C9" w14:paraId="6E656E8E" w14:textId="77777777" w:rsidTr="00921A47">
        <w:trPr>
          <w:tblCellSpacing w:w="15" w:type="dxa"/>
        </w:trPr>
        <w:tc>
          <w:tcPr>
            <w:tcW w:w="0" w:type="auto"/>
            <w:vAlign w:val="center"/>
            <w:hideMark/>
          </w:tcPr>
          <w:p w14:paraId="35B5DF3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4D5EAF6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133D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D0C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BCD3D"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60D756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1FE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B4C2C"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25FA5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101CAF3"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CD3A2F8" w14:textId="77777777" w:rsidR="00921A47" w:rsidRPr="006518C9" w:rsidRDefault="00921A47">
                  <w:pPr>
                    <w:rPr>
                      <w:sz w:val="24"/>
                      <w:szCs w:val="24"/>
                      <w:lang w:val="en-US"/>
                    </w:rPr>
                  </w:pPr>
                  <w:r w:rsidRPr="006518C9">
                    <w:rPr>
                      <w:lang w:val="en-US"/>
                    </w:rPr>
                    <w:t xml:space="preserve">The search algorithm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2AF72AA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AC10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C1B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548991"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7F2E36BF"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694E6D3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B5C6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47CD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6B5F808"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DF9200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C05ABB" w14:textId="77777777" w:rsidR="00921A47" w:rsidRPr="006518C9" w:rsidRDefault="00921A47">
            <w:pPr>
              <w:rPr>
                <w:sz w:val="24"/>
                <w:szCs w:val="24"/>
                <w:lang w:val="en-US"/>
              </w:rPr>
            </w:pPr>
          </w:p>
        </w:tc>
      </w:tr>
      <w:tr w:rsidR="00921A47" w:rsidRPr="006518C9" w14:paraId="4E809E37" w14:textId="77777777" w:rsidTr="00921A47">
        <w:trPr>
          <w:tblCellSpacing w:w="15" w:type="dxa"/>
        </w:trPr>
        <w:tc>
          <w:tcPr>
            <w:tcW w:w="0" w:type="auto"/>
            <w:vAlign w:val="center"/>
            <w:hideMark/>
          </w:tcPr>
          <w:p w14:paraId="444F276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90"/>
            </w:tblGrid>
            <w:tr w:rsidR="00921A47" w:rsidRPr="006518C9" w14:paraId="02B5EAF7"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D24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314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7471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132EBA8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37EF5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C220" w14:textId="77777777" w:rsidR="00921A47" w:rsidRPr="006518C9" w:rsidRDefault="00C741B0">
                  <w:pPr>
                    <w:rPr>
                      <w:sz w:val="24"/>
                      <w:szCs w:val="24"/>
                      <w:lang w:val="en-US"/>
                    </w:rPr>
                  </w:pPr>
                  <w:hyperlink w:anchor="SearchType" w:history="1">
                    <w:proofErr w:type="spellStart"/>
                    <w:r w:rsidR="00921A47" w:rsidRPr="006518C9">
                      <w:rPr>
                        <w:rStyle w:val="Hyperlink"/>
                        <w:lang w:val="en-US"/>
                      </w:rPr>
                      <w:t>SearchType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3B08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3687A"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58C020F" w14:textId="77777777" w:rsidR="00921A47" w:rsidRPr="006518C9" w:rsidRDefault="00921A47">
                  <w:pPr>
                    <w:rPr>
                      <w:sz w:val="24"/>
                      <w:szCs w:val="24"/>
                      <w:lang w:val="en-US"/>
                    </w:rPr>
                  </w:pPr>
                  <w:r w:rsidRPr="006518C9">
                    <w:rPr>
                      <w:lang w:val="en-US"/>
                    </w:rPr>
                    <w:t xml:space="preserve">The type of search performed </w:t>
                  </w:r>
                  <w:proofErr w:type="gramStart"/>
                  <w:r w:rsidRPr="006518C9">
                    <w:rPr>
                      <w:lang w:val="en-US"/>
                    </w:rPr>
                    <w:t>e.g.</w:t>
                  </w:r>
                  <w:proofErr w:type="gramEnd"/>
                  <w:r w:rsidRPr="006518C9">
                    <w:rPr>
                      <w:lang w:val="en-US"/>
                    </w:rPr>
                    <w:t xml:space="preserve"> PMF, Tag searches, MS-MS </w:t>
                  </w:r>
                </w:p>
              </w:tc>
            </w:tr>
            <w:tr w:rsidR="00921A47" w:rsidRPr="006518C9" w14:paraId="76E6A78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49F30" w14:textId="77777777" w:rsidR="00921A47" w:rsidRPr="006518C9" w:rsidRDefault="00C741B0">
                  <w:pPr>
                    <w:rPr>
                      <w:sz w:val="24"/>
                      <w:szCs w:val="24"/>
                      <w:lang w:val="en-US"/>
                    </w:rPr>
                  </w:pPr>
                  <w:hyperlink w:anchor="AdditionalSearchParams" w:history="1">
                    <w:proofErr w:type="spellStart"/>
                    <w:r w:rsidR="00921A47" w:rsidRPr="006518C9">
                      <w:rPr>
                        <w:rStyle w:val="Hyperlink"/>
                        <w:lang w:val="en-US"/>
                      </w:rPr>
                      <w:t>AdditionalSearchParams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BBC71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157E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25381D"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32588AB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5843E" w14:textId="77777777" w:rsidR="00921A47" w:rsidRPr="006518C9" w:rsidRDefault="00C741B0">
                  <w:pPr>
                    <w:rPr>
                      <w:sz w:val="24"/>
                      <w:szCs w:val="24"/>
                      <w:lang w:val="en-US"/>
                    </w:rPr>
                  </w:pPr>
                  <w:hyperlink w:anchor="ModificationParams" w:history="1">
                    <w:proofErr w:type="spellStart"/>
                    <w:r w:rsidR="00921A47" w:rsidRPr="006518C9">
                      <w:rPr>
                        <w:rStyle w:val="Hyperlink"/>
                        <w:lang w:val="en-US"/>
                      </w:rPr>
                      <w:t>ModificationParams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9EF9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AE39"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0E59380" w14:textId="77777777" w:rsidR="00921A47" w:rsidRPr="006518C9" w:rsidRDefault="00921A47">
                  <w:pPr>
                    <w:rPr>
                      <w:sz w:val="24"/>
                      <w:szCs w:val="24"/>
                      <w:lang w:val="en-US"/>
                    </w:rPr>
                  </w:pPr>
                  <w:r w:rsidRPr="006518C9">
                    <w:rPr>
                      <w:lang w:val="en-US"/>
                    </w:rPr>
                    <w:t>The specification of static/variable modifications (</w:t>
                  </w:r>
                  <w:proofErr w:type="gramStart"/>
                  <w:r w:rsidRPr="006518C9">
                    <w:rPr>
                      <w:lang w:val="en-US"/>
                    </w:rPr>
                    <w:t>e.g.</w:t>
                  </w:r>
                  <w:proofErr w:type="gramEnd"/>
                  <w:r w:rsidRPr="006518C9">
                    <w:rPr>
                      <w:lang w:val="en-US"/>
                    </w:rPr>
                    <w:t xml:space="preserve"> Oxidation of Methionine) that are to be considered in the spectra search. </w:t>
                  </w:r>
                </w:p>
              </w:tc>
            </w:tr>
            <w:tr w:rsidR="00921A47" w:rsidRPr="006518C9" w14:paraId="68EE516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D5F14" w14:textId="77777777" w:rsidR="00921A47" w:rsidRPr="006518C9" w:rsidRDefault="00C741B0">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C52D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6BA4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106476A" w14:textId="77777777" w:rsidR="00921A47" w:rsidRPr="006518C9" w:rsidRDefault="00921A47">
                  <w:pPr>
                    <w:rPr>
                      <w:sz w:val="24"/>
                      <w:szCs w:val="24"/>
                      <w:lang w:val="en-US"/>
                    </w:rPr>
                  </w:pPr>
                  <w:r w:rsidRPr="006518C9">
                    <w:rPr>
                      <w:lang w:val="en-US"/>
                    </w:rPr>
                    <w:t>The list of enzymes used in experiment</w:t>
                  </w:r>
                </w:p>
              </w:tc>
            </w:tr>
            <w:tr w:rsidR="00921A47" w:rsidRPr="006518C9" w14:paraId="1E1260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5901F" w14:textId="77777777" w:rsidR="00921A47" w:rsidRPr="006518C9" w:rsidRDefault="00C741B0">
                  <w:pPr>
                    <w:rPr>
                      <w:sz w:val="24"/>
                      <w:szCs w:val="24"/>
                      <w:lang w:val="en-US"/>
                    </w:rPr>
                  </w:pPr>
                  <w:hyperlink w:anchor="MassTable" w:history="1">
                    <w:proofErr w:type="spellStart"/>
                    <w:r w:rsidR="00921A47" w:rsidRPr="006518C9">
                      <w:rPr>
                        <w:rStyle w:val="Hyperlink"/>
                        <w:lang w:val="en-US"/>
                      </w:rPr>
                      <w:t>MassTable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66C0F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A290"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DD2CF3"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228623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7D842" w14:textId="77777777" w:rsidR="00921A47" w:rsidRPr="006518C9" w:rsidRDefault="00C741B0">
                  <w:pPr>
                    <w:rPr>
                      <w:sz w:val="24"/>
                      <w:szCs w:val="24"/>
                      <w:lang w:val="en-US"/>
                    </w:rPr>
                  </w:pPr>
                  <w:hyperlink w:anchor="FragmentTolerance" w:history="1">
                    <w:proofErr w:type="spellStart"/>
                    <w:r w:rsidR="00921A47" w:rsidRPr="006518C9">
                      <w:rPr>
                        <w:rStyle w:val="Hyperlink"/>
                        <w:lang w:val="en-US"/>
                      </w:rPr>
                      <w:t>FragmentTolerance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D042A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EE7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01D64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701B745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316E" w14:textId="77777777" w:rsidR="00921A47" w:rsidRPr="006518C9" w:rsidRDefault="00C741B0">
                  <w:pPr>
                    <w:rPr>
                      <w:sz w:val="24"/>
                      <w:szCs w:val="24"/>
                      <w:lang w:val="en-US"/>
                    </w:rPr>
                  </w:pPr>
                  <w:hyperlink w:anchor="ParentTolerance" w:history="1">
                    <w:proofErr w:type="spellStart"/>
                    <w:r w:rsidR="00921A47" w:rsidRPr="006518C9">
                      <w:rPr>
                        <w:rStyle w:val="Hyperlink"/>
                        <w:lang w:val="en-US"/>
                      </w:rPr>
                      <w:t>ParentTolerance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FF4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741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989866"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87EC3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28E4" w14:textId="77777777" w:rsidR="00921A47" w:rsidRPr="006518C9" w:rsidRDefault="00C741B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99E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2EC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8683E6"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036D36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5BBBC" w14:textId="77777777" w:rsidR="00921A47" w:rsidRPr="006518C9" w:rsidRDefault="00C741B0">
                  <w:pPr>
                    <w:rPr>
                      <w:sz w:val="24"/>
                      <w:szCs w:val="24"/>
                      <w:lang w:val="en-US"/>
                    </w:rPr>
                  </w:pPr>
                  <w:hyperlink w:anchor="DatabaseFilters" w:history="1">
                    <w:proofErr w:type="spellStart"/>
                    <w:r w:rsidR="00921A47" w:rsidRPr="006518C9">
                      <w:rPr>
                        <w:rStyle w:val="Hyperlink"/>
                        <w:lang w:val="en-US"/>
                      </w:rPr>
                      <w:t>DatabaseFilters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9FE6C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2A3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B4715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45FAFE2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AFE6E" w14:textId="77777777" w:rsidR="00921A47" w:rsidRPr="006518C9" w:rsidRDefault="00C741B0">
                  <w:pPr>
                    <w:rPr>
                      <w:sz w:val="24"/>
                      <w:szCs w:val="24"/>
                      <w:lang w:val="en-US"/>
                    </w:rPr>
                  </w:pPr>
                  <w:hyperlink w:anchor="DatabaseTranslation" w:history="1">
                    <w:proofErr w:type="spellStart"/>
                    <w:r w:rsidR="00921A47" w:rsidRPr="006518C9">
                      <w:rPr>
                        <w:rStyle w:val="Hyperlink"/>
                        <w:lang w:val="en-US"/>
                      </w:rPr>
                      <w:t>DatabaseTranslation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8F6C5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D4B0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073651D"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48F3DD61" w14:textId="77777777" w:rsidR="00921A47" w:rsidRPr="006518C9" w:rsidRDefault="00921A47">
            <w:pPr>
              <w:rPr>
                <w:sz w:val="24"/>
                <w:szCs w:val="24"/>
                <w:lang w:val="en-US"/>
              </w:rPr>
            </w:pPr>
          </w:p>
        </w:tc>
      </w:tr>
      <w:tr w:rsidR="00921A47" w:rsidRPr="006518C9" w14:paraId="4776427B" w14:textId="77777777" w:rsidTr="00921A47">
        <w:trPr>
          <w:tblCellSpacing w:w="15" w:type="dxa"/>
        </w:trPr>
        <w:tc>
          <w:tcPr>
            <w:tcW w:w="0" w:type="auto"/>
            <w:vAlign w:val="center"/>
            <w:hideMark/>
          </w:tcPr>
          <w:p w14:paraId="374284DD"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DEFE6CF" w14:textId="77777777" w:rsidR="00921A47" w:rsidRPr="006518C9" w:rsidRDefault="00AD4E91">
            <w:pPr>
              <w:rPr>
                <w:sz w:val="24"/>
                <w:szCs w:val="24"/>
                <w:lang w:val="en-US"/>
              </w:rPr>
            </w:pPr>
            <w:r>
              <w:rPr>
                <w:noProof/>
                <w:lang w:val="de-DE" w:eastAsia="de-DE"/>
              </w:rPr>
              <w:drawing>
                <wp:inline distT="0" distB="0" distL="0" distR="0" wp14:anchorId="58263939" wp14:editId="4D6E31BF">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7D89FBA5" w14:textId="77777777" w:rsidTr="00921A47">
        <w:trPr>
          <w:tblCellSpacing w:w="15" w:type="dxa"/>
        </w:trPr>
        <w:tc>
          <w:tcPr>
            <w:tcW w:w="0" w:type="auto"/>
            <w:vAlign w:val="center"/>
            <w:hideMark/>
          </w:tcPr>
          <w:p w14:paraId="1EE133C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08B99D4"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id="SIP_10589554385233790425" </w:t>
            </w:r>
            <w:proofErr w:type="spellStart"/>
            <w:r w:rsidRPr="006518C9">
              <w:t>analysisSoftware_ref</w:t>
            </w:r>
            <w:proofErr w:type="spellEnd"/>
            <w:r w:rsidRPr="006518C9">
              <w:t xml:space="preserve">="SOF_10581839310406754333"&gt; </w:t>
            </w:r>
          </w:p>
          <w:p w14:paraId="469939A0"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7F448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name="</w:t>
            </w:r>
            <w:proofErr w:type="spellStart"/>
            <w:r w:rsidRPr="006518C9">
              <w:t>ms-ms</w:t>
            </w:r>
            <w:proofErr w:type="spellEnd"/>
            <w:r w:rsidRPr="006518C9">
              <w:t xml:space="preserve"> search"/&gt; </w:t>
            </w:r>
          </w:p>
          <w:p w14:paraId="01F9CC69"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672376A3"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568B48A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86ED555"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value="leitner004.consensusXML"/&gt;</w:t>
            </w:r>
          </w:p>
          <w:p w14:paraId="0EFAED3B" w14:textId="77777777" w:rsidR="00921A47" w:rsidRPr="006518C9" w:rsidRDefault="00921A47">
            <w:pPr>
              <w:pStyle w:val="HTMLPreformatted"/>
            </w:pPr>
            <w:r w:rsidRPr="006518C9">
              <w:t xml:space="preserve">  ...</w:t>
            </w:r>
          </w:p>
          <w:p w14:paraId="4B6BB19F" w14:textId="77777777" w:rsidR="00921A47" w:rsidRPr="006518C9" w:rsidRDefault="00921A47">
            <w:pPr>
              <w:pStyle w:val="HTMLPreformatted"/>
            </w:pPr>
            <w:r w:rsidRPr="006518C9">
              <w:t>&lt;/</w:t>
            </w:r>
            <w:proofErr w:type="spellStart"/>
            <w:r w:rsidRPr="006518C9">
              <w:t>SpectrumIdentificationProtocol</w:t>
            </w:r>
            <w:proofErr w:type="spellEnd"/>
            <w:r w:rsidRPr="006518C9">
              <w:t>&gt;</w:t>
            </w:r>
          </w:p>
        </w:tc>
      </w:tr>
    </w:tbl>
    <w:p w14:paraId="3187F5CF" w14:textId="77777777" w:rsidR="00921A47" w:rsidRPr="006518C9" w:rsidRDefault="00921A47" w:rsidP="00921A47">
      <w:pPr>
        <w:rPr>
          <w:lang w:val="en-US"/>
        </w:rPr>
      </w:pPr>
    </w:p>
    <w:p w14:paraId="47EDCC42" w14:textId="77777777" w:rsidR="00921A47" w:rsidRPr="006518C9" w:rsidRDefault="00921A47" w:rsidP="00921A47">
      <w:pPr>
        <w:pStyle w:val="Heading2"/>
      </w:pPr>
      <w:bookmarkStart w:id="486" w:name="_Toc476057271"/>
      <w:r w:rsidRPr="006518C9">
        <w:t>Element &lt;</w:t>
      </w:r>
      <w:bookmarkStart w:id="487" w:name="SpectrumIdentificationResult"/>
      <w:proofErr w:type="spellStart"/>
      <w:r w:rsidRPr="006518C9">
        <w:t>SpectrumIdentificationResult</w:t>
      </w:r>
      <w:bookmarkEnd w:id="487"/>
      <w:proofErr w:type="spellEnd"/>
      <w:r w:rsidRPr="006518C9">
        <w:t>&gt;</w:t>
      </w:r>
      <w:bookmarkEnd w:id="4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4C72B6F6" w14:textId="77777777" w:rsidTr="00921A47">
        <w:trPr>
          <w:tblCellSpacing w:w="15" w:type="dxa"/>
        </w:trPr>
        <w:tc>
          <w:tcPr>
            <w:tcW w:w="0" w:type="auto"/>
            <w:vAlign w:val="center"/>
            <w:hideMark/>
          </w:tcPr>
          <w:p w14:paraId="08C1D3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D9A398"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E65B644" w14:textId="77777777" w:rsidR="006F41F9" w:rsidRPr="006518C9" w:rsidRDefault="00921A47">
            <w:pPr>
              <w:rPr>
                <w:lang w:val="en-US"/>
              </w:rPr>
            </w:pPr>
            <w:r w:rsidRPr="006518C9">
              <w:rPr>
                <w:lang w:val="en-US"/>
              </w:rPr>
              <w:t xml:space="preserve">will be listed underneath as </w:t>
            </w:r>
            <w:proofErr w:type="spellStart"/>
            <w:r w:rsidRPr="006518C9">
              <w:rPr>
                <w:lang w:val="en-US"/>
              </w:rPr>
              <w:t>SpectrumIdentificationItems</w:t>
            </w:r>
            <w:proofErr w:type="spellEnd"/>
            <w:r w:rsidRPr="006518C9">
              <w:rPr>
                <w:lang w:val="en-US"/>
              </w:rPr>
              <w:t>. For M</w:t>
            </w:r>
            <w:r w:rsidR="006F41F9" w:rsidRPr="006518C9">
              <w:rPr>
                <w:lang w:val="en-US"/>
              </w:rPr>
              <w:t>S/MS data, there will be ranked</w:t>
            </w:r>
          </w:p>
          <w:p w14:paraId="2F0E2373" w14:textId="77777777" w:rsidR="00921A47" w:rsidRPr="006518C9" w:rsidRDefault="00921A47">
            <w:pPr>
              <w:rPr>
                <w:sz w:val="24"/>
                <w:szCs w:val="24"/>
                <w:lang w:val="en-US"/>
              </w:rPr>
            </w:pPr>
            <w:proofErr w:type="spellStart"/>
            <w:r w:rsidRPr="006518C9">
              <w:rPr>
                <w:lang w:val="en-US"/>
              </w:rPr>
              <w:t>SpectrumIdentificationItems</w:t>
            </w:r>
            <w:proofErr w:type="spellEnd"/>
            <w:r w:rsidRPr="006518C9">
              <w:rPr>
                <w:lang w:val="en-US"/>
              </w:rPr>
              <w:t xml:space="preserve"> corresponding to possible different peptide IDs. </w:t>
            </w:r>
          </w:p>
        </w:tc>
      </w:tr>
      <w:tr w:rsidR="00921A47" w:rsidRPr="006518C9" w14:paraId="595A2016" w14:textId="77777777" w:rsidTr="00921A47">
        <w:trPr>
          <w:tblCellSpacing w:w="15" w:type="dxa"/>
        </w:trPr>
        <w:tc>
          <w:tcPr>
            <w:tcW w:w="0" w:type="auto"/>
            <w:vAlign w:val="center"/>
            <w:hideMark/>
          </w:tcPr>
          <w:p w14:paraId="67E1E07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C5086" w14:textId="77777777" w:rsidR="00921A47" w:rsidRPr="006518C9" w:rsidRDefault="00921A47">
            <w:pPr>
              <w:rPr>
                <w:sz w:val="24"/>
                <w:szCs w:val="24"/>
                <w:lang w:val="en-US"/>
              </w:rPr>
            </w:pPr>
            <w:proofErr w:type="spellStart"/>
            <w:r w:rsidRPr="006518C9">
              <w:rPr>
                <w:lang w:val="en-US"/>
              </w:rPr>
              <w:t>SpectrumIdentificationResultType</w:t>
            </w:r>
            <w:proofErr w:type="spellEnd"/>
            <w:r w:rsidRPr="006518C9">
              <w:rPr>
                <w:lang w:val="en-US"/>
              </w:rPr>
              <w:t xml:space="preserve"> </w:t>
            </w:r>
          </w:p>
        </w:tc>
      </w:tr>
      <w:tr w:rsidR="00921A47" w:rsidRPr="006518C9" w14:paraId="2FCD3A28" w14:textId="77777777" w:rsidTr="00921A47">
        <w:trPr>
          <w:tblCellSpacing w:w="15" w:type="dxa"/>
        </w:trPr>
        <w:tc>
          <w:tcPr>
            <w:tcW w:w="0" w:type="auto"/>
            <w:vAlign w:val="center"/>
            <w:hideMark/>
          </w:tcPr>
          <w:p w14:paraId="718DCC0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231E88B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9E35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277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0617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1137C21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273A27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F6E1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FE04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DAC78F5"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CA9356F"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3FC3E23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73F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D3C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9B7353D"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482249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B74A7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96A82"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07EEF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5676F98"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30E958" w14:textId="77777777" w:rsidR="00921A47" w:rsidRPr="006518C9" w:rsidRDefault="00921A47">
                  <w:pPr>
                    <w:rPr>
                      <w:sz w:val="24"/>
                      <w:szCs w:val="24"/>
                      <w:lang w:val="en-US"/>
                    </w:rPr>
                  </w:pPr>
                  <w:r w:rsidRPr="006518C9">
                    <w:rPr>
                      <w:lang w:val="en-US"/>
                    </w:rPr>
                    <w:t>A reference to a spectra data set (</w:t>
                  </w:r>
                  <w:proofErr w:type="gramStart"/>
                  <w:r w:rsidRPr="006518C9">
                    <w:rPr>
                      <w:lang w:val="en-US"/>
                    </w:rPr>
                    <w:t>e.g.</w:t>
                  </w:r>
                  <w:proofErr w:type="gramEnd"/>
                  <w:r w:rsidRPr="006518C9">
                    <w:rPr>
                      <w:lang w:val="en-US"/>
                    </w:rPr>
                    <w:t xml:space="preserve"> a spectra file).</w:t>
                  </w:r>
                </w:p>
              </w:tc>
            </w:tr>
            <w:tr w:rsidR="00921A47" w:rsidRPr="006518C9" w14:paraId="36FCA1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4F1949" w14:textId="77777777" w:rsidR="00921A47" w:rsidRPr="006518C9" w:rsidRDefault="00921A47">
                  <w:pPr>
                    <w:rPr>
                      <w:sz w:val="24"/>
                      <w:szCs w:val="24"/>
                      <w:lang w:val="en-US"/>
                    </w:rPr>
                  </w:pPr>
                  <w:proofErr w:type="spellStart"/>
                  <w:r w:rsidRPr="006518C9">
                    <w:rPr>
                      <w:lang w:val="en-US"/>
                    </w:rPr>
                    <w:t>spectrumID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89EB0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40B09FF"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68B3EFF" w14:textId="77777777" w:rsidR="00921A47" w:rsidRPr="006518C9" w:rsidRDefault="00921A47">
                  <w:pPr>
                    <w:rPr>
                      <w:sz w:val="24"/>
                      <w:szCs w:val="24"/>
                      <w:lang w:val="en-US"/>
                    </w:rPr>
                  </w:pPr>
                  <w:r w:rsidRPr="006518C9">
                    <w:rPr>
                      <w:lang w:val="en-US"/>
                    </w:rPr>
                    <w:t xml:space="preserve">The locally unique id for the spectrum in the spectra data set specified by </w:t>
                  </w:r>
                  <w:proofErr w:type="spellStart"/>
                  <w:r w:rsidRPr="006518C9">
                    <w:rPr>
                      <w:lang w:val="en-US"/>
                    </w:rPr>
                    <w:t>SpectraData_ref</w:t>
                  </w:r>
                  <w:proofErr w:type="spellEnd"/>
                  <w:r w:rsidRPr="006518C9">
                    <w:rPr>
                      <w:lang w:val="en-US"/>
                    </w:rPr>
                    <w:t xml:space="preserve">. External guidelines are provided on the use of consistent identifiers for spectra in different external formats. </w:t>
                  </w:r>
                </w:p>
              </w:tc>
            </w:tr>
          </w:tbl>
          <w:p w14:paraId="14D7A478" w14:textId="77777777" w:rsidR="00921A47" w:rsidRPr="006518C9" w:rsidRDefault="00921A47">
            <w:pPr>
              <w:rPr>
                <w:sz w:val="24"/>
                <w:szCs w:val="24"/>
                <w:lang w:val="en-US"/>
              </w:rPr>
            </w:pPr>
          </w:p>
        </w:tc>
      </w:tr>
      <w:tr w:rsidR="00921A47" w:rsidRPr="006518C9" w14:paraId="096D76CB" w14:textId="77777777" w:rsidTr="00921A47">
        <w:trPr>
          <w:tblCellSpacing w:w="15" w:type="dxa"/>
        </w:trPr>
        <w:tc>
          <w:tcPr>
            <w:tcW w:w="0" w:type="auto"/>
            <w:vAlign w:val="center"/>
            <w:hideMark/>
          </w:tcPr>
          <w:p w14:paraId="6F3CCA9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1DAA830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5470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52F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F13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686" w:type="dxa"/>
                  <w:tcBorders>
                    <w:top w:val="outset" w:sz="6" w:space="0" w:color="auto"/>
                    <w:left w:val="outset" w:sz="6" w:space="0" w:color="auto"/>
                    <w:bottom w:val="outset" w:sz="6" w:space="0" w:color="auto"/>
                    <w:right w:val="outset" w:sz="6" w:space="0" w:color="auto"/>
                  </w:tcBorders>
                  <w:vAlign w:val="center"/>
                  <w:hideMark/>
                </w:tcPr>
                <w:p w14:paraId="38E3FE9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30D9A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188C6" w14:textId="77777777" w:rsidR="00921A47" w:rsidRPr="006518C9" w:rsidRDefault="00C741B0">
                  <w:pPr>
                    <w:rPr>
                      <w:sz w:val="24"/>
                      <w:szCs w:val="24"/>
                      <w:lang w:val="en-US"/>
                    </w:rPr>
                  </w:pPr>
                  <w:hyperlink w:anchor="SpectrumIdentificationItem" w:history="1">
                    <w:proofErr w:type="spellStart"/>
                    <w:r w:rsidR="00921A47" w:rsidRPr="006518C9">
                      <w:rPr>
                        <w:rStyle w:val="Hyperlink"/>
                        <w:lang w:val="en-US"/>
                      </w:rPr>
                      <w:t>SpectrumIdentificationItem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8D6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E3833"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C6EDD69" w14:textId="77777777" w:rsidR="00921A47" w:rsidRPr="006518C9" w:rsidRDefault="00921A47">
                  <w:pPr>
                    <w:rPr>
                      <w:sz w:val="24"/>
                      <w:szCs w:val="24"/>
                      <w:lang w:val="en-US"/>
                    </w:rPr>
                  </w:pPr>
                  <w:r w:rsidRPr="006518C9">
                    <w:rPr>
                      <w:lang w:val="en-US"/>
                    </w:rPr>
                    <w:t xml:space="preserve">An identification of a single (poly)peptide, resulting from querying an </w:t>
                  </w:r>
                  <w:proofErr w:type="gramStart"/>
                  <w:r w:rsidRPr="006518C9">
                    <w:rPr>
                      <w:lang w:val="en-US"/>
                    </w:rPr>
                    <w:t>input spectra</w:t>
                  </w:r>
                  <w:proofErr w:type="gramEnd"/>
                  <w:r w:rsidRPr="006518C9">
                    <w:rPr>
                      <w:lang w:val="en-US"/>
                    </w:rPr>
                    <w:t xml:space="preserve">, along with the set of confidence values for that identification. </w:t>
                  </w:r>
                  <w:proofErr w:type="spellStart"/>
                  <w:r w:rsidRPr="006518C9">
                    <w:rPr>
                      <w:lang w:val="en-US"/>
                    </w:rPr>
                    <w:t>PeptideEvidence</w:t>
                  </w:r>
                  <w:proofErr w:type="spellEnd"/>
                  <w:r w:rsidRPr="006518C9">
                    <w:rPr>
                      <w:lang w:val="en-US"/>
                    </w:rPr>
                    <w:t xml:space="preserve"> elements should be given for all mappings of the corresponding Peptide sequence within protein sequences. </w:t>
                  </w:r>
                </w:p>
              </w:tc>
            </w:tr>
            <w:tr w:rsidR="00921A47" w:rsidRPr="006518C9" w14:paraId="3B00220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B2468"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504E8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03820"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7CD60EB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BCE99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75253"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8DE87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BB415"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46D872E7" w14:textId="77777777" w:rsidR="00921A47" w:rsidRPr="006518C9" w:rsidRDefault="00921A47">
                  <w:pPr>
                    <w:rPr>
                      <w:sz w:val="24"/>
                      <w:szCs w:val="24"/>
                      <w:lang w:val="en-US"/>
                    </w:rPr>
                  </w:pPr>
                  <w:r w:rsidRPr="006518C9">
                    <w:rPr>
                      <w:lang w:val="en-US"/>
                    </w:rPr>
                    <w:t>A single user-defined parameter.</w:t>
                  </w:r>
                </w:p>
              </w:tc>
            </w:tr>
          </w:tbl>
          <w:p w14:paraId="025B7393" w14:textId="77777777" w:rsidR="00921A47" w:rsidRPr="006518C9" w:rsidRDefault="00921A47">
            <w:pPr>
              <w:rPr>
                <w:sz w:val="24"/>
                <w:szCs w:val="24"/>
                <w:lang w:val="en-US"/>
              </w:rPr>
            </w:pPr>
          </w:p>
        </w:tc>
      </w:tr>
      <w:tr w:rsidR="00921A47" w:rsidRPr="006518C9" w14:paraId="29613F75" w14:textId="77777777" w:rsidTr="00921A47">
        <w:trPr>
          <w:tblCellSpacing w:w="15" w:type="dxa"/>
        </w:trPr>
        <w:tc>
          <w:tcPr>
            <w:tcW w:w="0" w:type="auto"/>
            <w:vAlign w:val="center"/>
            <w:hideMark/>
          </w:tcPr>
          <w:p w14:paraId="4772F9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DC82B6" w14:textId="77777777" w:rsidR="00921A47" w:rsidRPr="006518C9" w:rsidRDefault="00921A47">
            <w:pPr>
              <w:pStyle w:val="HTMLPreformatted"/>
            </w:pPr>
            <w:r w:rsidRPr="006518C9">
              <w:t>&lt;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="index=7665" </w:t>
            </w:r>
            <w:proofErr w:type="spellStart"/>
            <w:r w:rsidRPr="006518C9">
              <w:t>spectraData_ref</w:t>
            </w:r>
            <w:proofErr w:type="spellEnd"/>
            <w:r w:rsidRPr="006518C9">
              <w:t>="SD_COMBINED_SE_0" id="SIR_7191"&gt;</w:t>
            </w:r>
          </w:p>
          <w:p w14:paraId="468F4B45" w14:textId="77777777" w:rsidR="006F41F9"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="4" </w:t>
            </w:r>
            <w:proofErr w:type="spellStart"/>
            <w:r w:rsidRPr="006518C9">
              <w:t>experimentalMassToCharge</w:t>
            </w:r>
            <w:proofErr w:type="spellEnd"/>
            <w:r w:rsidRPr="006518C9">
              <w:t xml:space="preserve">="1123.974121" </w:t>
            </w:r>
            <w:proofErr w:type="spellStart"/>
            <w:r w:rsidRPr="006518C9">
              <w:t>calculatedMassTo</w:t>
            </w:r>
            <w:proofErr w:type="spellEnd"/>
          </w:p>
          <w:p w14:paraId="02477707" w14:textId="77777777" w:rsidR="006F41F9" w:rsidRPr="006518C9" w:rsidRDefault="00921A47">
            <w:pPr>
              <w:pStyle w:val="HTMLPreformatted"/>
            </w:pPr>
            <w:r w:rsidRPr="006518C9">
              <w:t>Charge="1123.968707" peptide_ref="CRCQYSGVNNLCHTSSHCPNQGSTCENVDTCLKPDEPK_##Carbamidomethyl(C):1##Carba</w:t>
            </w:r>
          </w:p>
          <w:p w14:paraId="0AADFCAC" w14:textId="77777777" w:rsidR="006F41F9" w:rsidRPr="006518C9" w:rsidRDefault="00921A47">
            <w:pPr>
              <w:pStyle w:val="HTMLPreformatted"/>
            </w:pPr>
            <w:proofErr w:type="spellStart"/>
            <w:r w:rsidRPr="006518C9">
              <w:t>midomethyl</w:t>
            </w:r>
            <w:proofErr w:type="spellEnd"/>
            <w:r w:rsidRPr="006518C9">
              <w:t>(C):3##</w:t>
            </w:r>
            <w:proofErr w:type="spellStart"/>
            <w:r w:rsidRPr="006518C9">
              <w:t>Carba</w:t>
            </w:r>
            <w:proofErr w:type="spellEnd"/>
          </w:p>
          <w:p w14:paraId="4FC2FDA5" w14:textId="77777777" w:rsidR="006F41F9" w:rsidRPr="006518C9" w:rsidRDefault="00921A47">
            <w:pPr>
              <w:pStyle w:val="HTMLPreformatted"/>
            </w:pPr>
            <w:r w:rsidRPr="006518C9">
              <w:t>midomethyl(C):12##Carbamidomethyl(C):18##Carbamidomethyl(C):25##Carbamidomethyl(C):31##Ammonia-loss(C):</w:t>
            </w:r>
          </w:p>
          <w:p w14:paraId="06898564" w14:textId="77777777" w:rsidR="00921A47" w:rsidRPr="006518C9" w:rsidRDefault="00921A47">
            <w:pPr>
              <w:pStyle w:val="HTMLPreformatted"/>
            </w:pPr>
            <w:r w:rsidRPr="006518C9">
              <w:t xml:space="preserve">1" rank="1" </w:t>
            </w:r>
            <w:proofErr w:type="spellStart"/>
            <w:r w:rsidRPr="006518C9">
              <w:t>passThreshold</w:t>
            </w:r>
            <w:proofErr w:type="spellEnd"/>
            <w:r w:rsidRPr="006518C9">
              <w:t>="false" id="SIR_7191_SII_1"&gt;</w:t>
            </w:r>
          </w:p>
          <w:p w14:paraId="64CF0B71"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peptideEvidence_ref="CRCQYSGVNNLCHTSSHCPNQGSTCENVDTCLKPDEPK_generic|A_ENSP00000376692_REVERSED|p:</w:t>
            </w:r>
          </w:p>
          <w:p w14:paraId="75F6DE24" w14:textId="77777777" w:rsidR="00921A47" w:rsidRPr="006518C9" w:rsidRDefault="00921A47">
            <w:pPr>
              <w:pStyle w:val="HTMLPreformatted"/>
            </w:pPr>
            <w:r w:rsidRPr="006518C9">
              <w:t>novel_575_612"&gt;&lt;/</w:t>
            </w:r>
            <w:proofErr w:type="spellStart"/>
            <w:r w:rsidRPr="006518C9">
              <w:t>PeptideEvidenceRef</w:t>
            </w:r>
            <w:proofErr w:type="spellEnd"/>
            <w:r w:rsidRPr="006518C9">
              <w:t>&gt;</w:t>
            </w:r>
          </w:p>
          <w:p w14:paraId="1AB50118"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peptideEvidence_ref="CRCQYSGVNNLCHTSSHCPNQGSTCENVDTCLKPDEPK_generic|B_GENSCAN00000036974_REVERSED|p:</w:t>
            </w:r>
          </w:p>
          <w:p w14:paraId="2CF7AC7E" w14:textId="77777777" w:rsidR="00921A47" w:rsidRPr="006518C9" w:rsidRDefault="00921A47">
            <w:pPr>
              <w:pStyle w:val="HTMLPreformatted"/>
            </w:pPr>
            <w:r w:rsidRPr="006518C9">
              <w:t>genscan_494_531"&gt;&lt;/</w:t>
            </w:r>
            <w:proofErr w:type="spellStart"/>
            <w:r w:rsidRPr="006518C9">
              <w:t>PeptideEvidenceRef</w:t>
            </w:r>
            <w:proofErr w:type="spellEnd"/>
            <w:r w:rsidRPr="006518C9">
              <w:t>&gt;</w:t>
            </w:r>
          </w:p>
          <w:p w14:paraId="34A12F26"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peptideEvidence_ref="CRCQYSGVNNLCHTSSHCPNQGSTCENVDTCLKPDEPK_generic|A_ENSP00000471297_REVERSED|p:</w:t>
            </w:r>
          </w:p>
          <w:p w14:paraId="269A8253" w14:textId="77777777" w:rsidR="00921A47" w:rsidRPr="006518C9" w:rsidRDefault="00921A47">
            <w:pPr>
              <w:pStyle w:val="HTMLPreformatted"/>
            </w:pPr>
            <w:r w:rsidRPr="006518C9">
              <w:t>putative_641_678"&gt;&lt;/</w:t>
            </w:r>
            <w:proofErr w:type="spellStart"/>
            <w:r w:rsidRPr="006518C9">
              <w:t>PeptideEvidenceRef</w:t>
            </w:r>
            <w:proofErr w:type="spellEnd"/>
            <w:r w:rsidRPr="006518C9">
              <w:t>&gt;</w:t>
            </w:r>
          </w:p>
          <w:p w14:paraId="10866280"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peptideEvidence_ref="CRCQYSGVNNLCHTSSHCPNQGSTCENVDTCLKPDEPK_generic|A_ENSP00000319883_REVERSED|p:</w:t>
            </w:r>
          </w:p>
          <w:p w14:paraId="0E7D92C2" w14:textId="77777777" w:rsidR="00921A47" w:rsidRPr="006518C9" w:rsidRDefault="00921A47">
            <w:pPr>
              <w:pStyle w:val="HTMLPreformatted"/>
            </w:pPr>
            <w:r w:rsidRPr="006518C9">
              <w:t>known_633_670"&gt;&lt;/</w:t>
            </w:r>
            <w:proofErr w:type="spellStart"/>
            <w:r w:rsidRPr="006518C9">
              <w:t>PeptideEvidenceRef</w:t>
            </w:r>
            <w:proofErr w:type="spellEnd"/>
            <w:r w:rsidRPr="006518C9">
              <w:t>&gt;</w:t>
            </w:r>
          </w:p>
          <w:p w14:paraId="0273D02E"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peptideEvidence_ref="CRCQYSGVNNLCHTSSHCPNQGSTCENVDTCLKPDEPK_generic|A_ENSP00000472280_REVERSED|p:</w:t>
            </w:r>
          </w:p>
          <w:p w14:paraId="300634ED" w14:textId="77777777" w:rsidR="00921A47" w:rsidRPr="006518C9" w:rsidRDefault="00921A47">
            <w:pPr>
              <w:pStyle w:val="HTMLPreformatted"/>
            </w:pPr>
            <w:r w:rsidRPr="006518C9">
              <w:lastRenderedPageBreak/>
              <w:t>putative_622_659"&gt;&lt;/</w:t>
            </w:r>
            <w:proofErr w:type="spellStart"/>
            <w:r w:rsidRPr="006518C9">
              <w:t>PeptideEvidenceRef</w:t>
            </w:r>
            <w:proofErr w:type="spellEnd"/>
            <w:r w:rsidRPr="006518C9">
              <w:t>&gt;</w:t>
            </w:r>
          </w:p>
          <w:p w14:paraId="79293520" w14:textId="77777777" w:rsidR="00921A47" w:rsidRPr="006518C9" w:rsidRDefault="00921A47">
            <w:pPr>
              <w:pStyle w:val="HTMLPreformatted"/>
            </w:pPr>
            <w:r w:rsidRPr="006518C9">
              <w:t xml:space="preserve">  ...</w:t>
            </w:r>
          </w:p>
          <w:p w14:paraId="3CE7F2FA" w14:textId="77777777" w:rsidR="00921A47" w:rsidRPr="006518C9" w:rsidRDefault="00921A47">
            <w:pPr>
              <w:pStyle w:val="HTMLPreformatted"/>
            </w:pPr>
            <w:r w:rsidRPr="006518C9">
              <w:t>&lt;/</w:t>
            </w:r>
            <w:proofErr w:type="spellStart"/>
            <w:r w:rsidRPr="006518C9">
              <w:t>SpectrumIdentificationResult</w:t>
            </w:r>
            <w:proofErr w:type="spellEnd"/>
            <w:r w:rsidRPr="006518C9">
              <w:t>&gt;</w:t>
            </w:r>
          </w:p>
        </w:tc>
      </w:tr>
      <w:tr w:rsidR="00921A47" w:rsidRPr="006518C9" w14:paraId="3FAD6DFF" w14:textId="77777777" w:rsidTr="00921A47">
        <w:trPr>
          <w:tblCellSpacing w:w="15" w:type="dxa"/>
        </w:trPr>
        <w:tc>
          <w:tcPr>
            <w:tcW w:w="0" w:type="auto"/>
            <w:vAlign w:val="center"/>
            <w:hideMark/>
          </w:tcPr>
          <w:p w14:paraId="12CC2ECB"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3E2BD991" w14:textId="77777777" w:rsidR="00921A47" w:rsidRPr="006518C9" w:rsidRDefault="00921A47">
            <w:pPr>
              <w:pStyle w:val="HTMLPreformatted"/>
            </w:pPr>
            <w:r w:rsidRPr="006518C9">
              <w:t>Path /MzIdentML/DataCollection/AnalysisData/SpectrumIdentificationList/SpectrumIdentificationResult</w:t>
            </w:r>
          </w:p>
          <w:p w14:paraId="334675E1" w14:textId="77777777" w:rsidR="00921A47" w:rsidRPr="006518C9" w:rsidRDefault="00921A47">
            <w:pPr>
              <w:pStyle w:val="HTMLPreformatted"/>
            </w:pPr>
            <w:r w:rsidRPr="006518C9">
              <w:t xml:space="preserve">MAY supply a *child* term of </w:t>
            </w:r>
            <w:hyperlink r:id="rId34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3125094A" w14:textId="77777777" w:rsidR="00921A47" w:rsidRPr="006518C9" w:rsidRDefault="00921A47">
            <w:pPr>
              <w:pStyle w:val="HTMLPreformatted"/>
            </w:pPr>
            <w:r w:rsidRPr="006518C9">
              <w:t xml:space="preserve">  e.g.: </w:t>
            </w:r>
            <w:hyperlink r:id="rId348"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74E21979" w14:textId="77777777" w:rsidR="00921A47" w:rsidRPr="006518C9" w:rsidRDefault="00921A47">
            <w:pPr>
              <w:pStyle w:val="HTMLPreformatted"/>
            </w:pPr>
            <w:r w:rsidRPr="006518C9">
              <w:t xml:space="preserve">  e.g.: </w:t>
            </w:r>
            <w:hyperlink r:id="rId349"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0F81CA3" w14:textId="77777777" w:rsidR="00921A47" w:rsidRPr="006518C9" w:rsidRDefault="00921A47">
            <w:pPr>
              <w:pStyle w:val="HTMLPreformatted"/>
            </w:pPr>
            <w:r w:rsidRPr="006518C9">
              <w:t xml:space="preserve">  e.g.: </w:t>
            </w:r>
            <w:hyperlink r:id="rId350"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696F5F6C" w14:textId="77777777" w:rsidR="00921A47" w:rsidRPr="006518C9" w:rsidRDefault="00921A47">
            <w:pPr>
              <w:pStyle w:val="HTMLPreformatted"/>
            </w:pPr>
            <w:r w:rsidRPr="006518C9">
              <w:t xml:space="preserve">  e.g.: </w:t>
            </w:r>
            <w:hyperlink r:id="rId351"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70AC93A3" w14:textId="77777777" w:rsidR="00921A47" w:rsidRPr="006518C9" w:rsidRDefault="00921A47">
            <w:pPr>
              <w:pStyle w:val="HTMLPreformatted"/>
            </w:pPr>
            <w:r w:rsidRPr="006518C9">
              <w:t xml:space="preserve">  e.g.: </w:t>
            </w:r>
            <w:hyperlink r:id="rId35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7A8D984" w14:textId="77777777" w:rsidR="00921A47" w:rsidRPr="006518C9" w:rsidRDefault="00921A47">
            <w:pPr>
              <w:pStyle w:val="HTMLPreformatted"/>
            </w:pPr>
            <w:r w:rsidRPr="006518C9">
              <w:t xml:space="preserve">  e.g.: </w:t>
            </w:r>
            <w:hyperlink r:id="rId35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13AD55D4" w14:textId="77777777" w:rsidR="00921A47" w:rsidRPr="006518C9" w:rsidRDefault="00921A47">
            <w:pPr>
              <w:pStyle w:val="HTMLPreformatted"/>
            </w:pPr>
            <w:r w:rsidRPr="006518C9">
              <w:t xml:space="preserve">  e.g.: </w:t>
            </w:r>
            <w:hyperlink r:id="rId35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7BC25451" w14:textId="77777777" w:rsidR="00921A47" w:rsidRPr="006518C9" w:rsidRDefault="00921A47">
            <w:pPr>
              <w:pStyle w:val="HTMLPreformatted"/>
            </w:pPr>
            <w:r w:rsidRPr="006518C9">
              <w:t xml:space="preserve">  e.g.: </w:t>
            </w:r>
            <w:hyperlink r:id="rId355" w:tgtFrame="new" w:history="1">
              <w:r w:rsidRPr="006518C9">
                <w:rPr>
                  <w:rStyle w:val="Hyperlink"/>
                </w:rPr>
                <w:t>MS:1001030</w:t>
              </w:r>
            </w:hyperlink>
            <w:r w:rsidRPr="006518C9">
              <w:t xml:space="preserve"> (</w:t>
            </w:r>
            <w:r w:rsidRPr="006518C9">
              <w:rPr>
                <w:rStyle w:val="popup"/>
              </w:rPr>
              <w:t xml:space="preserve">number of </w:t>
            </w:r>
            <w:proofErr w:type="gramStart"/>
            <w:r w:rsidRPr="006518C9">
              <w:rPr>
                <w:rStyle w:val="popup"/>
              </w:rPr>
              <w:t>peptide</w:t>
            </w:r>
            <w:proofErr w:type="gramEnd"/>
            <w:r w:rsidRPr="006518C9">
              <w:rPr>
                <w:rStyle w:val="popup"/>
              </w:rPr>
              <w:t xml:space="preserve"> seqs compared to each spectrum</w:t>
            </w:r>
            <w:r w:rsidRPr="006518C9">
              <w:t xml:space="preserve">) </w:t>
            </w:r>
          </w:p>
          <w:p w14:paraId="6929B15E" w14:textId="77777777" w:rsidR="00921A47" w:rsidRPr="006518C9" w:rsidRDefault="00921A47">
            <w:pPr>
              <w:pStyle w:val="HTMLPreformatted"/>
            </w:pPr>
            <w:r w:rsidRPr="006518C9">
              <w:t xml:space="preserve">  e.g.: </w:t>
            </w:r>
            <w:hyperlink r:id="rId35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7F864C6B" w14:textId="77777777" w:rsidR="00921A47" w:rsidRPr="006518C9" w:rsidRDefault="00921A47">
            <w:pPr>
              <w:pStyle w:val="HTMLPreformatted"/>
            </w:pPr>
            <w:r w:rsidRPr="006518C9">
              <w:t xml:space="preserve">  e.g.: </w:t>
            </w:r>
            <w:hyperlink r:id="rId357"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5E2EACF0" w14:textId="77777777" w:rsidR="00921A47" w:rsidRPr="006518C9" w:rsidRDefault="00921A47">
            <w:pPr>
              <w:pStyle w:val="HTMLPreformatted"/>
            </w:pPr>
            <w:r w:rsidRPr="006518C9">
              <w:t xml:space="preserve">  </w:t>
            </w:r>
            <w:hyperlink r:id="rId358" w:tgtFrame="new" w:history="1">
              <w:r w:rsidRPr="006518C9">
                <w:rPr>
                  <w:rStyle w:val="Hyperlink"/>
                </w:rPr>
                <w:t>et al.</w:t>
              </w:r>
            </w:hyperlink>
          </w:p>
        </w:tc>
      </w:tr>
    </w:tbl>
    <w:p w14:paraId="7B619E4F" w14:textId="77777777" w:rsidR="00921A47" w:rsidRPr="006518C9" w:rsidRDefault="00921A47" w:rsidP="00921A47">
      <w:pPr>
        <w:rPr>
          <w:lang w:val="en-US"/>
        </w:rPr>
      </w:pPr>
    </w:p>
    <w:p w14:paraId="6B033242" w14:textId="77777777" w:rsidR="00921A47" w:rsidRPr="006518C9" w:rsidRDefault="00921A47" w:rsidP="00921A47">
      <w:pPr>
        <w:pStyle w:val="Heading2"/>
      </w:pPr>
      <w:bookmarkStart w:id="488" w:name="_Toc476057272"/>
      <w:r w:rsidRPr="006518C9">
        <w:t>Element &lt;</w:t>
      </w:r>
      <w:bookmarkStart w:id="489" w:name="SpectrumIDFormat"/>
      <w:proofErr w:type="spellStart"/>
      <w:r w:rsidRPr="006518C9">
        <w:t>SpectrumIDFormat</w:t>
      </w:r>
      <w:bookmarkEnd w:id="489"/>
      <w:proofErr w:type="spellEnd"/>
      <w:r w:rsidRPr="006518C9">
        <w:t>&gt;</w:t>
      </w:r>
      <w:bookmarkEnd w:id="4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52BB129" w14:textId="77777777" w:rsidTr="00921A47">
        <w:trPr>
          <w:tblCellSpacing w:w="15" w:type="dxa"/>
        </w:trPr>
        <w:tc>
          <w:tcPr>
            <w:tcW w:w="0" w:type="auto"/>
            <w:vAlign w:val="center"/>
            <w:hideMark/>
          </w:tcPr>
          <w:p w14:paraId="74AC0E0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A30CB8"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05737F5A" w14:textId="77777777" w:rsidTr="00921A47">
        <w:trPr>
          <w:tblCellSpacing w:w="15" w:type="dxa"/>
        </w:trPr>
        <w:tc>
          <w:tcPr>
            <w:tcW w:w="0" w:type="auto"/>
            <w:vAlign w:val="center"/>
            <w:hideMark/>
          </w:tcPr>
          <w:p w14:paraId="48381B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916F9C" w14:textId="77777777" w:rsidR="00921A47" w:rsidRPr="006518C9" w:rsidRDefault="00921A47">
            <w:pPr>
              <w:rPr>
                <w:sz w:val="24"/>
                <w:szCs w:val="24"/>
                <w:lang w:val="en-US"/>
              </w:rPr>
            </w:pPr>
            <w:proofErr w:type="spellStart"/>
            <w:r w:rsidRPr="006518C9">
              <w:rPr>
                <w:lang w:val="en-US"/>
              </w:rPr>
              <w:t>SpectrumIDFormatType</w:t>
            </w:r>
            <w:proofErr w:type="spellEnd"/>
            <w:r w:rsidRPr="006518C9">
              <w:rPr>
                <w:lang w:val="en-US"/>
              </w:rPr>
              <w:t xml:space="preserve"> </w:t>
            </w:r>
          </w:p>
        </w:tc>
      </w:tr>
      <w:tr w:rsidR="00921A47" w:rsidRPr="006518C9" w14:paraId="0F9F20D7" w14:textId="77777777" w:rsidTr="00921A47">
        <w:trPr>
          <w:tblCellSpacing w:w="15" w:type="dxa"/>
        </w:trPr>
        <w:tc>
          <w:tcPr>
            <w:tcW w:w="0" w:type="auto"/>
            <w:vAlign w:val="center"/>
            <w:hideMark/>
          </w:tcPr>
          <w:p w14:paraId="3AE964B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6C93265" w14:textId="77777777" w:rsidR="00921A47" w:rsidRPr="006518C9" w:rsidRDefault="00921A47">
            <w:pPr>
              <w:rPr>
                <w:sz w:val="24"/>
                <w:szCs w:val="24"/>
                <w:lang w:val="en-US"/>
              </w:rPr>
            </w:pPr>
            <w:r w:rsidRPr="006518C9">
              <w:rPr>
                <w:lang w:val="en-US"/>
              </w:rPr>
              <w:t>none</w:t>
            </w:r>
          </w:p>
        </w:tc>
      </w:tr>
      <w:tr w:rsidR="00921A47" w:rsidRPr="006518C9" w14:paraId="4B4293DF" w14:textId="77777777" w:rsidTr="00921A47">
        <w:trPr>
          <w:tblCellSpacing w:w="15" w:type="dxa"/>
        </w:trPr>
        <w:tc>
          <w:tcPr>
            <w:tcW w:w="0" w:type="auto"/>
            <w:vAlign w:val="center"/>
            <w:hideMark/>
          </w:tcPr>
          <w:p w14:paraId="66BB8AE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5C2B3F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CC5F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6C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8BA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12A4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CB28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AF87C"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5B673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29AD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2B5B" w14:textId="77777777" w:rsidR="00921A47" w:rsidRPr="006518C9" w:rsidRDefault="00921A47">
                  <w:pPr>
                    <w:rPr>
                      <w:sz w:val="24"/>
                      <w:szCs w:val="24"/>
                      <w:lang w:val="en-US"/>
                    </w:rPr>
                  </w:pPr>
                  <w:r w:rsidRPr="006518C9">
                    <w:rPr>
                      <w:lang w:val="en-US"/>
                    </w:rPr>
                    <w:t>A single entry from an ontology or a controlled vocabulary.</w:t>
                  </w:r>
                </w:p>
              </w:tc>
            </w:tr>
          </w:tbl>
          <w:p w14:paraId="39E2C23E" w14:textId="77777777" w:rsidR="00921A47" w:rsidRPr="006518C9" w:rsidRDefault="00921A47">
            <w:pPr>
              <w:rPr>
                <w:sz w:val="24"/>
                <w:szCs w:val="24"/>
                <w:lang w:val="en-US"/>
              </w:rPr>
            </w:pPr>
          </w:p>
        </w:tc>
      </w:tr>
      <w:tr w:rsidR="00921A47" w:rsidRPr="006518C9" w14:paraId="1E9E4647" w14:textId="77777777" w:rsidTr="00921A47">
        <w:trPr>
          <w:tblCellSpacing w:w="15" w:type="dxa"/>
        </w:trPr>
        <w:tc>
          <w:tcPr>
            <w:tcW w:w="0" w:type="auto"/>
            <w:vAlign w:val="center"/>
            <w:hideMark/>
          </w:tcPr>
          <w:p w14:paraId="542FB99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5EEA433"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p w14:paraId="6F1E1F0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71993BF6"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tc>
      </w:tr>
      <w:tr w:rsidR="00921A47" w:rsidRPr="006518C9" w14:paraId="7EA3B6BE" w14:textId="77777777" w:rsidTr="00921A47">
        <w:trPr>
          <w:tblCellSpacing w:w="15" w:type="dxa"/>
        </w:trPr>
        <w:tc>
          <w:tcPr>
            <w:tcW w:w="0" w:type="auto"/>
            <w:vAlign w:val="center"/>
            <w:hideMark/>
          </w:tcPr>
          <w:p w14:paraId="38FAD9A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0A7C969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SpectrumIDFormat</w:t>
            </w:r>
            <w:proofErr w:type="spellEnd"/>
          </w:p>
          <w:p w14:paraId="68A8E34F" w14:textId="77777777" w:rsidR="00921A47" w:rsidRPr="006518C9" w:rsidRDefault="00921A47">
            <w:pPr>
              <w:pStyle w:val="HTMLPreformatted"/>
            </w:pPr>
            <w:r w:rsidRPr="006518C9">
              <w:t xml:space="preserve">MUST supply a *child* term of </w:t>
            </w:r>
            <w:hyperlink r:id="rId359"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3225351A" w14:textId="77777777" w:rsidR="00921A47" w:rsidRPr="006518C9" w:rsidRDefault="00921A47">
            <w:pPr>
              <w:pStyle w:val="HTMLPreformatted"/>
            </w:pPr>
            <w:r w:rsidRPr="006518C9">
              <w:t xml:space="preserve">  e.g.: </w:t>
            </w:r>
            <w:hyperlink r:id="rId360" w:tgtFrame="new" w:history="1">
              <w:r w:rsidRPr="006518C9">
                <w:rPr>
                  <w:rStyle w:val="Hyperlink"/>
                </w:rPr>
                <w:t>MS:1000768</w:t>
              </w:r>
            </w:hyperlink>
            <w:r w:rsidRPr="006518C9">
              <w:t xml:space="preserve"> (</w:t>
            </w:r>
            <w:r w:rsidRPr="006518C9">
              <w:rPr>
                <w:rStyle w:val="popup"/>
              </w:rPr>
              <w:t xml:space="preserve">Thermo </w:t>
            </w:r>
            <w:proofErr w:type="spellStart"/>
            <w:r w:rsidRPr="006518C9">
              <w:rPr>
                <w:rStyle w:val="popup"/>
              </w:rPr>
              <w:t>nativeID</w:t>
            </w:r>
            <w:proofErr w:type="spellEnd"/>
            <w:r w:rsidRPr="006518C9">
              <w:rPr>
                <w:rStyle w:val="popup"/>
              </w:rPr>
              <w:t xml:space="preserve"> format</w:t>
            </w:r>
            <w:r w:rsidRPr="006518C9">
              <w:t xml:space="preserve">) </w:t>
            </w:r>
          </w:p>
          <w:p w14:paraId="5872F365" w14:textId="77777777" w:rsidR="00921A47" w:rsidRPr="006518C9" w:rsidRDefault="00921A47">
            <w:pPr>
              <w:pStyle w:val="HTMLPreformatted"/>
            </w:pPr>
            <w:r w:rsidRPr="006518C9">
              <w:t xml:space="preserve">  e.g.: </w:t>
            </w:r>
            <w:hyperlink r:id="rId361" w:tgtFrame="new" w:history="1">
              <w:r w:rsidRPr="006518C9">
                <w:rPr>
                  <w:rStyle w:val="Hyperlink"/>
                </w:rPr>
                <w:t>MS:1000769</w:t>
              </w:r>
            </w:hyperlink>
            <w:r w:rsidRPr="006518C9">
              <w:t xml:space="preserve"> (</w:t>
            </w:r>
            <w:r w:rsidRPr="006518C9">
              <w:rPr>
                <w:rStyle w:val="popup"/>
              </w:rPr>
              <w:t xml:space="preserve">Waters </w:t>
            </w:r>
            <w:proofErr w:type="spellStart"/>
            <w:r w:rsidRPr="006518C9">
              <w:rPr>
                <w:rStyle w:val="popup"/>
              </w:rPr>
              <w:t>nativeID</w:t>
            </w:r>
            <w:proofErr w:type="spellEnd"/>
            <w:r w:rsidRPr="006518C9">
              <w:rPr>
                <w:rStyle w:val="popup"/>
              </w:rPr>
              <w:t xml:space="preserve"> format</w:t>
            </w:r>
            <w:r w:rsidRPr="006518C9">
              <w:t xml:space="preserve">) </w:t>
            </w:r>
          </w:p>
          <w:p w14:paraId="4CF0586F" w14:textId="77777777" w:rsidR="00921A47" w:rsidRPr="006518C9" w:rsidRDefault="00921A47">
            <w:pPr>
              <w:pStyle w:val="HTMLPreformatted"/>
            </w:pPr>
            <w:r w:rsidRPr="006518C9">
              <w:t xml:space="preserve">  e.g.: </w:t>
            </w:r>
            <w:hyperlink r:id="rId362" w:tgtFrame="new" w:history="1">
              <w:r w:rsidRPr="006518C9">
                <w:rPr>
                  <w:rStyle w:val="Hyperlink"/>
                </w:rPr>
                <w:t>MS:1000770</w:t>
              </w:r>
            </w:hyperlink>
            <w:r w:rsidRPr="006518C9">
              <w:t xml:space="preserve"> (</w:t>
            </w:r>
            <w:r w:rsidRPr="006518C9">
              <w:rPr>
                <w:rStyle w:val="popup"/>
              </w:rPr>
              <w:t xml:space="preserve">WIFF </w:t>
            </w:r>
            <w:proofErr w:type="spellStart"/>
            <w:r w:rsidRPr="006518C9">
              <w:rPr>
                <w:rStyle w:val="popup"/>
              </w:rPr>
              <w:t>nativeID</w:t>
            </w:r>
            <w:proofErr w:type="spellEnd"/>
            <w:r w:rsidRPr="006518C9">
              <w:rPr>
                <w:rStyle w:val="popup"/>
              </w:rPr>
              <w:t xml:space="preserve"> format</w:t>
            </w:r>
            <w:r w:rsidRPr="006518C9">
              <w:t xml:space="preserve">) </w:t>
            </w:r>
          </w:p>
          <w:p w14:paraId="3B7D85FF" w14:textId="77777777" w:rsidR="00921A47" w:rsidRPr="006518C9" w:rsidRDefault="00921A47">
            <w:pPr>
              <w:pStyle w:val="HTMLPreformatted"/>
            </w:pPr>
            <w:r w:rsidRPr="006518C9">
              <w:t xml:space="preserve">  e.g.: </w:t>
            </w:r>
            <w:hyperlink r:id="rId363" w:tgtFrame="new" w:history="1">
              <w:r w:rsidRPr="006518C9">
                <w:rPr>
                  <w:rStyle w:val="Hyperlink"/>
                </w:rPr>
                <w:t>MS:1000771</w:t>
              </w:r>
            </w:hyperlink>
            <w:r w:rsidRPr="006518C9">
              <w:t xml:space="preserve"> (</w:t>
            </w:r>
            <w:r w:rsidRPr="006518C9">
              <w:rPr>
                <w:rStyle w:val="popup"/>
              </w:rPr>
              <w:t xml:space="preserve">Bruker/Agilent YEP </w:t>
            </w:r>
            <w:proofErr w:type="spellStart"/>
            <w:r w:rsidRPr="006518C9">
              <w:rPr>
                <w:rStyle w:val="popup"/>
              </w:rPr>
              <w:t>nativeID</w:t>
            </w:r>
            <w:proofErr w:type="spellEnd"/>
            <w:r w:rsidRPr="006518C9">
              <w:rPr>
                <w:rStyle w:val="popup"/>
              </w:rPr>
              <w:t xml:space="preserve"> format</w:t>
            </w:r>
            <w:r w:rsidRPr="006518C9">
              <w:t xml:space="preserve">) </w:t>
            </w:r>
          </w:p>
          <w:p w14:paraId="598A6226" w14:textId="77777777" w:rsidR="00921A47" w:rsidRPr="006518C9" w:rsidRDefault="00921A47">
            <w:pPr>
              <w:pStyle w:val="HTMLPreformatted"/>
            </w:pPr>
            <w:r w:rsidRPr="006518C9">
              <w:t xml:space="preserve">  e.g.: </w:t>
            </w:r>
            <w:hyperlink r:id="rId364" w:tgtFrame="new" w:history="1">
              <w:r w:rsidRPr="006518C9">
                <w:rPr>
                  <w:rStyle w:val="Hyperlink"/>
                </w:rPr>
                <w:t>MS:1000772</w:t>
              </w:r>
            </w:hyperlink>
            <w:r w:rsidRPr="006518C9">
              <w:t xml:space="preserve"> (</w:t>
            </w:r>
            <w:r w:rsidRPr="006518C9">
              <w:rPr>
                <w:rStyle w:val="popup"/>
              </w:rPr>
              <w:t xml:space="preserve">Bruker BAF </w:t>
            </w:r>
            <w:proofErr w:type="spellStart"/>
            <w:r w:rsidRPr="006518C9">
              <w:rPr>
                <w:rStyle w:val="popup"/>
              </w:rPr>
              <w:t>nativeID</w:t>
            </w:r>
            <w:proofErr w:type="spellEnd"/>
            <w:r w:rsidRPr="006518C9">
              <w:rPr>
                <w:rStyle w:val="popup"/>
              </w:rPr>
              <w:t xml:space="preserve"> format</w:t>
            </w:r>
            <w:r w:rsidRPr="006518C9">
              <w:t xml:space="preserve">) </w:t>
            </w:r>
          </w:p>
          <w:p w14:paraId="2CE435D4" w14:textId="77777777" w:rsidR="00921A47" w:rsidRPr="006518C9" w:rsidRDefault="00921A47">
            <w:pPr>
              <w:pStyle w:val="HTMLPreformatted"/>
            </w:pPr>
            <w:r w:rsidRPr="006518C9">
              <w:t xml:space="preserve">  e.g.: </w:t>
            </w:r>
            <w:hyperlink r:id="rId365" w:tgtFrame="new" w:history="1">
              <w:r w:rsidRPr="006518C9">
                <w:rPr>
                  <w:rStyle w:val="Hyperlink"/>
                </w:rPr>
                <w:t>MS:1000773</w:t>
              </w:r>
            </w:hyperlink>
            <w:r w:rsidRPr="006518C9">
              <w:t xml:space="preserve"> (</w:t>
            </w:r>
            <w:r w:rsidRPr="006518C9">
              <w:rPr>
                <w:rStyle w:val="popup"/>
              </w:rPr>
              <w:t xml:space="preserve">Bruker FID </w:t>
            </w:r>
            <w:proofErr w:type="spellStart"/>
            <w:r w:rsidRPr="006518C9">
              <w:rPr>
                <w:rStyle w:val="popup"/>
              </w:rPr>
              <w:t>nativeID</w:t>
            </w:r>
            <w:proofErr w:type="spellEnd"/>
            <w:r w:rsidRPr="006518C9">
              <w:rPr>
                <w:rStyle w:val="popup"/>
              </w:rPr>
              <w:t xml:space="preserve"> format</w:t>
            </w:r>
            <w:r w:rsidRPr="006518C9">
              <w:t xml:space="preserve">) </w:t>
            </w:r>
          </w:p>
          <w:p w14:paraId="49F1E0AE" w14:textId="77777777" w:rsidR="00921A47" w:rsidRPr="006518C9" w:rsidRDefault="00921A47">
            <w:pPr>
              <w:pStyle w:val="HTMLPreformatted"/>
            </w:pPr>
            <w:r w:rsidRPr="006518C9">
              <w:t xml:space="preserve">  e.g.: </w:t>
            </w:r>
            <w:hyperlink r:id="rId366" w:tgtFrame="new" w:history="1">
              <w:r w:rsidRPr="006518C9">
                <w:rPr>
                  <w:rStyle w:val="Hyperlink"/>
                </w:rPr>
                <w:t>MS:1000774</w:t>
              </w:r>
            </w:hyperlink>
            <w:r w:rsidRPr="006518C9">
              <w:t xml:space="preserve"> (</w:t>
            </w:r>
            <w:r w:rsidRPr="006518C9">
              <w:rPr>
                <w:rStyle w:val="popup"/>
              </w:rPr>
              <w:t xml:space="preserve">multiple peak list </w:t>
            </w:r>
            <w:proofErr w:type="spellStart"/>
            <w:r w:rsidRPr="006518C9">
              <w:rPr>
                <w:rStyle w:val="popup"/>
              </w:rPr>
              <w:t>nativeID</w:t>
            </w:r>
            <w:proofErr w:type="spellEnd"/>
            <w:r w:rsidRPr="006518C9">
              <w:rPr>
                <w:rStyle w:val="popup"/>
              </w:rPr>
              <w:t xml:space="preserve"> format</w:t>
            </w:r>
            <w:r w:rsidRPr="006518C9">
              <w:t xml:space="preserve">) </w:t>
            </w:r>
          </w:p>
          <w:p w14:paraId="5F4544CE" w14:textId="77777777" w:rsidR="00921A47" w:rsidRPr="006518C9" w:rsidRDefault="00921A47">
            <w:pPr>
              <w:pStyle w:val="HTMLPreformatted"/>
            </w:pPr>
            <w:r w:rsidRPr="006518C9">
              <w:t xml:space="preserve">  e.g.: </w:t>
            </w:r>
            <w:hyperlink r:id="rId367" w:tgtFrame="new" w:history="1">
              <w:r w:rsidRPr="006518C9">
                <w:rPr>
                  <w:rStyle w:val="Hyperlink"/>
                </w:rPr>
                <w:t>MS:1000775</w:t>
              </w:r>
            </w:hyperlink>
            <w:r w:rsidRPr="006518C9">
              <w:t xml:space="preserve"> (</w:t>
            </w:r>
            <w:r w:rsidRPr="006518C9">
              <w:rPr>
                <w:rStyle w:val="popup"/>
              </w:rPr>
              <w:t xml:space="preserve">single peak list </w:t>
            </w:r>
            <w:proofErr w:type="spellStart"/>
            <w:r w:rsidRPr="006518C9">
              <w:rPr>
                <w:rStyle w:val="popup"/>
              </w:rPr>
              <w:t>nativeID</w:t>
            </w:r>
            <w:proofErr w:type="spellEnd"/>
            <w:r w:rsidRPr="006518C9">
              <w:rPr>
                <w:rStyle w:val="popup"/>
              </w:rPr>
              <w:t xml:space="preserve"> format</w:t>
            </w:r>
            <w:r w:rsidRPr="006518C9">
              <w:t xml:space="preserve">) </w:t>
            </w:r>
          </w:p>
          <w:p w14:paraId="7F6D8B9E" w14:textId="77777777" w:rsidR="00921A47" w:rsidRPr="006518C9" w:rsidRDefault="00921A47">
            <w:pPr>
              <w:pStyle w:val="HTMLPreformatted"/>
            </w:pPr>
            <w:r w:rsidRPr="006518C9">
              <w:t xml:space="preserve">  e.g.: </w:t>
            </w:r>
            <w:hyperlink r:id="rId368" w:tgtFrame="new" w:history="1">
              <w:r w:rsidRPr="006518C9">
                <w:rPr>
                  <w:rStyle w:val="Hyperlink"/>
                </w:rPr>
                <w:t>MS:1000776</w:t>
              </w:r>
            </w:hyperlink>
            <w:r w:rsidRPr="006518C9">
              <w:t xml:space="preserve"> (</w:t>
            </w:r>
            <w:r w:rsidRPr="006518C9">
              <w:rPr>
                <w:rStyle w:val="popup"/>
              </w:rPr>
              <w:t xml:space="preserve">scan number only </w:t>
            </w:r>
            <w:proofErr w:type="spellStart"/>
            <w:r w:rsidRPr="006518C9">
              <w:rPr>
                <w:rStyle w:val="popup"/>
              </w:rPr>
              <w:t>nativeID</w:t>
            </w:r>
            <w:proofErr w:type="spellEnd"/>
            <w:r w:rsidRPr="006518C9">
              <w:rPr>
                <w:rStyle w:val="popup"/>
              </w:rPr>
              <w:t xml:space="preserve"> format</w:t>
            </w:r>
            <w:r w:rsidRPr="006518C9">
              <w:t xml:space="preserve">) </w:t>
            </w:r>
          </w:p>
          <w:p w14:paraId="2892251C" w14:textId="77777777" w:rsidR="00921A47" w:rsidRPr="006518C9" w:rsidRDefault="00921A47">
            <w:pPr>
              <w:pStyle w:val="HTMLPreformatted"/>
            </w:pPr>
            <w:r w:rsidRPr="006518C9">
              <w:t xml:space="preserve">  e.g.: </w:t>
            </w:r>
            <w:hyperlink r:id="rId369" w:tgtFrame="new" w:history="1">
              <w:r w:rsidRPr="006518C9">
                <w:rPr>
                  <w:rStyle w:val="Hyperlink"/>
                </w:rPr>
                <w:t>MS:1000777</w:t>
              </w:r>
            </w:hyperlink>
            <w:r w:rsidRPr="006518C9">
              <w:t xml:space="preserve"> (</w:t>
            </w:r>
            <w:r w:rsidRPr="006518C9">
              <w:rPr>
                <w:rStyle w:val="popup"/>
              </w:rPr>
              <w:t xml:space="preserve">spectrum identifier </w:t>
            </w:r>
            <w:proofErr w:type="spellStart"/>
            <w:r w:rsidRPr="006518C9">
              <w:rPr>
                <w:rStyle w:val="popup"/>
              </w:rPr>
              <w:t>nativeID</w:t>
            </w:r>
            <w:proofErr w:type="spellEnd"/>
            <w:r w:rsidRPr="006518C9">
              <w:rPr>
                <w:rStyle w:val="popup"/>
              </w:rPr>
              <w:t xml:space="preserve"> format</w:t>
            </w:r>
            <w:r w:rsidRPr="006518C9">
              <w:t xml:space="preserve">) </w:t>
            </w:r>
          </w:p>
          <w:p w14:paraId="09A66EA1" w14:textId="77777777" w:rsidR="00921A47" w:rsidRPr="006518C9" w:rsidRDefault="00921A47">
            <w:pPr>
              <w:pStyle w:val="HTMLPreformatted"/>
            </w:pPr>
            <w:r w:rsidRPr="006518C9">
              <w:t xml:space="preserve">  </w:t>
            </w:r>
            <w:hyperlink r:id="rId370" w:tgtFrame="new" w:history="1">
              <w:r w:rsidRPr="006518C9">
                <w:rPr>
                  <w:rStyle w:val="Hyperlink"/>
                </w:rPr>
                <w:t>et al.</w:t>
              </w:r>
            </w:hyperlink>
          </w:p>
          <w:p w14:paraId="50EEC697" w14:textId="77777777" w:rsidR="00921A47" w:rsidRPr="006518C9" w:rsidRDefault="00921A47">
            <w:pPr>
              <w:pStyle w:val="HTMLPreformatted"/>
            </w:pPr>
            <w:r w:rsidRPr="006518C9">
              <w:t xml:space="preserve">MUST supply a *child* term of </w:t>
            </w:r>
            <w:hyperlink r:id="rId371" w:tgtFrame="new" w:history="1">
              <w:r w:rsidRPr="006518C9">
                <w:rPr>
                  <w:rStyle w:val="Hyperlink"/>
                </w:rPr>
                <w:t>MS:1001529</w:t>
              </w:r>
            </w:hyperlink>
            <w:r w:rsidRPr="006518C9">
              <w:t xml:space="preserve"> (</w:t>
            </w:r>
            <w:r w:rsidRPr="006518C9">
              <w:rPr>
                <w:rStyle w:val="popup"/>
              </w:rPr>
              <w:t>spectra data details</w:t>
            </w:r>
            <w:r w:rsidRPr="006518C9">
              <w:t>) only once</w:t>
            </w:r>
          </w:p>
          <w:p w14:paraId="73458038" w14:textId="77777777" w:rsidR="00921A47" w:rsidRPr="006518C9" w:rsidRDefault="00921A47">
            <w:pPr>
              <w:pStyle w:val="HTMLPreformatted"/>
            </w:pPr>
            <w:r w:rsidRPr="006518C9">
              <w:t xml:space="preserve">  e.g.: </w:t>
            </w:r>
            <w:hyperlink r:id="rId372" w:tgtFrame="new" w:history="1">
              <w:r w:rsidRPr="006518C9">
                <w:rPr>
                  <w:rStyle w:val="Hyperlink"/>
                </w:rPr>
                <w:t>MS:1001530</w:t>
              </w:r>
            </w:hyperlink>
            <w:r w:rsidRPr="006518C9">
              <w:t xml:space="preserve"> (</w:t>
            </w:r>
            <w:proofErr w:type="spellStart"/>
            <w:r w:rsidRPr="006518C9">
              <w:rPr>
                <w:rStyle w:val="popup"/>
              </w:rPr>
              <w:t>mzML</w:t>
            </w:r>
            <w:proofErr w:type="spellEnd"/>
            <w:r w:rsidRPr="006518C9">
              <w:rPr>
                <w:rStyle w:val="popup"/>
              </w:rPr>
              <w:t xml:space="preserve"> unique identifier</w:t>
            </w:r>
            <w:r w:rsidRPr="006518C9">
              <w:t xml:space="preserve">) </w:t>
            </w:r>
          </w:p>
          <w:p w14:paraId="4C54DDBA" w14:textId="77777777" w:rsidR="00921A47" w:rsidRPr="006518C9" w:rsidRDefault="00921A47">
            <w:pPr>
              <w:pStyle w:val="HTMLPreformatted"/>
            </w:pPr>
            <w:r w:rsidRPr="006518C9">
              <w:t xml:space="preserve">  e.g.: </w:t>
            </w:r>
            <w:hyperlink r:id="rId373" w:tgtFrame="new" w:history="1">
              <w:r w:rsidRPr="006518C9">
                <w:rPr>
                  <w:rStyle w:val="Hyperlink"/>
                </w:rPr>
                <w:t>MS:1001531</w:t>
              </w:r>
            </w:hyperlink>
            <w:r w:rsidRPr="006518C9">
              <w:t xml:space="preserve"> (</w:t>
            </w:r>
            <w:r w:rsidRPr="006518C9">
              <w:rPr>
                <w:rStyle w:val="popup"/>
              </w:rPr>
              <w:t xml:space="preserve">spectrum from </w:t>
            </w:r>
            <w:proofErr w:type="spellStart"/>
            <w:r w:rsidRPr="006518C9">
              <w:rPr>
                <w:rStyle w:val="popup"/>
              </w:rPr>
              <w:t>ProteinScape</w:t>
            </w:r>
            <w:proofErr w:type="spellEnd"/>
            <w:r w:rsidRPr="006518C9">
              <w:rPr>
                <w:rStyle w:val="popup"/>
              </w:rPr>
              <w:t xml:space="preserve"> database </w:t>
            </w:r>
            <w:proofErr w:type="spellStart"/>
            <w:r w:rsidRPr="006518C9">
              <w:rPr>
                <w:rStyle w:val="popup"/>
              </w:rPr>
              <w:t>nativeID</w:t>
            </w:r>
            <w:proofErr w:type="spellEnd"/>
            <w:r w:rsidRPr="006518C9">
              <w:rPr>
                <w:rStyle w:val="popup"/>
              </w:rPr>
              <w:t xml:space="preserve"> format</w:t>
            </w:r>
            <w:r w:rsidRPr="006518C9">
              <w:t xml:space="preserve">) </w:t>
            </w:r>
          </w:p>
          <w:p w14:paraId="6ECB0C4C" w14:textId="77777777" w:rsidR="00921A47" w:rsidRPr="006518C9" w:rsidRDefault="00921A47">
            <w:pPr>
              <w:pStyle w:val="HTMLPreformatted"/>
            </w:pPr>
            <w:r w:rsidRPr="006518C9">
              <w:t xml:space="preserve">  e.g.: </w:t>
            </w:r>
            <w:hyperlink r:id="rId374" w:tgtFrame="new" w:history="1">
              <w:r w:rsidRPr="006518C9">
                <w:rPr>
                  <w:rStyle w:val="Hyperlink"/>
                </w:rPr>
                <w:t>MS:1001532</w:t>
              </w:r>
            </w:hyperlink>
            <w:r w:rsidRPr="006518C9">
              <w:t xml:space="preserve"> (</w:t>
            </w:r>
            <w:r w:rsidRPr="006518C9">
              <w:rPr>
                <w:rStyle w:val="popup"/>
              </w:rPr>
              <w:t xml:space="preserve">spectrum from database string </w:t>
            </w:r>
            <w:proofErr w:type="spellStart"/>
            <w:r w:rsidRPr="006518C9">
              <w:rPr>
                <w:rStyle w:val="popup"/>
              </w:rPr>
              <w:t>nativeID</w:t>
            </w:r>
            <w:proofErr w:type="spellEnd"/>
            <w:r w:rsidRPr="006518C9">
              <w:rPr>
                <w:rStyle w:val="popup"/>
              </w:rPr>
              <w:t xml:space="preserve"> format</w:t>
            </w:r>
            <w:r w:rsidRPr="006518C9">
              <w:t xml:space="preserve">) </w:t>
            </w:r>
          </w:p>
        </w:tc>
      </w:tr>
      <w:tr w:rsidR="00921A47" w:rsidRPr="006518C9" w14:paraId="632845C7" w14:textId="77777777" w:rsidTr="00921A47">
        <w:trPr>
          <w:tblCellSpacing w:w="15" w:type="dxa"/>
        </w:trPr>
        <w:tc>
          <w:tcPr>
            <w:tcW w:w="0" w:type="auto"/>
            <w:vAlign w:val="center"/>
            <w:hideMark/>
          </w:tcPr>
          <w:p w14:paraId="69A69008"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5F06A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accession="MS:1000774" name="multiple peak list </w:t>
            </w:r>
            <w:proofErr w:type="spellStart"/>
            <w:r w:rsidRPr="006518C9">
              <w:t>nativeID</w:t>
            </w:r>
            <w:proofErr w:type="spellEnd"/>
            <w:r w:rsidRPr="006518C9">
              <w:t xml:space="preserve"> format"&gt;&lt;/</w:t>
            </w:r>
            <w:proofErr w:type="spellStart"/>
            <w:r w:rsidRPr="006518C9">
              <w:t>cvParam</w:t>
            </w:r>
            <w:proofErr w:type="spellEnd"/>
            <w:r w:rsidRPr="006518C9">
              <w:t>&gt;</w:t>
            </w:r>
          </w:p>
        </w:tc>
      </w:tr>
    </w:tbl>
    <w:p w14:paraId="1B09D629" w14:textId="77777777" w:rsidR="00921A47" w:rsidRPr="006518C9" w:rsidRDefault="00921A47" w:rsidP="00921A47">
      <w:pPr>
        <w:rPr>
          <w:lang w:val="en-US"/>
        </w:rPr>
      </w:pPr>
    </w:p>
    <w:p w14:paraId="6369A7D4" w14:textId="77777777" w:rsidR="00921A47" w:rsidRPr="006518C9" w:rsidRDefault="00921A47" w:rsidP="00921A47">
      <w:pPr>
        <w:pStyle w:val="Heading2"/>
      </w:pPr>
      <w:bookmarkStart w:id="490" w:name="_Toc476057273"/>
      <w:r w:rsidRPr="006518C9">
        <w:t>Element &lt;</w:t>
      </w:r>
      <w:bookmarkStart w:id="491" w:name="SubSample"/>
      <w:proofErr w:type="spellStart"/>
      <w:r w:rsidRPr="006518C9">
        <w:t>SubSample</w:t>
      </w:r>
      <w:bookmarkEnd w:id="491"/>
      <w:proofErr w:type="spellEnd"/>
      <w:r w:rsidRPr="006518C9">
        <w:t>&gt;</w:t>
      </w:r>
      <w:bookmarkEnd w:id="4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297962B4" w14:textId="77777777" w:rsidTr="00921A47">
        <w:trPr>
          <w:tblCellSpacing w:w="15" w:type="dxa"/>
        </w:trPr>
        <w:tc>
          <w:tcPr>
            <w:tcW w:w="0" w:type="auto"/>
            <w:vAlign w:val="center"/>
            <w:hideMark/>
          </w:tcPr>
          <w:p w14:paraId="67584E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1B720FD"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048DCB84" w14:textId="77777777" w:rsidTr="00921A47">
        <w:trPr>
          <w:tblCellSpacing w:w="15" w:type="dxa"/>
        </w:trPr>
        <w:tc>
          <w:tcPr>
            <w:tcW w:w="0" w:type="auto"/>
            <w:vAlign w:val="center"/>
            <w:hideMark/>
          </w:tcPr>
          <w:p w14:paraId="30CC503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92ED428" w14:textId="77777777" w:rsidR="00921A47" w:rsidRPr="006518C9" w:rsidRDefault="00921A47">
            <w:pPr>
              <w:rPr>
                <w:sz w:val="24"/>
                <w:szCs w:val="24"/>
                <w:lang w:val="en-US"/>
              </w:rPr>
            </w:pPr>
            <w:proofErr w:type="spellStart"/>
            <w:r w:rsidRPr="006518C9">
              <w:rPr>
                <w:lang w:val="en-US"/>
              </w:rPr>
              <w:t>SubSampleType</w:t>
            </w:r>
            <w:proofErr w:type="spellEnd"/>
            <w:r w:rsidRPr="006518C9">
              <w:rPr>
                <w:lang w:val="en-US"/>
              </w:rPr>
              <w:t xml:space="preserve"> </w:t>
            </w:r>
          </w:p>
        </w:tc>
      </w:tr>
      <w:tr w:rsidR="00921A47" w:rsidRPr="006518C9" w14:paraId="5051580C" w14:textId="77777777" w:rsidTr="00921A47">
        <w:trPr>
          <w:tblCellSpacing w:w="15" w:type="dxa"/>
        </w:trPr>
        <w:tc>
          <w:tcPr>
            <w:tcW w:w="0" w:type="auto"/>
            <w:vAlign w:val="center"/>
            <w:hideMark/>
          </w:tcPr>
          <w:p w14:paraId="4EC5374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532224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6A51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43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27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ACE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D067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05098"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80B33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368BA5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2A37A" w14:textId="77777777" w:rsidR="00921A47" w:rsidRPr="006518C9" w:rsidRDefault="00921A47">
                  <w:pPr>
                    <w:rPr>
                      <w:sz w:val="24"/>
                      <w:szCs w:val="24"/>
                      <w:lang w:val="en-US"/>
                    </w:rPr>
                  </w:pPr>
                  <w:r w:rsidRPr="006518C9">
                    <w:rPr>
                      <w:lang w:val="en-US"/>
                    </w:rPr>
                    <w:t>A reference to the child sample.</w:t>
                  </w:r>
                </w:p>
              </w:tc>
            </w:tr>
          </w:tbl>
          <w:p w14:paraId="4D3A4AB8" w14:textId="77777777" w:rsidR="00921A47" w:rsidRPr="006518C9" w:rsidRDefault="00921A47">
            <w:pPr>
              <w:rPr>
                <w:sz w:val="24"/>
                <w:szCs w:val="24"/>
                <w:lang w:val="en-US"/>
              </w:rPr>
            </w:pPr>
          </w:p>
        </w:tc>
      </w:tr>
      <w:tr w:rsidR="00921A47" w:rsidRPr="006518C9" w14:paraId="17BCA65E" w14:textId="77777777" w:rsidTr="00921A47">
        <w:trPr>
          <w:tblCellSpacing w:w="15" w:type="dxa"/>
        </w:trPr>
        <w:tc>
          <w:tcPr>
            <w:tcW w:w="0" w:type="auto"/>
            <w:vAlign w:val="center"/>
            <w:hideMark/>
          </w:tcPr>
          <w:p w14:paraId="5BABB11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4B53B9B" w14:textId="77777777" w:rsidR="00921A47" w:rsidRPr="006518C9" w:rsidRDefault="00921A47">
            <w:pPr>
              <w:rPr>
                <w:sz w:val="24"/>
                <w:szCs w:val="24"/>
                <w:lang w:val="en-US"/>
              </w:rPr>
            </w:pPr>
            <w:r w:rsidRPr="006518C9">
              <w:rPr>
                <w:lang w:val="en-US"/>
              </w:rPr>
              <w:t>none</w:t>
            </w:r>
          </w:p>
        </w:tc>
      </w:tr>
      <w:tr w:rsidR="00921A47" w:rsidRPr="006518C9" w14:paraId="01BEBAA6" w14:textId="77777777" w:rsidTr="00921A47">
        <w:trPr>
          <w:tblCellSpacing w:w="15" w:type="dxa"/>
        </w:trPr>
        <w:tc>
          <w:tcPr>
            <w:tcW w:w="0" w:type="auto"/>
            <w:vAlign w:val="center"/>
            <w:hideMark/>
          </w:tcPr>
          <w:p w14:paraId="3B471DB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24AFC53" w14:textId="77777777" w:rsidR="00921A47" w:rsidRPr="006518C9" w:rsidRDefault="00921A47">
            <w:pPr>
              <w:rPr>
                <w:sz w:val="24"/>
                <w:szCs w:val="24"/>
                <w:lang w:val="en-US"/>
              </w:rPr>
            </w:pPr>
          </w:p>
        </w:tc>
      </w:tr>
    </w:tbl>
    <w:p w14:paraId="0D0B1227" w14:textId="77777777" w:rsidR="00921A47" w:rsidRPr="006518C9" w:rsidRDefault="00921A47" w:rsidP="00921A47">
      <w:pPr>
        <w:rPr>
          <w:lang w:val="en-US"/>
        </w:rPr>
      </w:pPr>
    </w:p>
    <w:p w14:paraId="7CC41D36" w14:textId="77777777" w:rsidR="00921A47" w:rsidRPr="006518C9" w:rsidRDefault="00921A47" w:rsidP="00921A47">
      <w:pPr>
        <w:pStyle w:val="Heading2"/>
      </w:pPr>
      <w:bookmarkStart w:id="492" w:name="_Toc476057274"/>
      <w:r w:rsidRPr="006518C9">
        <w:t>Element &lt;</w:t>
      </w:r>
      <w:bookmarkStart w:id="493" w:name="SubstitutionModification"/>
      <w:proofErr w:type="spellStart"/>
      <w:r w:rsidRPr="006518C9">
        <w:t>SubstitutionModification</w:t>
      </w:r>
      <w:bookmarkEnd w:id="493"/>
      <w:proofErr w:type="spellEnd"/>
      <w:r w:rsidRPr="006518C9">
        <w:t>&gt;</w:t>
      </w:r>
      <w:bookmarkEnd w:id="4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07B20F4B" w14:textId="77777777" w:rsidTr="00921A47">
        <w:trPr>
          <w:tblCellSpacing w:w="15" w:type="dxa"/>
        </w:trPr>
        <w:tc>
          <w:tcPr>
            <w:tcW w:w="0" w:type="auto"/>
            <w:vAlign w:val="center"/>
            <w:hideMark/>
          </w:tcPr>
          <w:p w14:paraId="0AA1968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4193FD0"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675FAAA0" w14:textId="77777777" w:rsidTr="00921A47">
        <w:trPr>
          <w:tblCellSpacing w:w="15" w:type="dxa"/>
        </w:trPr>
        <w:tc>
          <w:tcPr>
            <w:tcW w:w="0" w:type="auto"/>
            <w:vAlign w:val="center"/>
            <w:hideMark/>
          </w:tcPr>
          <w:p w14:paraId="550166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B77DBE" w14:textId="77777777" w:rsidR="00921A47" w:rsidRPr="006518C9" w:rsidRDefault="00921A47">
            <w:pPr>
              <w:rPr>
                <w:sz w:val="24"/>
                <w:szCs w:val="24"/>
                <w:lang w:val="en-US"/>
              </w:rPr>
            </w:pPr>
            <w:proofErr w:type="spellStart"/>
            <w:r w:rsidRPr="006518C9">
              <w:rPr>
                <w:lang w:val="en-US"/>
              </w:rPr>
              <w:t>SubstitutionModificationType</w:t>
            </w:r>
            <w:proofErr w:type="spellEnd"/>
            <w:r w:rsidRPr="006518C9">
              <w:rPr>
                <w:lang w:val="en-US"/>
              </w:rPr>
              <w:t xml:space="preserve"> </w:t>
            </w:r>
          </w:p>
        </w:tc>
      </w:tr>
      <w:tr w:rsidR="00921A47" w:rsidRPr="006518C9" w14:paraId="30368E08" w14:textId="77777777" w:rsidTr="00921A47">
        <w:trPr>
          <w:tblCellSpacing w:w="15" w:type="dxa"/>
        </w:trPr>
        <w:tc>
          <w:tcPr>
            <w:tcW w:w="0" w:type="auto"/>
            <w:vAlign w:val="center"/>
            <w:hideMark/>
          </w:tcPr>
          <w:p w14:paraId="5C21BCB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2DFC4D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1138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8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11A4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910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E1E02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E6D39"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0ECE9"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52D92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2811"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w:t>
                  </w:r>
                  <w:proofErr w:type="gramStart"/>
                  <w:r w:rsidRPr="006518C9">
                    <w:rPr>
                      <w:lang w:val="en-US"/>
                    </w:rPr>
                    <w:t>i.e.</w:t>
                  </w:r>
                  <w:proofErr w:type="gramEnd"/>
                  <w:r w:rsidRPr="006518C9">
                    <w:rPr>
                      <w:lang w:val="en-US"/>
                    </w:rPr>
                    <w:t xml:space="preserve"> it is not "X" </w:t>
                  </w:r>
                </w:p>
              </w:tc>
            </w:tr>
            <w:tr w:rsidR="00921A47" w:rsidRPr="006518C9" w14:paraId="446900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4EBE05"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C42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5DA2E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E204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5EC7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193F7"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D619B5"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A530A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99432"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w:t>
                  </w:r>
                  <w:proofErr w:type="gramStart"/>
                  <w:r w:rsidRPr="006518C9">
                    <w:rPr>
                      <w:lang w:val="en-US"/>
                    </w:rPr>
                    <w:t>i.e.</w:t>
                  </w:r>
                  <w:proofErr w:type="gramEnd"/>
                  <w:r w:rsidRPr="006518C9">
                    <w:rPr>
                      <w:lang w:val="en-US"/>
                    </w:rPr>
                    <w:t xml:space="preserve"> it is not "X" </w:t>
                  </w:r>
                </w:p>
              </w:tc>
            </w:tr>
            <w:tr w:rsidR="00921A47" w:rsidRPr="006518C9" w14:paraId="613D0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4A49D" w14:textId="77777777" w:rsidR="00921A47" w:rsidRPr="006518C9" w:rsidRDefault="00921A47">
                  <w:pPr>
                    <w:rPr>
                      <w:sz w:val="24"/>
                      <w:szCs w:val="24"/>
                      <w:lang w:val="en-US"/>
                    </w:rPr>
                  </w:pPr>
                  <w:proofErr w:type="spellStart"/>
                  <w:r w:rsidRPr="006518C9">
                    <w:rPr>
                      <w:lang w:val="en-US"/>
                    </w:rPr>
                    <w:t>originalResidue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6BCA17"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0034B0E5"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3012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12032"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51B927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2557D" w14:textId="77777777" w:rsidR="00921A47" w:rsidRPr="006518C9" w:rsidRDefault="00921A47">
                  <w:pPr>
                    <w:rPr>
                      <w:sz w:val="24"/>
                      <w:szCs w:val="24"/>
                      <w:lang w:val="en-US"/>
                    </w:rPr>
                  </w:pPr>
                  <w:proofErr w:type="spellStart"/>
                  <w:r w:rsidRPr="006518C9">
                    <w:rPr>
                      <w:lang w:val="en-US"/>
                    </w:rPr>
                    <w:t>replacementResidue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469F3D"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7E57A054"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EA71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BDB3" w14:textId="77777777" w:rsidR="00921A47" w:rsidRPr="006518C9" w:rsidRDefault="00921A47">
                  <w:pPr>
                    <w:rPr>
                      <w:sz w:val="24"/>
                      <w:szCs w:val="24"/>
                      <w:lang w:val="en-US"/>
                    </w:rPr>
                  </w:pPr>
                  <w:r w:rsidRPr="006518C9">
                    <w:rPr>
                      <w:lang w:val="en-US"/>
                    </w:rPr>
                    <w:t xml:space="preserve">The residue that replaced the </w:t>
                  </w:r>
                  <w:proofErr w:type="spellStart"/>
                  <w:r w:rsidRPr="006518C9">
                    <w:rPr>
                      <w:lang w:val="en-US"/>
                    </w:rPr>
                    <w:t>originalResidue</w:t>
                  </w:r>
                  <w:proofErr w:type="spellEnd"/>
                  <w:r w:rsidRPr="006518C9">
                    <w:rPr>
                      <w:lang w:val="en-US"/>
                    </w:rPr>
                    <w:t>.</w:t>
                  </w:r>
                </w:p>
              </w:tc>
            </w:tr>
          </w:tbl>
          <w:p w14:paraId="473DFD98" w14:textId="77777777" w:rsidR="00921A47" w:rsidRPr="006518C9" w:rsidRDefault="00921A47">
            <w:pPr>
              <w:rPr>
                <w:sz w:val="24"/>
                <w:szCs w:val="24"/>
                <w:lang w:val="en-US"/>
              </w:rPr>
            </w:pPr>
          </w:p>
        </w:tc>
      </w:tr>
      <w:tr w:rsidR="00921A47" w:rsidRPr="006518C9" w14:paraId="104340A5" w14:textId="77777777" w:rsidTr="00921A47">
        <w:trPr>
          <w:tblCellSpacing w:w="15" w:type="dxa"/>
        </w:trPr>
        <w:tc>
          <w:tcPr>
            <w:tcW w:w="0" w:type="auto"/>
            <w:vAlign w:val="center"/>
            <w:hideMark/>
          </w:tcPr>
          <w:p w14:paraId="37F38C4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1558F1DC" w14:textId="77777777" w:rsidR="00921A47" w:rsidRPr="006518C9" w:rsidRDefault="00921A47">
            <w:pPr>
              <w:rPr>
                <w:sz w:val="24"/>
                <w:szCs w:val="24"/>
                <w:lang w:val="en-US"/>
              </w:rPr>
            </w:pPr>
            <w:r w:rsidRPr="006518C9">
              <w:rPr>
                <w:lang w:val="en-US"/>
              </w:rPr>
              <w:t>none</w:t>
            </w:r>
          </w:p>
        </w:tc>
      </w:tr>
      <w:tr w:rsidR="00921A47" w:rsidRPr="006518C9" w14:paraId="5A697BF8" w14:textId="77777777" w:rsidTr="00921A47">
        <w:trPr>
          <w:tblCellSpacing w:w="15" w:type="dxa"/>
        </w:trPr>
        <w:tc>
          <w:tcPr>
            <w:tcW w:w="0" w:type="auto"/>
            <w:vAlign w:val="center"/>
            <w:hideMark/>
          </w:tcPr>
          <w:p w14:paraId="7F13A47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F9AA2EF" w14:textId="77777777" w:rsidR="00921A47" w:rsidRPr="006518C9" w:rsidRDefault="00921A47">
            <w:pPr>
              <w:pStyle w:val="HTMLPreformatted"/>
            </w:pPr>
            <w:r w:rsidRPr="006518C9">
              <w:t>&lt;</w:t>
            </w:r>
            <w:proofErr w:type="spellStart"/>
            <w:r w:rsidRPr="006518C9">
              <w:t>SubstitutionModification</w:t>
            </w:r>
            <w:proofErr w:type="spellEnd"/>
            <w:r w:rsidRPr="006518C9">
              <w:t xml:space="preserve"> </w:t>
            </w:r>
            <w:proofErr w:type="spellStart"/>
            <w:r w:rsidRPr="006518C9">
              <w:t>originalResidue</w:t>
            </w:r>
            <w:proofErr w:type="spellEnd"/>
            <w:r w:rsidRPr="006518C9">
              <w:t xml:space="preserve">="X" </w:t>
            </w:r>
            <w:proofErr w:type="spellStart"/>
            <w:r w:rsidRPr="006518C9">
              <w:t>replacementResidue</w:t>
            </w:r>
            <w:proofErr w:type="spellEnd"/>
            <w:r w:rsidRPr="006518C9">
              <w:t>="I" location="10" /&gt;</w:t>
            </w:r>
          </w:p>
        </w:tc>
      </w:tr>
    </w:tbl>
    <w:p w14:paraId="1BC5CE6F" w14:textId="77777777" w:rsidR="00921A47" w:rsidRPr="006518C9" w:rsidRDefault="00921A47" w:rsidP="00921A47">
      <w:pPr>
        <w:rPr>
          <w:lang w:val="en-US"/>
        </w:rPr>
      </w:pPr>
    </w:p>
    <w:p w14:paraId="0E8D3D09" w14:textId="77777777" w:rsidR="00921A47" w:rsidRPr="006518C9" w:rsidRDefault="00921A47" w:rsidP="00921A47">
      <w:pPr>
        <w:pStyle w:val="Heading2"/>
      </w:pPr>
      <w:bookmarkStart w:id="494" w:name="_Toc476057275"/>
      <w:r w:rsidRPr="006518C9">
        <w:t>Element &lt;</w:t>
      </w:r>
      <w:bookmarkStart w:id="495" w:name="Threshold"/>
      <w:r w:rsidRPr="006518C9">
        <w:t>Threshold</w:t>
      </w:r>
      <w:bookmarkEnd w:id="495"/>
      <w:r w:rsidRPr="006518C9">
        <w:t>&gt;</w:t>
      </w:r>
      <w:bookmarkEnd w:id="4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15AE4D3E" w14:textId="77777777" w:rsidTr="00921A47">
        <w:trPr>
          <w:tblCellSpacing w:w="15" w:type="dxa"/>
        </w:trPr>
        <w:tc>
          <w:tcPr>
            <w:tcW w:w="0" w:type="auto"/>
            <w:vAlign w:val="center"/>
            <w:hideMark/>
          </w:tcPr>
          <w:p w14:paraId="5B6B4B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386CAF"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7D5882C9" w14:textId="77777777" w:rsidTr="00921A47">
        <w:trPr>
          <w:tblCellSpacing w:w="15" w:type="dxa"/>
        </w:trPr>
        <w:tc>
          <w:tcPr>
            <w:tcW w:w="0" w:type="auto"/>
            <w:vAlign w:val="center"/>
            <w:hideMark/>
          </w:tcPr>
          <w:p w14:paraId="5AD60A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06E2A45"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31CE4DC" w14:textId="77777777" w:rsidTr="00921A47">
        <w:trPr>
          <w:tblCellSpacing w:w="15" w:type="dxa"/>
        </w:trPr>
        <w:tc>
          <w:tcPr>
            <w:tcW w:w="0" w:type="auto"/>
            <w:vAlign w:val="center"/>
            <w:hideMark/>
          </w:tcPr>
          <w:p w14:paraId="479E648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83BE01" w14:textId="77777777" w:rsidR="00921A47" w:rsidRPr="006518C9" w:rsidRDefault="00921A47">
            <w:pPr>
              <w:rPr>
                <w:sz w:val="24"/>
                <w:szCs w:val="24"/>
                <w:lang w:val="en-US"/>
              </w:rPr>
            </w:pPr>
            <w:r w:rsidRPr="006518C9">
              <w:rPr>
                <w:lang w:val="en-US"/>
              </w:rPr>
              <w:t>none</w:t>
            </w:r>
          </w:p>
        </w:tc>
      </w:tr>
      <w:tr w:rsidR="00921A47" w:rsidRPr="006518C9" w14:paraId="7A989253" w14:textId="77777777" w:rsidTr="00921A47">
        <w:trPr>
          <w:tblCellSpacing w:w="15" w:type="dxa"/>
        </w:trPr>
        <w:tc>
          <w:tcPr>
            <w:tcW w:w="0" w:type="auto"/>
            <w:vAlign w:val="center"/>
            <w:hideMark/>
          </w:tcPr>
          <w:p w14:paraId="7684A4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74A4DE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8BE5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906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EBF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5E95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547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C24E3"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2017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5AC7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C43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E4B48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0BC21" w14:textId="77777777" w:rsidR="00921A47" w:rsidRPr="006518C9" w:rsidRDefault="00C741B0">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0DFC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A0C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A3621" w14:textId="77777777" w:rsidR="00921A47" w:rsidRPr="006518C9" w:rsidRDefault="00921A47">
                  <w:pPr>
                    <w:rPr>
                      <w:sz w:val="24"/>
                      <w:szCs w:val="24"/>
                      <w:lang w:val="en-US"/>
                    </w:rPr>
                  </w:pPr>
                  <w:r w:rsidRPr="006518C9">
                    <w:rPr>
                      <w:lang w:val="en-US"/>
                    </w:rPr>
                    <w:t>A single user-defined parameter.</w:t>
                  </w:r>
                </w:p>
              </w:tc>
            </w:tr>
          </w:tbl>
          <w:p w14:paraId="3939D476" w14:textId="77777777" w:rsidR="00921A47" w:rsidRPr="006518C9" w:rsidRDefault="00921A47">
            <w:pPr>
              <w:rPr>
                <w:sz w:val="24"/>
                <w:szCs w:val="24"/>
                <w:lang w:val="en-US"/>
              </w:rPr>
            </w:pPr>
          </w:p>
        </w:tc>
      </w:tr>
      <w:tr w:rsidR="00921A47" w:rsidRPr="006518C9" w14:paraId="32ED0D40" w14:textId="77777777" w:rsidTr="00921A47">
        <w:trPr>
          <w:tblCellSpacing w:w="15" w:type="dxa"/>
        </w:trPr>
        <w:tc>
          <w:tcPr>
            <w:tcW w:w="0" w:type="auto"/>
            <w:vAlign w:val="center"/>
            <w:hideMark/>
          </w:tcPr>
          <w:p w14:paraId="4A3263B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A28ADDE" w14:textId="77777777" w:rsidR="00921A47" w:rsidRPr="006518C9" w:rsidRDefault="00921A47">
            <w:pPr>
              <w:pStyle w:val="HTMLPreformatted"/>
            </w:pPr>
            <w:r w:rsidRPr="006518C9">
              <w:t xml:space="preserve">      &lt;Threshold&gt;</w:t>
            </w:r>
          </w:p>
          <w:p w14:paraId="55A2C23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6001840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35330EC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02C9F8E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195D7F65" w14:textId="77777777" w:rsidR="00921A47" w:rsidRPr="006518C9" w:rsidRDefault="00921A47">
            <w:pPr>
              <w:pStyle w:val="HTMLPreformatted"/>
            </w:pPr>
            <w:r w:rsidRPr="006518C9">
              <w:t xml:space="preserve">      &lt;/Threshold&gt;</w:t>
            </w:r>
          </w:p>
        </w:tc>
      </w:tr>
      <w:tr w:rsidR="00921A47" w:rsidRPr="006518C9" w14:paraId="25EF8BFD" w14:textId="77777777" w:rsidTr="00921A47">
        <w:trPr>
          <w:tblCellSpacing w:w="15" w:type="dxa"/>
        </w:trPr>
        <w:tc>
          <w:tcPr>
            <w:tcW w:w="0" w:type="auto"/>
            <w:vAlign w:val="center"/>
            <w:hideMark/>
          </w:tcPr>
          <w:p w14:paraId="4B222CA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91741A1" w14:textId="77777777" w:rsidR="00921A47" w:rsidRPr="006518C9" w:rsidRDefault="00921A47">
            <w:pPr>
              <w:pStyle w:val="HTMLPreformatted"/>
            </w:pPr>
            <w:r w:rsidRPr="006518C9">
              <w:t>Path /MzIdentML/AnalysisProtocolCollection/SpectrumIdentificationProtocol/Threshold</w:t>
            </w:r>
          </w:p>
          <w:p w14:paraId="0C3DA438" w14:textId="77777777" w:rsidR="00921A47" w:rsidRPr="006518C9" w:rsidRDefault="00921A47">
            <w:pPr>
              <w:pStyle w:val="HTMLPreformatted"/>
            </w:pPr>
            <w:r w:rsidRPr="006518C9">
              <w:t xml:space="preserve">MUST supply a *child* term of </w:t>
            </w:r>
            <w:hyperlink r:id="rId37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3D1AD05" w14:textId="77777777" w:rsidR="00921A47" w:rsidRPr="006518C9" w:rsidRDefault="00921A47">
            <w:pPr>
              <w:pStyle w:val="HTMLPreformatted"/>
            </w:pPr>
            <w:r w:rsidRPr="006518C9">
              <w:t xml:space="preserve">  e.g.: </w:t>
            </w:r>
            <w:hyperlink r:id="rId376" w:tgtFrame="new" w:history="1">
              <w:r w:rsidRPr="006518C9">
                <w:rPr>
                  <w:rStyle w:val="Hyperlink"/>
                </w:rPr>
                <w:t>MS:1001005</w:t>
              </w:r>
            </w:hyperlink>
            <w:r w:rsidRPr="006518C9">
              <w:t xml:space="preserve"> (</w:t>
            </w:r>
            <w:proofErr w:type="spellStart"/>
            <w:proofErr w:type="gramStart"/>
            <w:r w:rsidRPr="006518C9">
              <w:rPr>
                <w:rStyle w:val="popup"/>
              </w:rPr>
              <w:t>SEQUEST:CleavesAt</w:t>
            </w:r>
            <w:proofErr w:type="spellEnd"/>
            <w:proofErr w:type="gramEnd"/>
            <w:r w:rsidR="00482006" w:rsidRPr="006518C9">
              <w:t>)</w:t>
            </w:r>
          </w:p>
          <w:p w14:paraId="0DE766E5" w14:textId="77777777" w:rsidR="00921A47" w:rsidRPr="006518C9" w:rsidRDefault="00921A47">
            <w:pPr>
              <w:pStyle w:val="HTMLPreformatted"/>
            </w:pPr>
            <w:r w:rsidRPr="006518C9">
              <w:t xml:space="preserve">  e.g.: </w:t>
            </w:r>
            <w:hyperlink r:id="rId377" w:tgtFrame="new" w:history="1">
              <w:r w:rsidRPr="006518C9">
                <w:rPr>
                  <w:rStyle w:val="Hyperlink"/>
                </w:rPr>
                <w:t>MS:1001007</w:t>
              </w:r>
            </w:hyperlink>
            <w:r w:rsidRPr="006518C9">
              <w:t xml:space="preserve"> (</w:t>
            </w:r>
            <w:proofErr w:type="spellStart"/>
            <w:proofErr w:type="gramStart"/>
            <w:r w:rsidRPr="006518C9">
              <w:rPr>
                <w:rStyle w:val="popup"/>
              </w:rPr>
              <w:t>SEQUEST:OutputLines</w:t>
            </w:r>
            <w:proofErr w:type="spellEnd"/>
            <w:proofErr w:type="gramEnd"/>
            <w:r w:rsidRPr="006518C9">
              <w:t xml:space="preserve">) </w:t>
            </w:r>
          </w:p>
          <w:p w14:paraId="01631D03" w14:textId="77777777" w:rsidR="00921A47" w:rsidRPr="006518C9" w:rsidRDefault="00921A47">
            <w:pPr>
              <w:pStyle w:val="HTMLPreformatted"/>
            </w:pPr>
            <w:r w:rsidRPr="006518C9">
              <w:t xml:space="preserve">  e.g.: </w:t>
            </w:r>
            <w:hyperlink r:id="rId378" w:tgtFrame="new" w:history="1">
              <w:r w:rsidRPr="006518C9">
                <w:rPr>
                  <w:rStyle w:val="Hyperlink"/>
                </w:rPr>
                <w:t>MS:1001009</w:t>
              </w:r>
            </w:hyperlink>
            <w:r w:rsidRPr="006518C9">
              <w:t xml:space="preserve"> (</w:t>
            </w:r>
            <w:proofErr w:type="spellStart"/>
            <w:proofErr w:type="gramStart"/>
            <w:r w:rsidRPr="006518C9">
              <w:rPr>
                <w:rStyle w:val="popup"/>
              </w:rPr>
              <w:t>SEQUEST:DescriptionLines</w:t>
            </w:r>
            <w:proofErr w:type="spellEnd"/>
            <w:proofErr w:type="gramEnd"/>
            <w:r w:rsidRPr="006518C9">
              <w:t xml:space="preserve">) </w:t>
            </w:r>
          </w:p>
          <w:p w14:paraId="525CA9F2" w14:textId="77777777" w:rsidR="00921A47" w:rsidRPr="006518C9" w:rsidRDefault="00921A47">
            <w:pPr>
              <w:pStyle w:val="HTMLPreformatted"/>
            </w:pPr>
            <w:r w:rsidRPr="006518C9">
              <w:t xml:space="preserve">  e.g.: </w:t>
            </w:r>
            <w:hyperlink r:id="rId379" w:tgtFrame="new" w:history="1">
              <w:r w:rsidRPr="006518C9">
                <w:rPr>
                  <w:rStyle w:val="Hyperlink"/>
                </w:rPr>
                <w:t>MS:1001026</w:t>
              </w:r>
            </w:hyperlink>
            <w:r w:rsidRPr="006518C9">
              <w:t xml:space="preserve"> (</w:t>
            </w:r>
            <w:proofErr w:type="spellStart"/>
            <w:proofErr w:type="gramStart"/>
            <w:r w:rsidRPr="006518C9">
              <w:rPr>
                <w:rStyle w:val="popup"/>
              </w:rPr>
              <w:t>SEQUEST:NormalizeXCorrValues</w:t>
            </w:r>
            <w:proofErr w:type="spellEnd"/>
            <w:proofErr w:type="gramEnd"/>
            <w:r w:rsidR="00482006" w:rsidRPr="006518C9">
              <w:t>)</w:t>
            </w:r>
          </w:p>
          <w:p w14:paraId="47F0890C" w14:textId="77777777" w:rsidR="00921A47" w:rsidRPr="006518C9" w:rsidRDefault="00921A47">
            <w:pPr>
              <w:pStyle w:val="HTMLPreformatted"/>
            </w:pPr>
            <w:r w:rsidRPr="006518C9">
              <w:lastRenderedPageBreak/>
              <w:t xml:space="preserve">  e.g.: </w:t>
            </w:r>
            <w:hyperlink r:id="rId380" w:tgtFrame="new" w:history="1">
              <w:r w:rsidRPr="006518C9">
                <w:rPr>
                  <w:rStyle w:val="Hyperlink"/>
                </w:rPr>
                <w:t>MS:1001028</w:t>
              </w:r>
            </w:hyperlink>
            <w:r w:rsidRPr="006518C9">
              <w:t xml:space="preserve"> (</w:t>
            </w:r>
            <w:proofErr w:type="spellStart"/>
            <w:proofErr w:type="gramStart"/>
            <w:r w:rsidRPr="006518C9">
              <w:rPr>
                <w:rStyle w:val="popup"/>
              </w:rPr>
              <w:t>SEQUEST:SequenceHeaderFilter</w:t>
            </w:r>
            <w:proofErr w:type="spellEnd"/>
            <w:proofErr w:type="gramEnd"/>
            <w:r w:rsidRPr="006518C9">
              <w:t xml:space="preserve">) </w:t>
            </w:r>
          </w:p>
          <w:p w14:paraId="71C67862" w14:textId="77777777" w:rsidR="00921A47" w:rsidRPr="006518C9" w:rsidRDefault="00921A47">
            <w:pPr>
              <w:pStyle w:val="HTMLPreformatted"/>
            </w:pPr>
            <w:r w:rsidRPr="006518C9">
              <w:t xml:space="preserve">  e.g.: </w:t>
            </w:r>
            <w:hyperlink r:id="rId381" w:tgtFrame="new" w:history="1">
              <w:r w:rsidRPr="006518C9">
                <w:rPr>
                  <w:rStyle w:val="Hyperlink"/>
                </w:rPr>
                <w:t>MS:1001032</w:t>
              </w:r>
            </w:hyperlink>
            <w:r w:rsidRPr="006518C9">
              <w:t xml:space="preserve"> (</w:t>
            </w:r>
            <w:proofErr w:type="spellStart"/>
            <w:proofErr w:type="gramStart"/>
            <w:r w:rsidRPr="006518C9">
              <w:rPr>
                <w:rStyle w:val="popup"/>
              </w:rPr>
              <w:t>SEQUEST:SequencePartialFilter</w:t>
            </w:r>
            <w:proofErr w:type="spellEnd"/>
            <w:proofErr w:type="gramEnd"/>
            <w:r w:rsidR="00482006" w:rsidRPr="006518C9">
              <w:t>)</w:t>
            </w:r>
          </w:p>
          <w:p w14:paraId="66053E70" w14:textId="77777777" w:rsidR="00921A47" w:rsidRPr="006518C9" w:rsidRDefault="00921A47">
            <w:pPr>
              <w:pStyle w:val="HTMLPreformatted"/>
            </w:pPr>
            <w:r w:rsidRPr="006518C9">
              <w:t xml:space="preserve">  e.g.: </w:t>
            </w:r>
            <w:hyperlink r:id="rId382" w:tgtFrame="new" w:history="1">
              <w:r w:rsidRPr="006518C9">
                <w:rPr>
                  <w:rStyle w:val="Hyperlink"/>
                </w:rPr>
                <w:t>MS:1001037</w:t>
              </w:r>
            </w:hyperlink>
            <w:r w:rsidRPr="006518C9">
              <w:t xml:space="preserve"> (</w:t>
            </w:r>
            <w:proofErr w:type="spellStart"/>
            <w:proofErr w:type="gramStart"/>
            <w:r w:rsidRPr="006518C9">
              <w:rPr>
                <w:rStyle w:val="popup"/>
              </w:rPr>
              <w:t>SEQUEST:ShowFragmentIons</w:t>
            </w:r>
            <w:proofErr w:type="spellEnd"/>
            <w:proofErr w:type="gramEnd"/>
            <w:r w:rsidRPr="006518C9">
              <w:t xml:space="preserve">) </w:t>
            </w:r>
          </w:p>
          <w:p w14:paraId="72392BD2" w14:textId="77777777" w:rsidR="00921A47" w:rsidRPr="006518C9" w:rsidRDefault="00921A47">
            <w:pPr>
              <w:pStyle w:val="HTMLPreformatted"/>
            </w:pPr>
            <w:r w:rsidRPr="006518C9">
              <w:t xml:space="preserve">  e.g.: </w:t>
            </w:r>
            <w:hyperlink r:id="rId383" w:tgtFrame="new" w:history="1">
              <w:r w:rsidRPr="006518C9">
                <w:rPr>
                  <w:rStyle w:val="Hyperlink"/>
                </w:rPr>
                <w:t>MS:1001038</w:t>
              </w:r>
            </w:hyperlink>
            <w:r w:rsidRPr="006518C9">
              <w:t xml:space="preserve"> (</w:t>
            </w:r>
            <w:proofErr w:type="spellStart"/>
            <w:proofErr w:type="gramStart"/>
            <w:r w:rsidRPr="006518C9">
              <w:rPr>
                <w:rStyle w:val="popup"/>
              </w:rPr>
              <w:t>SEQUEST:Consensus</w:t>
            </w:r>
            <w:proofErr w:type="spellEnd"/>
            <w:proofErr w:type="gramEnd"/>
            <w:r w:rsidRPr="006518C9">
              <w:t xml:space="preserve">) </w:t>
            </w:r>
          </w:p>
          <w:p w14:paraId="16530F07" w14:textId="77777777" w:rsidR="00921A47" w:rsidRPr="006518C9" w:rsidRDefault="00921A47">
            <w:pPr>
              <w:pStyle w:val="HTMLPreformatted"/>
            </w:pPr>
            <w:r w:rsidRPr="006518C9">
              <w:t xml:space="preserve">  e.g.: </w:t>
            </w:r>
            <w:hyperlink r:id="rId384" w:tgtFrame="new" w:history="1">
              <w:r w:rsidRPr="006518C9">
                <w:rPr>
                  <w:rStyle w:val="Hyperlink"/>
                </w:rPr>
                <w:t>MS:1001042</w:t>
              </w:r>
            </w:hyperlink>
            <w:r w:rsidRPr="006518C9">
              <w:t xml:space="preserve"> (</w:t>
            </w:r>
            <w:proofErr w:type="spellStart"/>
            <w:proofErr w:type="gramStart"/>
            <w:r w:rsidRPr="006518C9">
              <w:rPr>
                <w:rStyle w:val="popup"/>
              </w:rPr>
              <w:t>SEQUEST:LimitTo</w:t>
            </w:r>
            <w:proofErr w:type="spellEnd"/>
            <w:proofErr w:type="gramEnd"/>
            <w:r w:rsidRPr="006518C9">
              <w:t xml:space="preserve">) </w:t>
            </w:r>
          </w:p>
          <w:p w14:paraId="0B743D36" w14:textId="77777777" w:rsidR="00921A47" w:rsidRPr="006518C9" w:rsidRDefault="00921A47">
            <w:pPr>
              <w:pStyle w:val="HTMLPreformatted"/>
            </w:pPr>
            <w:r w:rsidRPr="006518C9">
              <w:t xml:space="preserve">  e.g.: </w:t>
            </w:r>
            <w:hyperlink r:id="rId385" w:tgtFrame="new" w:history="1">
              <w:r w:rsidRPr="006518C9">
                <w:rPr>
                  <w:rStyle w:val="Hyperlink"/>
                </w:rPr>
                <w:t>MS:1001046</w:t>
              </w:r>
            </w:hyperlink>
            <w:r w:rsidRPr="006518C9">
              <w:t xml:space="preserve"> (</w:t>
            </w:r>
            <w:proofErr w:type="spellStart"/>
            <w:proofErr w:type="gramStart"/>
            <w:r w:rsidRPr="006518C9">
              <w:rPr>
                <w:rStyle w:val="popup"/>
              </w:rPr>
              <w:t>SEQUEST:sort</w:t>
            </w:r>
            <w:proofErr w:type="spellEnd"/>
            <w:proofErr w:type="gramEnd"/>
            <w:r w:rsidRPr="006518C9">
              <w:rPr>
                <w:rStyle w:val="popup"/>
              </w:rPr>
              <w:t xml:space="preserve"> by </w:t>
            </w:r>
            <w:proofErr w:type="spellStart"/>
            <w:r w:rsidRPr="006518C9">
              <w:rPr>
                <w:rStyle w:val="popup"/>
              </w:rPr>
              <w:t>dCn</w:t>
            </w:r>
            <w:proofErr w:type="spellEnd"/>
            <w:r w:rsidRPr="006518C9">
              <w:t xml:space="preserve">) </w:t>
            </w:r>
          </w:p>
          <w:p w14:paraId="055D06E7" w14:textId="77777777" w:rsidR="00921A47" w:rsidRPr="006518C9" w:rsidRDefault="00921A47">
            <w:pPr>
              <w:pStyle w:val="HTMLPreformatted"/>
            </w:pPr>
            <w:r w:rsidRPr="006518C9">
              <w:t xml:space="preserve">  </w:t>
            </w:r>
            <w:hyperlink r:id="rId386" w:tgtFrame="new" w:history="1">
              <w:r w:rsidRPr="006518C9">
                <w:rPr>
                  <w:rStyle w:val="Hyperlink"/>
                </w:rPr>
                <w:t>et al.</w:t>
              </w:r>
            </w:hyperlink>
          </w:p>
          <w:p w14:paraId="5CDE8DEE" w14:textId="77777777" w:rsidR="00921A47" w:rsidRPr="006518C9" w:rsidRDefault="00921A47">
            <w:pPr>
              <w:pStyle w:val="HTMLPreformatted"/>
            </w:pPr>
            <w:r w:rsidRPr="006518C9">
              <w:t xml:space="preserve">MUST supply a *child* term of </w:t>
            </w:r>
            <w:hyperlink r:id="rId387"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60F7BE46" w14:textId="77777777" w:rsidR="00921A47" w:rsidRPr="006518C9" w:rsidRDefault="00921A47">
            <w:pPr>
              <w:pStyle w:val="HTMLPreformatted"/>
            </w:pPr>
            <w:r w:rsidRPr="006518C9">
              <w:t xml:space="preserve">  e.g.: </w:t>
            </w:r>
            <w:hyperlink r:id="rId388" w:tgtFrame="new" w:history="1">
              <w:r w:rsidRPr="006518C9">
                <w:rPr>
                  <w:rStyle w:val="Hyperlink"/>
                </w:rPr>
                <w:t>MS:1001154</w:t>
              </w:r>
            </w:hyperlink>
            <w:r w:rsidRPr="006518C9">
              <w:t xml:space="preserve"> (</w:t>
            </w:r>
            <w:proofErr w:type="spellStart"/>
            <w:proofErr w:type="gramStart"/>
            <w:r w:rsidRPr="006518C9">
              <w:rPr>
                <w:rStyle w:val="popup"/>
              </w:rPr>
              <w:t>SEQUEST:probability</w:t>
            </w:r>
            <w:proofErr w:type="spellEnd"/>
            <w:proofErr w:type="gramEnd"/>
            <w:r w:rsidRPr="006518C9">
              <w:t xml:space="preserve">) </w:t>
            </w:r>
          </w:p>
          <w:p w14:paraId="1B4B62F7" w14:textId="77777777" w:rsidR="00921A47" w:rsidRPr="006518C9" w:rsidRDefault="00921A47">
            <w:pPr>
              <w:pStyle w:val="HTMLPreformatted"/>
            </w:pPr>
            <w:r w:rsidRPr="006518C9">
              <w:t xml:space="preserve">  e.g.: </w:t>
            </w:r>
            <w:hyperlink r:id="rId389" w:tgtFrame="new" w:history="1">
              <w:r w:rsidRPr="006518C9">
                <w:rPr>
                  <w:rStyle w:val="Hyperlink"/>
                </w:rPr>
                <w:t>MS:1001155</w:t>
              </w:r>
            </w:hyperlink>
            <w:r w:rsidRPr="006518C9">
              <w:t xml:space="preserve"> (</w:t>
            </w:r>
            <w:proofErr w:type="spellStart"/>
            <w:proofErr w:type="gramStart"/>
            <w:r w:rsidRPr="006518C9">
              <w:rPr>
                <w:rStyle w:val="popup"/>
              </w:rPr>
              <w:t>SEQUEST:xcorr</w:t>
            </w:r>
            <w:proofErr w:type="spellEnd"/>
            <w:proofErr w:type="gramEnd"/>
            <w:r w:rsidRPr="006518C9">
              <w:t xml:space="preserve">) </w:t>
            </w:r>
          </w:p>
          <w:p w14:paraId="362067E9" w14:textId="77777777" w:rsidR="00921A47" w:rsidRPr="006518C9" w:rsidRDefault="00921A47">
            <w:pPr>
              <w:pStyle w:val="HTMLPreformatted"/>
            </w:pPr>
            <w:r w:rsidRPr="006518C9">
              <w:t xml:space="preserve">  e.g.: </w:t>
            </w:r>
            <w:hyperlink r:id="rId390" w:tgtFrame="new" w:history="1">
              <w:r w:rsidRPr="006518C9">
                <w:rPr>
                  <w:rStyle w:val="Hyperlink"/>
                </w:rPr>
                <w:t>MS:1001156</w:t>
              </w:r>
            </w:hyperlink>
            <w:r w:rsidRPr="006518C9">
              <w:t xml:space="preserve"> (</w:t>
            </w:r>
            <w:proofErr w:type="spellStart"/>
            <w:proofErr w:type="gramStart"/>
            <w:r w:rsidRPr="006518C9">
              <w:rPr>
                <w:rStyle w:val="popup"/>
              </w:rPr>
              <w:t>SEQUEST:deltacn</w:t>
            </w:r>
            <w:proofErr w:type="spellEnd"/>
            <w:proofErr w:type="gramEnd"/>
            <w:r w:rsidRPr="006518C9">
              <w:t xml:space="preserve">) </w:t>
            </w:r>
          </w:p>
          <w:p w14:paraId="143F28BE" w14:textId="77777777" w:rsidR="00921A47" w:rsidRPr="006518C9" w:rsidRDefault="00921A47">
            <w:pPr>
              <w:pStyle w:val="HTMLPreformatted"/>
            </w:pPr>
            <w:r w:rsidRPr="006518C9">
              <w:t xml:space="preserve">  e.g.: </w:t>
            </w:r>
            <w:hyperlink r:id="rId391" w:tgtFrame="new" w:history="1">
              <w:r w:rsidRPr="006518C9">
                <w:rPr>
                  <w:rStyle w:val="Hyperlink"/>
                </w:rPr>
                <w:t>MS:1001157</w:t>
              </w:r>
            </w:hyperlink>
            <w:r w:rsidRPr="006518C9">
              <w:t xml:space="preserve"> (</w:t>
            </w:r>
            <w:proofErr w:type="spellStart"/>
            <w:proofErr w:type="gramStart"/>
            <w:r w:rsidRPr="006518C9">
              <w:rPr>
                <w:rStyle w:val="popup"/>
              </w:rPr>
              <w:t>SEQUEST:sp</w:t>
            </w:r>
            <w:proofErr w:type="spellEnd"/>
            <w:proofErr w:type="gramEnd"/>
            <w:r w:rsidRPr="006518C9">
              <w:t xml:space="preserve">) </w:t>
            </w:r>
          </w:p>
          <w:p w14:paraId="560AC55B" w14:textId="77777777" w:rsidR="00921A47" w:rsidRPr="006518C9" w:rsidRDefault="00921A47">
            <w:pPr>
              <w:pStyle w:val="HTMLPreformatted"/>
            </w:pPr>
            <w:r w:rsidRPr="006518C9">
              <w:t xml:space="preserve">  e.g.: </w:t>
            </w:r>
            <w:hyperlink r:id="rId392" w:tgtFrame="new" w:history="1">
              <w:r w:rsidRPr="006518C9">
                <w:rPr>
                  <w:rStyle w:val="Hyperlink"/>
                </w:rPr>
                <w:t>MS:1001158</w:t>
              </w:r>
            </w:hyperlink>
            <w:r w:rsidRPr="006518C9">
              <w:t xml:space="preserve"> (</w:t>
            </w:r>
            <w:proofErr w:type="spellStart"/>
            <w:proofErr w:type="gramStart"/>
            <w:r w:rsidRPr="006518C9">
              <w:rPr>
                <w:rStyle w:val="popup"/>
              </w:rPr>
              <w:t>SEQUEST:Uniq</w:t>
            </w:r>
            <w:proofErr w:type="spellEnd"/>
            <w:proofErr w:type="gramEnd"/>
            <w:r w:rsidR="00482006" w:rsidRPr="006518C9">
              <w:t>)</w:t>
            </w:r>
          </w:p>
          <w:p w14:paraId="76422712" w14:textId="77777777" w:rsidR="00921A47" w:rsidRPr="006518C9" w:rsidRDefault="00921A47">
            <w:pPr>
              <w:pStyle w:val="HTMLPreformatted"/>
            </w:pPr>
            <w:r w:rsidRPr="006518C9">
              <w:t xml:space="preserve">  e.g.: </w:t>
            </w:r>
            <w:hyperlink r:id="rId393" w:tgtFrame="new" w:history="1">
              <w:r w:rsidRPr="006518C9">
                <w:rPr>
                  <w:rStyle w:val="Hyperlink"/>
                </w:rPr>
                <w:t>MS:1001159</w:t>
              </w:r>
            </w:hyperlink>
            <w:r w:rsidRPr="006518C9">
              <w:t xml:space="preserve"> (</w:t>
            </w:r>
            <w:proofErr w:type="spellStart"/>
            <w:proofErr w:type="gramStart"/>
            <w:r w:rsidRPr="006518C9">
              <w:rPr>
                <w:rStyle w:val="popup"/>
              </w:rPr>
              <w:t>SEQUEST:expectation</w:t>
            </w:r>
            <w:proofErr w:type="spellEnd"/>
            <w:proofErr w:type="gramEnd"/>
            <w:r w:rsidRPr="006518C9">
              <w:rPr>
                <w:rStyle w:val="popup"/>
              </w:rPr>
              <w:t xml:space="preserve"> value</w:t>
            </w:r>
            <w:r w:rsidRPr="006518C9">
              <w:t xml:space="preserve">) </w:t>
            </w:r>
          </w:p>
          <w:p w14:paraId="62E1D6C5" w14:textId="77777777" w:rsidR="00921A47" w:rsidRPr="006518C9" w:rsidRDefault="00921A47">
            <w:pPr>
              <w:pStyle w:val="HTMLPreformatted"/>
            </w:pPr>
            <w:r w:rsidRPr="006518C9">
              <w:t xml:space="preserve">  e.g.: </w:t>
            </w:r>
            <w:hyperlink r:id="rId394" w:tgtFrame="new" w:history="1">
              <w:r w:rsidRPr="006518C9">
                <w:rPr>
                  <w:rStyle w:val="Hyperlink"/>
                </w:rPr>
                <w:t>MS:1001160</w:t>
              </w:r>
            </w:hyperlink>
            <w:r w:rsidRPr="006518C9">
              <w:t xml:space="preserve"> (</w:t>
            </w:r>
            <w:proofErr w:type="spellStart"/>
            <w:proofErr w:type="gramStart"/>
            <w:r w:rsidRPr="006518C9">
              <w:rPr>
                <w:rStyle w:val="popup"/>
              </w:rPr>
              <w:t>SEQUEST:sf</w:t>
            </w:r>
            <w:proofErr w:type="spellEnd"/>
            <w:proofErr w:type="gramEnd"/>
            <w:r w:rsidRPr="006518C9">
              <w:t xml:space="preserve">) </w:t>
            </w:r>
          </w:p>
          <w:p w14:paraId="0CF93FE0" w14:textId="77777777" w:rsidR="00921A47" w:rsidRPr="006518C9" w:rsidRDefault="00921A47">
            <w:pPr>
              <w:pStyle w:val="HTMLPreformatted"/>
            </w:pPr>
            <w:r w:rsidRPr="006518C9">
              <w:t xml:space="preserve">  e.g.: </w:t>
            </w:r>
            <w:hyperlink r:id="rId395" w:tgtFrame="new" w:history="1">
              <w:r w:rsidRPr="006518C9">
                <w:rPr>
                  <w:rStyle w:val="Hyperlink"/>
                </w:rPr>
                <w:t>MS:1001161</w:t>
              </w:r>
            </w:hyperlink>
            <w:r w:rsidRPr="006518C9">
              <w:t xml:space="preserve"> (</w:t>
            </w:r>
            <w:proofErr w:type="spellStart"/>
            <w:proofErr w:type="gramStart"/>
            <w:r w:rsidRPr="006518C9">
              <w:rPr>
                <w:rStyle w:val="popup"/>
              </w:rPr>
              <w:t>SEQUEST:matched</w:t>
            </w:r>
            <w:proofErr w:type="spellEnd"/>
            <w:proofErr w:type="gramEnd"/>
            <w:r w:rsidRPr="006518C9">
              <w:rPr>
                <w:rStyle w:val="popup"/>
              </w:rPr>
              <w:t xml:space="preserve"> ions</w:t>
            </w:r>
            <w:r w:rsidRPr="006518C9">
              <w:t xml:space="preserve">) </w:t>
            </w:r>
          </w:p>
          <w:p w14:paraId="511434F6" w14:textId="77777777" w:rsidR="00921A47" w:rsidRPr="006518C9" w:rsidRDefault="00921A47">
            <w:pPr>
              <w:pStyle w:val="HTMLPreformatted"/>
            </w:pPr>
            <w:r w:rsidRPr="006518C9">
              <w:t xml:space="preserve">  e.g.: </w:t>
            </w:r>
            <w:hyperlink r:id="rId396" w:tgtFrame="new" w:history="1">
              <w:r w:rsidRPr="006518C9">
                <w:rPr>
                  <w:rStyle w:val="Hyperlink"/>
                </w:rPr>
                <w:t>MS:1001162</w:t>
              </w:r>
            </w:hyperlink>
            <w:r w:rsidRPr="006518C9">
              <w:t xml:space="preserve"> (</w:t>
            </w:r>
            <w:proofErr w:type="spellStart"/>
            <w:proofErr w:type="gramStart"/>
            <w:r w:rsidRPr="006518C9">
              <w:rPr>
                <w:rStyle w:val="popup"/>
              </w:rPr>
              <w:t>SEQUEST:total</w:t>
            </w:r>
            <w:proofErr w:type="spellEnd"/>
            <w:proofErr w:type="gramEnd"/>
            <w:r w:rsidRPr="006518C9">
              <w:rPr>
                <w:rStyle w:val="popup"/>
              </w:rPr>
              <w:t xml:space="preserve"> ions</w:t>
            </w:r>
            <w:r w:rsidRPr="006518C9">
              <w:t xml:space="preserve">) </w:t>
            </w:r>
          </w:p>
          <w:p w14:paraId="0F40B13D" w14:textId="77777777" w:rsidR="00921A47" w:rsidRPr="006518C9" w:rsidRDefault="00921A47">
            <w:pPr>
              <w:pStyle w:val="HTMLPreformatted"/>
            </w:pPr>
            <w:r w:rsidRPr="006518C9">
              <w:t xml:space="preserve">  e.g.: </w:t>
            </w:r>
            <w:hyperlink r:id="rId397" w:tgtFrame="new" w:history="1">
              <w:r w:rsidRPr="006518C9">
                <w:rPr>
                  <w:rStyle w:val="Hyperlink"/>
                </w:rPr>
                <w:t>MS:1001163</w:t>
              </w:r>
            </w:hyperlink>
            <w:r w:rsidRPr="006518C9">
              <w:t xml:space="preserve"> (</w:t>
            </w:r>
            <w:proofErr w:type="spellStart"/>
            <w:proofErr w:type="gramStart"/>
            <w:r w:rsidRPr="006518C9">
              <w:rPr>
                <w:rStyle w:val="popup"/>
              </w:rPr>
              <w:t>SEQUEST:consensus</w:t>
            </w:r>
            <w:proofErr w:type="spellEnd"/>
            <w:proofErr w:type="gramEnd"/>
            <w:r w:rsidRPr="006518C9">
              <w:rPr>
                <w:rStyle w:val="popup"/>
              </w:rPr>
              <w:t xml:space="preserve"> score</w:t>
            </w:r>
            <w:r w:rsidRPr="006518C9">
              <w:t xml:space="preserve">) </w:t>
            </w:r>
          </w:p>
          <w:p w14:paraId="3FDC2BE7" w14:textId="77777777" w:rsidR="00921A47" w:rsidRPr="006518C9" w:rsidRDefault="00921A47">
            <w:pPr>
              <w:pStyle w:val="HTMLPreformatted"/>
            </w:pPr>
            <w:r w:rsidRPr="006518C9">
              <w:t xml:space="preserve">  </w:t>
            </w:r>
            <w:hyperlink r:id="rId398" w:tgtFrame="new" w:history="1">
              <w:r w:rsidRPr="006518C9">
                <w:rPr>
                  <w:rStyle w:val="Hyperlink"/>
                </w:rPr>
                <w:t>et al.</w:t>
              </w:r>
            </w:hyperlink>
          </w:p>
          <w:p w14:paraId="7C8D2657" w14:textId="77777777" w:rsidR="00921A47" w:rsidRPr="006518C9" w:rsidRDefault="00921A47">
            <w:pPr>
              <w:pStyle w:val="HTMLPreformatted"/>
            </w:pPr>
            <w:r w:rsidRPr="006518C9">
              <w:t xml:space="preserve">MUST supply term </w:t>
            </w:r>
            <w:hyperlink r:id="rId399" w:tgtFrame="new" w:history="1">
              <w:r w:rsidRPr="006518C9">
                <w:rPr>
                  <w:rStyle w:val="Hyperlink"/>
                </w:rPr>
                <w:t>MS:1001494</w:t>
              </w:r>
            </w:hyperlink>
            <w:r w:rsidRPr="006518C9">
              <w:t xml:space="preserve"> (</w:t>
            </w:r>
            <w:r w:rsidRPr="006518C9">
              <w:rPr>
                <w:rStyle w:val="popup"/>
              </w:rPr>
              <w:t>no threshold</w:t>
            </w:r>
            <w:r w:rsidRPr="006518C9">
              <w:t>) only once</w:t>
            </w:r>
          </w:p>
          <w:p w14:paraId="4E04C740" w14:textId="77777777" w:rsidR="00921A47" w:rsidRPr="006518C9" w:rsidRDefault="00921A47">
            <w:pPr>
              <w:pStyle w:val="HTMLPreformatted"/>
            </w:pPr>
            <w:r w:rsidRPr="006518C9">
              <w:t xml:space="preserve">MUST supply term </w:t>
            </w:r>
            <w:hyperlink r:id="rId400" w:tgtFrame="new" w:history="1">
              <w:r w:rsidRPr="006518C9">
                <w:rPr>
                  <w:rStyle w:val="Hyperlink"/>
                </w:rPr>
                <w:t>MS:1001448</w:t>
              </w:r>
            </w:hyperlink>
            <w:r w:rsidRPr="006518C9">
              <w:t xml:space="preserve"> (</w:t>
            </w:r>
            <w:proofErr w:type="spellStart"/>
            <w:proofErr w:type="gramStart"/>
            <w:r w:rsidRPr="006518C9">
              <w:rPr>
                <w:rStyle w:val="popup"/>
              </w:rPr>
              <w:t>pep:FDR</w:t>
            </w:r>
            <w:proofErr w:type="spellEnd"/>
            <w:proofErr w:type="gramEnd"/>
            <w:r w:rsidRPr="006518C9">
              <w:rPr>
                <w:rStyle w:val="popup"/>
              </w:rPr>
              <w:t xml:space="preserve"> threshold</w:t>
            </w:r>
            <w:r w:rsidRPr="006518C9">
              <w:t>) only once</w:t>
            </w:r>
          </w:p>
          <w:p w14:paraId="285CAE9B" w14:textId="77777777" w:rsidR="00921A47" w:rsidRPr="006518C9" w:rsidRDefault="00921A47">
            <w:pPr>
              <w:pStyle w:val="HTMLPreformatted"/>
            </w:pPr>
            <w:r w:rsidRPr="006518C9">
              <w:t>Path /MzIdentML/AnalysisProtocolCollection/ProteinDetectionProtocol/Threshold</w:t>
            </w:r>
          </w:p>
          <w:p w14:paraId="06A3274F" w14:textId="77777777"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C27C19D" w14:textId="77777777"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proofErr w:type="spellStart"/>
            <w:proofErr w:type="gramStart"/>
            <w:r w:rsidRPr="006518C9">
              <w:rPr>
                <w:rStyle w:val="popup"/>
              </w:rPr>
              <w:t>SEQUEST:CleavesAt</w:t>
            </w:r>
            <w:proofErr w:type="spellEnd"/>
            <w:proofErr w:type="gramEnd"/>
            <w:r w:rsidR="00482006" w:rsidRPr="006518C9">
              <w:t>)</w:t>
            </w:r>
          </w:p>
          <w:p w14:paraId="5C3B7B8D" w14:textId="77777777"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proofErr w:type="spellStart"/>
            <w:proofErr w:type="gramStart"/>
            <w:r w:rsidRPr="006518C9">
              <w:rPr>
                <w:rStyle w:val="popup"/>
              </w:rPr>
              <w:t>SEQUEST:OutputLines</w:t>
            </w:r>
            <w:proofErr w:type="spellEnd"/>
            <w:proofErr w:type="gramEnd"/>
            <w:r w:rsidRPr="006518C9">
              <w:t xml:space="preserve">) </w:t>
            </w:r>
          </w:p>
          <w:p w14:paraId="70FFB00E" w14:textId="77777777"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proofErr w:type="spellStart"/>
            <w:proofErr w:type="gramStart"/>
            <w:r w:rsidRPr="006518C9">
              <w:rPr>
                <w:rStyle w:val="popup"/>
              </w:rPr>
              <w:t>SEQUEST:DescriptionLines</w:t>
            </w:r>
            <w:proofErr w:type="spellEnd"/>
            <w:proofErr w:type="gramEnd"/>
            <w:r w:rsidRPr="006518C9">
              <w:t xml:space="preserve">) </w:t>
            </w:r>
          </w:p>
          <w:p w14:paraId="1C11EF24" w14:textId="77777777"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proofErr w:type="spellStart"/>
            <w:proofErr w:type="gramStart"/>
            <w:r w:rsidRPr="006518C9">
              <w:rPr>
                <w:rStyle w:val="popup"/>
              </w:rPr>
              <w:t>SEQUEST:NormalizeXCorrValues</w:t>
            </w:r>
            <w:proofErr w:type="spellEnd"/>
            <w:proofErr w:type="gramEnd"/>
            <w:r w:rsidR="00482006" w:rsidRPr="006518C9">
              <w:t>)</w:t>
            </w:r>
          </w:p>
          <w:p w14:paraId="770FFAD6" w14:textId="77777777" w:rsidR="00921A47" w:rsidRPr="006518C9" w:rsidRDefault="00921A47">
            <w:pPr>
              <w:pStyle w:val="HTMLPreformatted"/>
            </w:pPr>
            <w:r w:rsidRPr="006518C9">
              <w:t xml:space="preserve">  e.g.: </w:t>
            </w:r>
            <w:hyperlink r:id="rId406" w:tgtFrame="new" w:history="1">
              <w:r w:rsidRPr="006518C9">
                <w:rPr>
                  <w:rStyle w:val="Hyperlink"/>
                </w:rPr>
                <w:t>MS:1001028</w:t>
              </w:r>
            </w:hyperlink>
            <w:r w:rsidRPr="006518C9">
              <w:t xml:space="preserve"> (</w:t>
            </w:r>
            <w:proofErr w:type="spellStart"/>
            <w:proofErr w:type="gramStart"/>
            <w:r w:rsidRPr="006518C9">
              <w:rPr>
                <w:rStyle w:val="popup"/>
              </w:rPr>
              <w:t>SEQUEST:SequenceHeaderFilter</w:t>
            </w:r>
            <w:proofErr w:type="spellEnd"/>
            <w:proofErr w:type="gramEnd"/>
            <w:r w:rsidRPr="006518C9">
              <w:t xml:space="preserve">) </w:t>
            </w:r>
          </w:p>
          <w:p w14:paraId="3B16DDE0" w14:textId="77777777"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proofErr w:type="spellStart"/>
            <w:proofErr w:type="gramStart"/>
            <w:r w:rsidRPr="006518C9">
              <w:rPr>
                <w:rStyle w:val="popup"/>
              </w:rPr>
              <w:t>SEQUEST:SequencePartialFilter</w:t>
            </w:r>
            <w:proofErr w:type="spellEnd"/>
            <w:proofErr w:type="gramEnd"/>
            <w:r w:rsidRPr="006518C9">
              <w:t>)</w:t>
            </w:r>
          </w:p>
          <w:p w14:paraId="774AB735" w14:textId="77777777"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proofErr w:type="spellStart"/>
            <w:proofErr w:type="gramStart"/>
            <w:r w:rsidRPr="006518C9">
              <w:rPr>
                <w:rStyle w:val="popup"/>
              </w:rPr>
              <w:t>SEQUEST:ShowFragmentIons</w:t>
            </w:r>
            <w:proofErr w:type="spellEnd"/>
            <w:proofErr w:type="gramEnd"/>
            <w:r w:rsidRPr="006518C9">
              <w:t xml:space="preserve">) </w:t>
            </w:r>
          </w:p>
          <w:p w14:paraId="08636E7C" w14:textId="77777777"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proofErr w:type="spellStart"/>
            <w:proofErr w:type="gramStart"/>
            <w:r w:rsidRPr="006518C9">
              <w:rPr>
                <w:rStyle w:val="popup"/>
              </w:rPr>
              <w:t>SEQUEST:Consensus</w:t>
            </w:r>
            <w:proofErr w:type="spellEnd"/>
            <w:proofErr w:type="gramEnd"/>
            <w:r w:rsidRPr="006518C9">
              <w:t xml:space="preserve">) </w:t>
            </w:r>
          </w:p>
          <w:p w14:paraId="699232D5" w14:textId="77777777"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proofErr w:type="spellStart"/>
            <w:proofErr w:type="gramStart"/>
            <w:r w:rsidRPr="006518C9">
              <w:rPr>
                <w:rStyle w:val="popup"/>
              </w:rPr>
              <w:t>SEQUEST:LimitTo</w:t>
            </w:r>
            <w:proofErr w:type="spellEnd"/>
            <w:proofErr w:type="gramEnd"/>
            <w:r w:rsidRPr="006518C9">
              <w:t xml:space="preserve">) </w:t>
            </w:r>
          </w:p>
          <w:p w14:paraId="28B50087" w14:textId="77777777"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proofErr w:type="spellStart"/>
            <w:proofErr w:type="gramStart"/>
            <w:r w:rsidRPr="006518C9">
              <w:rPr>
                <w:rStyle w:val="popup"/>
              </w:rPr>
              <w:t>SEQUEST:sort</w:t>
            </w:r>
            <w:proofErr w:type="spellEnd"/>
            <w:proofErr w:type="gramEnd"/>
            <w:r w:rsidRPr="006518C9">
              <w:rPr>
                <w:rStyle w:val="popup"/>
              </w:rPr>
              <w:t xml:space="preserve"> by </w:t>
            </w:r>
            <w:proofErr w:type="spellStart"/>
            <w:r w:rsidRPr="006518C9">
              <w:rPr>
                <w:rStyle w:val="popup"/>
              </w:rPr>
              <w:t>dCn</w:t>
            </w:r>
            <w:proofErr w:type="spellEnd"/>
            <w:r w:rsidRPr="006518C9">
              <w:t xml:space="preserve">) </w:t>
            </w:r>
          </w:p>
          <w:p w14:paraId="42E20B24" w14:textId="77777777" w:rsidR="00921A47" w:rsidRPr="006518C9" w:rsidRDefault="00921A47">
            <w:pPr>
              <w:pStyle w:val="HTMLPreformatted"/>
            </w:pPr>
            <w:r w:rsidRPr="006518C9">
              <w:t xml:space="preserve">  </w:t>
            </w:r>
            <w:hyperlink r:id="rId412" w:tgtFrame="new" w:history="1">
              <w:r w:rsidRPr="006518C9">
                <w:rPr>
                  <w:rStyle w:val="Hyperlink"/>
                </w:rPr>
                <w:t>et al.</w:t>
              </w:r>
            </w:hyperlink>
          </w:p>
          <w:p w14:paraId="74D24495" w14:textId="77777777"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419E0688" w14:textId="77777777"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proofErr w:type="spellStart"/>
            <w:proofErr w:type="gramStart"/>
            <w:r w:rsidRPr="006518C9">
              <w:rPr>
                <w:rStyle w:val="popup"/>
              </w:rPr>
              <w:t>SEQUEST:probability</w:t>
            </w:r>
            <w:proofErr w:type="spellEnd"/>
            <w:proofErr w:type="gramEnd"/>
            <w:r w:rsidRPr="006518C9">
              <w:t xml:space="preserve">) </w:t>
            </w:r>
          </w:p>
          <w:p w14:paraId="666D79BA" w14:textId="77777777"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proofErr w:type="spellStart"/>
            <w:proofErr w:type="gramStart"/>
            <w:r w:rsidRPr="006518C9">
              <w:rPr>
                <w:rStyle w:val="popup"/>
              </w:rPr>
              <w:t>SEQUEST:xcorr</w:t>
            </w:r>
            <w:proofErr w:type="spellEnd"/>
            <w:proofErr w:type="gramEnd"/>
            <w:r w:rsidRPr="006518C9">
              <w:t xml:space="preserve">) </w:t>
            </w:r>
          </w:p>
          <w:p w14:paraId="10E3CB1C" w14:textId="77777777"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proofErr w:type="spellStart"/>
            <w:proofErr w:type="gramStart"/>
            <w:r w:rsidRPr="006518C9">
              <w:rPr>
                <w:rStyle w:val="popup"/>
              </w:rPr>
              <w:t>SEQUEST:deltacn</w:t>
            </w:r>
            <w:proofErr w:type="spellEnd"/>
            <w:proofErr w:type="gramEnd"/>
            <w:r w:rsidRPr="006518C9">
              <w:t xml:space="preserve">) </w:t>
            </w:r>
          </w:p>
          <w:p w14:paraId="0DF3B24A" w14:textId="77777777"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proofErr w:type="spellStart"/>
            <w:proofErr w:type="gramStart"/>
            <w:r w:rsidRPr="006518C9">
              <w:rPr>
                <w:rStyle w:val="popup"/>
              </w:rPr>
              <w:t>SEQUEST:sp</w:t>
            </w:r>
            <w:proofErr w:type="spellEnd"/>
            <w:proofErr w:type="gramEnd"/>
            <w:r w:rsidRPr="006518C9">
              <w:t xml:space="preserve">) </w:t>
            </w:r>
          </w:p>
          <w:p w14:paraId="590B6E70" w14:textId="77777777"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proofErr w:type="spellStart"/>
            <w:proofErr w:type="gramStart"/>
            <w:r w:rsidRPr="006518C9">
              <w:rPr>
                <w:rStyle w:val="popup"/>
              </w:rPr>
              <w:t>SEQUEST:Uniq</w:t>
            </w:r>
            <w:proofErr w:type="spellEnd"/>
            <w:proofErr w:type="gramEnd"/>
            <w:r w:rsidR="00482006" w:rsidRPr="006518C9">
              <w:t>)</w:t>
            </w:r>
          </w:p>
          <w:p w14:paraId="2698A950" w14:textId="77777777"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proofErr w:type="spellStart"/>
            <w:proofErr w:type="gramStart"/>
            <w:r w:rsidRPr="006518C9">
              <w:rPr>
                <w:rStyle w:val="popup"/>
              </w:rPr>
              <w:t>SEQUEST:expectation</w:t>
            </w:r>
            <w:proofErr w:type="spellEnd"/>
            <w:proofErr w:type="gramEnd"/>
            <w:r w:rsidRPr="006518C9">
              <w:rPr>
                <w:rStyle w:val="popup"/>
              </w:rPr>
              <w:t xml:space="preserve"> value</w:t>
            </w:r>
            <w:r w:rsidRPr="006518C9">
              <w:t xml:space="preserve">) </w:t>
            </w:r>
          </w:p>
          <w:p w14:paraId="49A427BF" w14:textId="77777777"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proofErr w:type="spellStart"/>
            <w:proofErr w:type="gramStart"/>
            <w:r w:rsidRPr="006518C9">
              <w:rPr>
                <w:rStyle w:val="popup"/>
              </w:rPr>
              <w:t>SEQUEST:sf</w:t>
            </w:r>
            <w:proofErr w:type="spellEnd"/>
            <w:proofErr w:type="gramEnd"/>
            <w:r w:rsidRPr="006518C9">
              <w:t xml:space="preserve">) </w:t>
            </w:r>
          </w:p>
          <w:p w14:paraId="3995A161" w14:textId="77777777"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proofErr w:type="spellStart"/>
            <w:proofErr w:type="gramStart"/>
            <w:r w:rsidRPr="006518C9">
              <w:rPr>
                <w:rStyle w:val="popup"/>
              </w:rPr>
              <w:t>SEQUEST:matched</w:t>
            </w:r>
            <w:proofErr w:type="spellEnd"/>
            <w:proofErr w:type="gramEnd"/>
            <w:r w:rsidRPr="006518C9">
              <w:rPr>
                <w:rStyle w:val="popup"/>
              </w:rPr>
              <w:t xml:space="preserve"> ions</w:t>
            </w:r>
            <w:r w:rsidRPr="006518C9">
              <w:t xml:space="preserve">) </w:t>
            </w:r>
          </w:p>
          <w:p w14:paraId="3C5CDBA8" w14:textId="77777777"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proofErr w:type="spellStart"/>
            <w:proofErr w:type="gramStart"/>
            <w:r w:rsidRPr="006518C9">
              <w:rPr>
                <w:rStyle w:val="popup"/>
              </w:rPr>
              <w:t>SEQUEST:total</w:t>
            </w:r>
            <w:proofErr w:type="spellEnd"/>
            <w:proofErr w:type="gramEnd"/>
            <w:r w:rsidRPr="006518C9">
              <w:rPr>
                <w:rStyle w:val="popup"/>
              </w:rPr>
              <w:t xml:space="preserve"> ions</w:t>
            </w:r>
            <w:r w:rsidRPr="006518C9">
              <w:t xml:space="preserve">) </w:t>
            </w:r>
          </w:p>
          <w:p w14:paraId="51639891" w14:textId="77777777"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proofErr w:type="spellStart"/>
            <w:proofErr w:type="gramStart"/>
            <w:r w:rsidRPr="006518C9">
              <w:rPr>
                <w:rStyle w:val="popup"/>
              </w:rPr>
              <w:t>SEQUEST:consensus</w:t>
            </w:r>
            <w:proofErr w:type="spellEnd"/>
            <w:proofErr w:type="gramEnd"/>
            <w:r w:rsidRPr="006518C9">
              <w:rPr>
                <w:rStyle w:val="popup"/>
              </w:rPr>
              <w:t xml:space="preserve"> score</w:t>
            </w:r>
            <w:r w:rsidRPr="006518C9">
              <w:t xml:space="preserve">) </w:t>
            </w:r>
          </w:p>
          <w:p w14:paraId="74E0D906" w14:textId="77777777" w:rsidR="00921A47" w:rsidRPr="006518C9" w:rsidRDefault="00921A47">
            <w:pPr>
              <w:pStyle w:val="HTMLPreformatted"/>
            </w:pPr>
            <w:r w:rsidRPr="006518C9">
              <w:t xml:space="preserve">  </w:t>
            </w:r>
            <w:hyperlink r:id="rId424" w:tgtFrame="new" w:history="1">
              <w:r w:rsidRPr="006518C9">
                <w:rPr>
                  <w:rStyle w:val="Hyperlink"/>
                </w:rPr>
                <w:t>et al.</w:t>
              </w:r>
            </w:hyperlink>
          </w:p>
          <w:p w14:paraId="70F2C006" w14:textId="77777777" w:rsidR="00921A47" w:rsidRPr="006518C9" w:rsidRDefault="00921A47">
            <w:pPr>
              <w:pStyle w:val="HTMLPreformatted"/>
            </w:pPr>
            <w:r w:rsidRPr="006518C9">
              <w:t xml:space="preserve">MUST supply term </w:t>
            </w:r>
            <w:hyperlink r:id="rId425" w:tgtFrame="new" w:history="1">
              <w:r w:rsidRPr="006518C9">
                <w:rPr>
                  <w:rStyle w:val="Hyperlink"/>
                </w:rPr>
                <w:t>MS:1001447</w:t>
              </w:r>
            </w:hyperlink>
            <w:r w:rsidRPr="006518C9">
              <w:t xml:space="preserve"> (</w:t>
            </w:r>
            <w:proofErr w:type="spellStart"/>
            <w:proofErr w:type="gramStart"/>
            <w:r w:rsidRPr="006518C9">
              <w:rPr>
                <w:rStyle w:val="popup"/>
              </w:rPr>
              <w:t>prot:FDR</w:t>
            </w:r>
            <w:proofErr w:type="spellEnd"/>
            <w:proofErr w:type="gramEnd"/>
            <w:r w:rsidRPr="006518C9">
              <w:rPr>
                <w:rStyle w:val="popup"/>
              </w:rPr>
              <w:t xml:space="preserve"> threshold</w:t>
            </w:r>
            <w:r w:rsidRPr="006518C9">
              <w:t>) only once</w:t>
            </w:r>
          </w:p>
          <w:p w14:paraId="2BBDA855" w14:textId="77777777" w:rsidR="00921A47" w:rsidRPr="006518C9" w:rsidRDefault="00921A47">
            <w:pPr>
              <w:pStyle w:val="HTMLPreformatted"/>
            </w:pPr>
            <w:r w:rsidRPr="006518C9">
              <w:t xml:space="preserve">MUST supply term </w:t>
            </w:r>
            <w:hyperlink r:id="rId426"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28AF7539" w14:textId="77777777" w:rsidTr="00921A47">
        <w:trPr>
          <w:tblCellSpacing w:w="15" w:type="dxa"/>
        </w:trPr>
        <w:tc>
          <w:tcPr>
            <w:tcW w:w="0" w:type="auto"/>
            <w:vAlign w:val="center"/>
            <w:hideMark/>
          </w:tcPr>
          <w:p w14:paraId="71DA2AD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9AA9AA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accession="MS:1001494" name="no threshold"&gt;&lt;/</w:t>
            </w:r>
            <w:proofErr w:type="spellStart"/>
            <w:r w:rsidRPr="006518C9">
              <w:t>cvParam</w:t>
            </w:r>
            <w:proofErr w:type="spellEnd"/>
            <w:r w:rsidRPr="006518C9">
              <w:t>&gt;</w:t>
            </w:r>
          </w:p>
          <w:p w14:paraId="00FCC29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value="0.01" name="</w:t>
            </w:r>
            <w:proofErr w:type="spellStart"/>
            <w:r w:rsidRPr="006518C9">
              <w:t>FDRScore</w:t>
            </w:r>
            <w:proofErr w:type="spellEnd"/>
            <w:r w:rsidRPr="006518C9">
              <w:t>"/&gt;</w:t>
            </w:r>
          </w:p>
          <w:p w14:paraId="7BC1788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value="0.01" name="PSM-level local FDR"/&gt;</w:t>
            </w:r>
          </w:p>
          <w:p w14:paraId="483A18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accession="MS:1001316" </w:t>
            </w:r>
            <w:proofErr w:type="spellStart"/>
            <w:r w:rsidRPr="006518C9">
              <w:t>cvRef</w:t>
            </w:r>
            <w:proofErr w:type="spellEnd"/>
            <w:r w:rsidRPr="006518C9">
              <w:t>="PSI-MS" value="0.05" name="</w:t>
            </w:r>
            <w:proofErr w:type="spellStart"/>
            <w:proofErr w:type="gramStart"/>
            <w:r w:rsidRPr="006518C9">
              <w:t>Mascot:SigThreshold</w:t>
            </w:r>
            <w:proofErr w:type="spellEnd"/>
            <w:proofErr w:type="gramEnd"/>
            <w:r w:rsidRPr="006518C9">
              <w:t>"/&gt;</w:t>
            </w:r>
          </w:p>
          <w:p w14:paraId="77CFBD6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77A27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2FF0CC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43ED751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07B0E78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accession="MS:1002369" name="protein group-level global FDR" value="0.01"/&gt;</w:t>
            </w:r>
          </w:p>
        </w:tc>
      </w:tr>
    </w:tbl>
    <w:p w14:paraId="6E30C83F" w14:textId="77777777" w:rsidR="00921A47" w:rsidRPr="006518C9" w:rsidRDefault="00921A47" w:rsidP="00921A47">
      <w:pPr>
        <w:rPr>
          <w:lang w:val="en-US"/>
        </w:rPr>
      </w:pPr>
    </w:p>
    <w:p w14:paraId="607F1019" w14:textId="77777777" w:rsidR="00921A47" w:rsidRPr="006518C9" w:rsidRDefault="00921A47" w:rsidP="00921A47">
      <w:pPr>
        <w:pStyle w:val="Heading2"/>
      </w:pPr>
      <w:bookmarkStart w:id="496" w:name="_Toc476057276"/>
      <w:r w:rsidRPr="006518C9">
        <w:t>Element &lt;</w:t>
      </w:r>
      <w:bookmarkStart w:id="497" w:name="TranslationTable"/>
      <w:proofErr w:type="spellStart"/>
      <w:r w:rsidRPr="006518C9">
        <w:t>TranslationTable</w:t>
      </w:r>
      <w:bookmarkEnd w:id="497"/>
      <w:proofErr w:type="spellEnd"/>
      <w:r w:rsidRPr="006518C9">
        <w:t>&gt;</w:t>
      </w:r>
      <w:bookmarkEnd w:id="4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49776766" w14:textId="77777777" w:rsidTr="00921A47">
        <w:trPr>
          <w:tblCellSpacing w:w="15" w:type="dxa"/>
        </w:trPr>
        <w:tc>
          <w:tcPr>
            <w:tcW w:w="0" w:type="auto"/>
            <w:vAlign w:val="center"/>
            <w:hideMark/>
          </w:tcPr>
          <w:p w14:paraId="059968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94F77EC" w14:textId="77777777" w:rsidR="00482006" w:rsidRPr="006518C9" w:rsidRDefault="00921A47">
            <w:pPr>
              <w:rPr>
                <w:lang w:val="en-US"/>
              </w:rPr>
            </w:pPr>
            <w:r w:rsidRPr="006518C9">
              <w:rPr>
                <w:lang w:val="en-US"/>
              </w:rPr>
              <w:t xml:space="preserve">The table used to translate codons into nucleic acids </w:t>
            </w:r>
            <w:proofErr w:type="gramStart"/>
            <w:r w:rsidRPr="006518C9">
              <w:rPr>
                <w:lang w:val="en-US"/>
              </w:rPr>
              <w:t>e.g.</w:t>
            </w:r>
            <w:proofErr w:type="gramEnd"/>
            <w:r w:rsidRPr="006518C9">
              <w:rPr>
                <w:lang w:val="en-US"/>
              </w:rPr>
              <w:t xml:space="preserve"> by reference to the NCB</w:t>
            </w:r>
            <w:r w:rsidR="00482006" w:rsidRPr="006518C9">
              <w:rPr>
                <w:lang w:val="en-US"/>
              </w:rPr>
              <w:t>I translation</w:t>
            </w:r>
          </w:p>
          <w:p w14:paraId="28B8829C" w14:textId="77777777" w:rsidR="00921A47" w:rsidRPr="006518C9" w:rsidRDefault="00921A47">
            <w:pPr>
              <w:rPr>
                <w:sz w:val="24"/>
                <w:szCs w:val="24"/>
                <w:lang w:val="en-US"/>
              </w:rPr>
            </w:pPr>
            <w:r w:rsidRPr="006518C9">
              <w:rPr>
                <w:lang w:val="en-US"/>
              </w:rPr>
              <w:t xml:space="preserve">table. </w:t>
            </w:r>
          </w:p>
        </w:tc>
      </w:tr>
      <w:tr w:rsidR="00921A47" w:rsidRPr="006518C9" w14:paraId="035706AE" w14:textId="77777777" w:rsidTr="00921A47">
        <w:trPr>
          <w:tblCellSpacing w:w="15" w:type="dxa"/>
        </w:trPr>
        <w:tc>
          <w:tcPr>
            <w:tcW w:w="0" w:type="auto"/>
            <w:vAlign w:val="center"/>
            <w:hideMark/>
          </w:tcPr>
          <w:p w14:paraId="04C68DE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03E5BDD" w14:textId="77777777" w:rsidR="00921A47" w:rsidRPr="006518C9" w:rsidRDefault="00921A47">
            <w:pPr>
              <w:rPr>
                <w:sz w:val="24"/>
                <w:szCs w:val="24"/>
                <w:lang w:val="en-US"/>
              </w:rPr>
            </w:pPr>
            <w:proofErr w:type="spellStart"/>
            <w:r w:rsidRPr="006518C9">
              <w:rPr>
                <w:lang w:val="en-US"/>
              </w:rPr>
              <w:t>TranslationTableType</w:t>
            </w:r>
            <w:proofErr w:type="spellEnd"/>
            <w:r w:rsidRPr="006518C9">
              <w:rPr>
                <w:lang w:val="en-US"/>
              </w:rPr>
              <w:t xml:space="preserve"> </w:t>
            </w:r>
          </w:p>
        </w:tc>
      </w:tr>
      <w:tr w:rsidR="00921A47" w:rsidRPr="006518C9" w14:paraId="52CDECFB" w14:textId="77777777" w:rsidTr="00921A47">
        <w:trPr>
          <w:tblCellSpacing w:w="15" w:type="dxa"/>
        </w:trPr>
        <w:tc>
          <w:tcPr>
            <w:tcW w:w="0" w:type="auto"/>
            <w:vAlign w:val="center"/>
            <w:hideMark/>
          </w:tcPr>
          <w:p w14:paraId="3CA7E91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6403973"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549A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7E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F39C"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837C3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2D327"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895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DCC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11047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6E480EE" w14:textId="77777777" w:rsidR="00921A47" w:rsidRPr="006518C9" w:rsidRDefault="00921A47">
                  <w:pPr>
                    <w:rPr>
                      <w:sz w:val="24"/>
                      <w:szCs w:val="24"/>
                      <w:lang w:val="en-US"/>
                    </w:rPr>
                  </w:pPr>
                  <w:r w:rsidRPr="006518C9">
                    <w:rPr>
                      <w:lang w:val="en-US"/>
                    </w:rPr>
                    <w:t>An identifier is an unambiguous string that is unique within the scope (</w:t>
                  </w:r>
                  <w:proofErr w:type="gramStart"/>
                  <w:r w:rsidRPr="006518C9">
                    <w:rPr>
                      <w:lang w:val="en-US"/>
                    </w:rPr>
                    <w:t>i.e.</w:t>
                  </w:r>
                  <w:proofErr w:type="gramEnd"/>
                  <w:r w:rsidRPr="006518C9">
                    <w:rPr>
                      <w:lang w:val="en-US"/>
                    </w:rPr>
                    <w:t xml:space="preserve"> a document, a set of related documents, or a repository) of its use. </w:t>
                  </w:r>
                </w:p>
              </w:tc>
            </w:tr>
            <w:tr w:rsidR="00921A47" w:rsidRPr="006518C9" w14:paraId="720A09A9"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B247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6E0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71F41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3ADEA7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6219E98" w14:textId="77777777" w:rsidR="00921A47" w:rsidRPr="006518C9" w:rsidRDefault="00921A47">
            <w:pPr>
              <w:rPr>
                <w:sz w:val="24"/>
                <w:szCs w:val="24"/>
                <w:lang w:val="en-US"/>
              </w:rPr>
            </w:pPr>
          </w:p>
        </w:tc>
      </w:tr>
      <w:tr w:rsidR="00921A47" w:rsidRPr="006518C9" w14:paraId="4344EEC5" w14:textId="77777777" w:rsidTr="00921A47">
        <w:trPr>
          <w:tblCellSpacing w:w="15" w:type="dxa"/>
        </w:trPr>
        <w:tc>
          <w:tcPr>
            <w:tcW w:w="0" w:type="auto"/>
            <w:vAlign w:val="center"/>
            <w:hideMark/>
          </w:tcPr>
          <w:p w14:paraId="4109492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76469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738B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10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A568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768E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ACD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E9B29" w14:textId="77777777" w:rsidR="00921A47" w:rsidRPr="006518C9" w:rsidRDefault="00C741B0">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3357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A0D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5D0F"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12D9A969" w14:textId="77777777" w:rsidR="00921A47" w:rsidRPr="006518C9" w:rsidRDefault="00921A47">
            <w:pPr>
              <w:rPr>
                <w:sz w:val="24"/>
                <w:szCs w:val="24"/>
                <w:lang w:val="en-US"/>
              </w:rPr>
            </w:pPr>
          </w:p>
        </w:tc>
      </w:tr>
      <w:tr w:rsidR="00921A47" w:rsidRPr="006518C9" w14:paraId="1EB7F179" w14:textId="77777777" w:rsidTr="00921A47">
        <w:trPr>
          <w:tblCellSpacing w:w="15" w:type="dxa"/>
        </w:trPr>
        <w:tc>
          <w:tcPr>
            <w:tcW w:w="0" w:type="auto"/>
            <w:vAlign w:val="center"/>
            <w:hideMark/>
          </w:tcPr>
          <w:p w14:paraId="4688DC4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B783C8F" w14:textId="77777777" w:rsidR="00921A47" w:rsidRPr="006518C9" w:rsidRDefault="00921A47">
            <w:pPr>
              <w:rPr>
                <w:sz w:val="24"/>
                <w:szCs w:val="24"/>
                <w:lang w:val="en-US"/>
              </w:rPr>
            </w:pPr>
          </w:p>
        </w:tc>
      </w:tr>
      <w:tr w:rsidR="00921A47" w:rsidRPr="006518C9" w14:paraId="2219C432" w14:textId="77777777" w:rsidTr="00921A47">
        <w:trPr>
          <w:tblCellSpacing w:w="15" w:type="dxa"/>
        </w:trPr>
        <w:tc>
          <w:tcPr>
            <w:tcW w:w="0" w:type="auto"/>
            <w:vAlign w:val="center"/>
            <w:hideMark/>
          </w:tcPr>
          <w:p w14:paraId="11B7794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6B4C68D" w14:textId="77777777" w:rsidR="00482006" w:rsidRPr="006518C9" w:rsidRDefault="00921A47">
            <w:pPr>
              <w:pStyle w:val="HTMLPreformatted"/>
            </w:pPr>
            <w:r w:rsidRPr="006518C9">
              <w:t>Path /MzIdentML/AnalysisProtocolCollection/SpectrumIdentificationProtocol/DatabaseTranslation/Translation</w:t>
            </w:r>
          </w:p>
          <w:p w14:paraId="2031F1AE" w14:textId="77777777" w:rsidR="00921A47" w:rsidRPr="006518C9" w:rsidRDefault="00921A47">
            <w:pPr>
              <w:pStyle w:val="HTMLPreformatted"/>
            </w:pPr>
            <w:r w:rsidRPr="006518C9">
              <w:t>Table</w:t>
            </w:r>
          </w:p>
          <w:p w14:paraId="37116D9D" w14:textId="77777777" w:rsidR="00921A47" w:rsidRPr="006518C9" w:rsidRDefault="00921A47">
            <w:pPr>
              <w:pStyle w:val="HTMLPreformatted"/>
            </w:pPr>
            <w:r w:rsidRPr="006518C9">
              <w:t xml:space="preserve">MUST supply term </w:t>
            </w:r>
            <w:hyperlink r:id="rId427"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32A6EBDD" w14:textId="77777777" w:rsidR="00921A47" w:rsidRPr="006518C9" w:rsidRDefault="00921A47">
            <w:pPr>
              <w:pStyle w:val="HTMLPreformatted"/>
            </w:pPr>
            <w:r w:rsidRPr="006518C9">
              <w:t xml:space="preserve">MUST supply term </w:t>
            </w:r>
            <w:hyperlink r:id="rId428" w:tgtFrame="new" w:history="1">
              <w:r w:rsidRPr="006518C9">
                <w:rPr>
                  <w:rStyle w:val="Hyperlink"/>
                </w:rPr>
                <w:t>MS:1001025</w:t>
              </w:r>
            </w:hyperlink>
            <w:r w:rsidRPr="006518C9">
              <w:t xml:space="preserve"> (</w:t>
            </w:r>
            <w:r w:rsidRPr="006518C9">
              <w:rPr>
                <w:rStyle w:val="popup"/>
              </w:rPr>
              <w:t>translation table</w:t>
            </w:r>
            <w:r w:rsidRPr="006518C9">
              <w:t>) only once</w:t>
            </w:r>
          </w:p>
          <w:p w14:paraId="48B3503B" w14:textId="77777777" w:rsidR="00921A47" w:rsidRPr="006518C9" w:rsidRDefault="00921A47">
            <w:pPr>
              <w:pStyle w:val="HTMLPreformatted"/>
            </w:pPr>
            <w:r w:rsidRPr="006518C9">
              <w:t xml:space="preserve">MUST supply term </w:t>
            </w:r>
            <w:hyperlink r:id="rId429"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5188870F" w14:textId="77777777" w:rsidR="00921A47" w:rsidRPr="006518C9" w:rsidRDefault="00921A47" w:rsidP="00921A47">
      <w:pPr>
        <w:rPr>
          <w:lang w:val="en-US"/>
        </w:rPr>
      </w:pPr>
    </w:p>
    <w:p w14:paraId="7DB21C91" w14:textId="77777777" w:rsidR="00921A47" w:rsidRPr="006518C9" w:rsidRDefault="00921A47" w:rsidP="00921A47">
      <w:pPr>
        <w:pStyle w:val="Heading2"/>
      </w:pPr>
      <w:bookmarkStart w:id="498" w:name="_Toc476057277"/>
      <w:r w:rsidRPr="006518C9">
        <w:t>Element &lt;</w:t>
      </w:r>
      <w:bookmarkStart w:id="499" w:name="userParam"/>
      <w:proofErr w:type="spellStart"/>
      <w:r w:rsidRPr="006518C9">
        <w:t>userParam</w:t>
      </w:r>
      <w:bookmarkEnd w:id="499"/>
      <w:proofErr w:type="spellEnd"/>
      <w:r w:rsidRPr="006518C9">
        <w:t>&gt;</w:t>
      </w:r>
      <w:bookmarkEnd w:id="4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044E5C09" w14:textId="77777777" w:rsidTr="00921A47">
        <w:trPr>
          <w:tblCellSpacing w:w="15" w:type="dxa"/>
        </w:trPr>
        <w:tc>
          <w:tcPr>
            <w:tcW w:w="0" w:type="auto"/>
            <w:vAlign w:val="center"/>
            <w:hideMark/>
          </w:tcPr>
          <w:p w14:paraId="34FEE9E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F1250" w14:textId="77777777" w:rsidR="00921A47" w:rsidRPr="006518C9" w:rsidRDefault="00921A47">
            <w:pPr>
              <w:rPr>
                <w:sz w:val="24"/>
                <w:szCs w:val="24"/>
                <w:lang w:val="en-US"/>
              </w:rPr>
            </w:pPr>
            <w:r w:rsidRPr="006518C9">
              <w:rPr>
                <w:lang w:val="en-US"/>
              </w:rPr>
              <w:t xml:space="preserve">In case more information about the </w:t>
            </w:r>
            <w:proofErr w:type="gramStart"/>
            <w:r w:rsidRPr="006518C9">
              <w:rPr>
                <w:lang w:val="en-US"/>
              </w:rPr>
              <w:t>ions</w:t>
            </w:r>
            <w:proofErr w:type="gramEnd"/>
            <w:r w:rsidRPr="006518C9">
              <w:rPr>
                <w:lang w:val="en-US"/>
              </w:rPr>
              <w:t xml:space="preserve"> annotation has to be conveyed, that has no fit in </w:t>
            </w:r>
            <w:proofErr w:type="spellStart"/>
            <w:r w:rsidRPr="006518C9">
              <w:rPr>
                <w:lang w:val="en-US"/>
              </w:rPr>
              <w:t>FragmentArray</w:t>
            </w:r>
            <w:proofErr w:type="spellEnd"/>
            <w:r w:rsidRPr="006518C9">
              <w:rPr>
                <w:lang w:val="en-US"/>
              </w:rPr>
              <w:t xml:space="preserve">. Note: It is suggested that the value attribute takes the form of a list of the same size as </w:t>
            </w:r>
            <w:proofErr w:type="spellStart"/>
            <w:r w:rsidRPr="006518C9">
              <w:rPr>
                <w:lang w:val="en-US"/>
              </w:rPr>
              <w:t>FragmentArray</w:t>
            </w:r>
            <w:proofErr w:type="spellEnd"/>
            <w:r w:rsidRPr="006518C9">
              <w:rPr>
                <w:lang w:val="en-US"/>
              </w:rPr>
              <w:t xml:space="preserve"> values. However, there is no formal encoding and it cannot be </w:t>
            </w:r>
            <w:proofErr w:type="spellStart"/>
            <w:r w:rsidRPr="006518C9">
              <w:rPr>
                <w:lang w:val="en-US"/>
              </w:rPr>
              <w:t>expeceted</w:t>
            </w:r>
            <w:proofErr w:type="spellEnd"/>
            <w:r w:rsidRPr="006518C9">
              <w:rPr>
                <w:lang w:val="en-US"/>
              </w:rPr>
              <w:t xml:space="preserve"> that other software will process or impart that information properly. </w:t>
            </w:r>
          </w:p>
        </w:tc>
      </w:tr>
      <w:tr w:rsidR="00921A47" w:rsidRPr="006518C9" w14:paraId="036E3AF0" w14:textId="77777777" w:rsidTr="00921A47">
        <w:trPr>
          <w:tblCellSpacing w:w="15" w:type="dxa"/>
        </w:trPr>
        <w:tc>
          <w:tcPr>
            <w:tcW w:w="0" w:type="auto"/>
            <w:vAlign w:val="center"/>
            <w:hideMark/>
          </w:tcPr>
          <w:p w14:paraId="4D2D77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614A5A" w14:textId="77777777" w:rsidR="00921A47" w:rsidRPr="006518C9" w:rsidRDefault="00921A47">
            <w:pPr>
              <w:rPr>
                <w:sz w:val="24"/>
                <w:szCs w:val="24"/>
                <w:lang w:val="en-US"/>
              </w:rPr>
            </w:pPr>
            <w:proofErr w:type="spellStart"/>
            <w:r w:rsidRPr="006518C9">
              <w:rPr>
                <w:lang w:val="en-US"/>
              </w:rPr>
              <w:t>UserParamType</w:t>
            </w:r>
            <w:proofErr w:type="spellEnd"/>
            <w:r w:rsidRPr="006518C9">
              <w:rPr>
                <w:lang w:val="en-US"/>
              </w:rPr>
              <w:t xml:space="preserve"> </w:t>
            </w:r>
          </w:p>
        </w:tc>
      </w:tr>
      <w:tr w:rsidR="00921A47" w:rsidRPr="006518C9" w14:paraId="20175744" w14:textId="77777777" w:rsidTr="00921A47">
        <w:trPr>
          <w:tblCellSpacing w:w="15" w:type="dxa"/>
        </w:trPr>
        <w:tc>
          <w:tcPr>
            <w:tcW w:w="0" w:type="auto"/>
            <w:vAlign w:val="center"/>
            <w:hideMark/>
          </w:tcPr>
          <w:p w14:paraId="36D7AD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7D4DC2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051F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64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815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144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67D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91F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9F46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4418E0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5307" w14:textId="77777777" w:rsidR="00921A47" w:rsidRPr="006518C9" w:rsidRDefault="00921A47">
                  <w:pPr>
                    <w:rPr>
                      <w:sz w:val="24"/>
                      <w:szCs w:val="24"/>
                      <w:lang w:val="en-US"/>
                    </w:rPr>
                  </w:pPr>
                  <w:r w:rsidRPr="006518C9">
                    <w:rPr>
                      <w:lang w:val="en-US"/>
                    </w:rPr>
                    <w:t>The name of the parameter.</w:t>
                  </w:r>
                </w:p>
              </w:tc>
            </w:tr>
            <w:tr w:rsidR="00921A47" w:rsidRPr="006518C9" w14:paraId="2840A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63C2D"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60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D395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DCBCF" w14:textId="77777777" w:rsidR="00921A47" w:rsidRPr="006518C9" w:rsidRDefault="00921A47">
                  <w:pPr>
                    <w:rPr>
                      <w:sz w:val="24"/>
                      <w:szCs w:val="24"/>
                      <w:lang w:val="en-US"/>
                    </w:rPr>
                  </w:pPr>
                  <w:r w:rsidRPr="006518C9">
                    <w:rPr>
                      <w:lang w:val="en-US"/>
                    </w:rPr>
                    <w:t xml:space="preserve">The datatype of the parameter, where appropriate (e.g.: </w:t>
                  </w:r>
                  <w:proofErr w:type="spellStart"/>
                  <w:proofErr w:type="gramStart"/>
                  <w:r w:rsidRPr="006518C9">
                    <w:rPr>
                      <w:lang w:val="en-US"/>
                    </w:rPr>
                    <w:t>xsd:float</w:t>
                  </w:r>
                  <w:proofErr w:type="spellEnd"/>
                  <w:proofErr w:type="gramEnd"/>
                  <w:r w:rsidRPr="006518C9">
                    <w:rPr>
                      <w:lang w:val="en-US"/>
                    </w:rPr>
                    <w:t>).</w:t>
                  </w:r>
                </w:p>
              </w:tc>
            </w:tr>
            <w:tr w:rsidR="00921A47" w:rsidRPr="006518C9" w14:paraId="692C7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EE80B"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28D3D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A5319B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A067"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42C2A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4D2972"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3BEF2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65284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FAFA8"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32A15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0C43C"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3504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FE0A0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2522" w14:textId="77777777" w:rsidR="00921A47" w:rsidRPr="006518C9" w:rsidRDefault="00921A47">
                  <w:pPr>
                    <w:rPr>
                      <w:sz w:val="24"/>
                      <w:szCs w:val="24"/>
                      <w:lang w:val="en-US"/>
                    </w:rPr>
                  </w:pPr>
                  <w:r w:rsidRPr="006518C9">
                    <w:rPr>
                      <w:lang w:val="en-US"/>
                    </w:rPr>
                    <w:t>The name of the unit.</w:t>
                  </w:r>
                </w:p>
              </w:tc>
            </w:tr>
            <w:tr w:rsidR="00921A47" w:rsidRPr="006518C9" w14:paraId="28C73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24F15"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0DDB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1860CA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FF002" w14:textId="77777777" w:rsidR="00921A47" w:rsidRPr="006518C9" w:rsidRDefault="00921A47">
                  <w:pPr>
                    <w:rPr>
                      <w:sz w:val="24"/>
                      <w:szCs w:val="24"/>
                      <w:lang w:val="en-US"/>
                    </w:rPr>
                  </w:pPr>
                  <w:r w:rsidRPr="006518C9">
                    <w:rPr>
                      <w:lang w:val="en-US"/>
                    </w:rPr>
                    <w:t>The user-entered value of the parameter.</w:t>
                  </w:r>
                </w:p>
              </w:tc>
            </w:tr>
          </w:tbl>
          <w:p w14:paraId="7E79C213" w14:textId="77777777" w:rsidR="00921A47" w:rsidRPr="006518C9" w:rsidRDefault="00921A47">
            <w:pPr>
              <w:rPr>
                <w:sz w:val="24"/>
                <w:szCs w:val="24"/>
                <w:lang w:val="en-US"/>
              </w:rPr>
            </w:pPr>
          </w:p>
        </w:tc>
      </w:tr>
      <w:tr w:rsidR="00921A47" w:rsidRPr="006518C9" w14:paraId="0F44F538" w14:textId="77777777" w:rsidTr="00921A47">
        <w:trPr>
          <w:tblCellSpacing w:w="15" w:type="dxa"/>
        </w:trPr>
        <w:tc>
          <w:tcPr>
            <w:tcW w:w="0" w:type="auto"/>
            <w:vAlign w:val="center"/>
            <w:hideMark/>
          </w:tcPr>
          <w:p w14:paraId="3A7B8D6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0ED00D0" w14:textId="77777777" w:rsidR="00921A47" w:rsidRPr="006518C9" w:rsidRDefault="00921A47">
            <w:pPr>
              <w:rPr>
                <w:sz w:val="24"/>
                <w:szCs w:val="24"/>
                <w:lang w:val="en-US"/>
              </w:rPr>
            </w:pPr>
            <w:r w:rsidRPr="006518C9">
              <w:rPr>
                <w:lang w:val="en-US"/>
              </w:rPr>
              <w:t>none</w:t>
            </w:r>
          </w:p>
        </w:tc>
      </w:tr>
      <w:tr w:rsidR="00921A47" w:rsidRPr="006518C9" w14:paraId="0E4022D1" w14:textId="77777777" w:rsidTr="00921A47">
        <w:trPr>
          <w:tblCellSpacing w:w="15" w:type="dxa"/>
        </w:trPr>
        <w:tc>
          <w:tcPr>
            <w:tcW w:w="0" w:type="auto"/>
            <w:vAlign w:val="center"/>
            <w:hideMark/>
          </w:tcPr>
          <w:p w14:paraId="63802E0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27D5D" w14:textId="77777777" w:rsidR="00921A47" w:rsidRPr="006518C9" w:rsidRDefault="00921A47">
            <w:pPr>
              <w:pStyle w:val="HTMLPreformatted"/>
            </w:pPr>
            <w:r w:rsidRPr="006518C9">
              <w:t>&lt;</w:t>
            </w:r>
            <w:proofErr w:type="spellStart"/>
            <w:r w:rsidRPr="006518C9">
              <w:t>userParam</w:t>
            </w:r>
            <w:proofErr w:type="spellEnd"/>
            <w:r w:rsidRPr="006518C9">
              <w:t xml:space="preserve">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4D847116" w14:textId="77777777" w:rsidR="00921A47" w:rsidRPr="006518C9" w:rsidRDefault="00921A47" w:rsidP="00BC53E5">
      <w:pPr>
        <w:rPr>
          <w:lang w:val="en-US"/>
        </w:rPr>
      </w:pPr>
    </w:p>
    <w:p w14:paraId="6CF32591" w14:textId="77777777" w:rsidR="008B6BE0" w:rsidRPr="006518C9" w:rsidRDefault="00DB3ECF" w:rsidP="00466496">
      <w:pPr>
        <w:pStyle w:val="Heading1"/>
      </w:pPr>
      <w:bookmarkStart w:id="500" w:name="_Ref217199331"/>
      <w:bookmarkStart w:id="501" w:name="_Toc476057278"/>
      <w:r w:rsidRPr="006518C9">
        <w:t>Specific Comments</w:t>
      </w:r>
      <w:r w:rsidR="00627E57" w:rsidRPr="006518C9">
        <w:t xml:space="preserve"> on schema</w:t>
      </w:r>
      <w:bookmarkEnd w:id="500"/>
      <w:bookmarkEnd w:id="501"/>
      <w:r w:rsidRPr="006518C9">
        <w:t xml:space="preserve"> </w:t>
      </w:r>
    </w:p>
    <w:p w14:paraId="46F51DF1"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14:paraId="448A808A" w14:textId="77777777" w:rsidR="004E2415" w:rsidRPr="006518C9" w:rsidRDefault="004E2415" w:rsidP="00187F44">
      <w:pPr>
        <w:jc w:val="both"/>
        <w:rPr>
          <w:lang w:val="en-US"/>
        </w:rPr>
      </w:pPr>
    </w:p>
    <w:p w14:paraId="10720DBF" w14:textId="77777777" w:rsidR="004E1E24" w:rsidRPr="006518C9" w:rsidRDefault="004E1E24" w:rsidP="00071A7F">
      <w:pPr>
        <w:pStyle w:val="Heading2"/>
      </w:pPr>
      <w:bookmarkStart w:id="502" w:name="_Toc295300723"/>
      <w:bookmarkStart w:id="503" w:name="_Toc476057279"/>
      <w:r w:rsidRPr="006518C9">
        <w:t>File extension</w:t>
      </w:r>
      <w:bookmarkEnd w:id="502"/>
      <w:r w:rsidRPr="006518C9">
        <w:t xml:space="preserve"> and compression</w:t>
      </w:r>
      <w:bookmarkEnd w:id="503"/>
    </w:p>
    <w:p w14:paraId="0286032D" w14:textId="77777777" w:rsidR="004E1E24" w:rsidRPr="006518C9" w:rsidRDefault="004E1E24" w:rsidP="00187F44">
      <w:pPr>
        <w:jc w:val="both"/>
        <w:rPr>
          <w:lang w:val="en-US"/>
        </w:rPr>
      </w:pPr>
      <w:r w:rsidRPr="006518C9">
        <w:rPr>
          <w:lang w:val="en-US"/>
        </w:rPr>
        <w:t xml:space="preserve">It is noted that standard file compression algorithms greatly reduce the </w:t>
      </w:r>
      <w:proofErr w:type="spellStart"/>
      <w:r w:rsidRPr="006518C9">
        <w:rPr>
          <w:lang w:val="en-US"/>
        </w:rPr>
        <w:t>mzIdentML</w:t>
      </w:r>
      <w:proofErr w:type="spellEnd"/>
      <w:r w:rsidRPr="006518C9">
        <w:rPr>
          <w:lang w:val="en-US"/>
        </w:rPr>
        <w:t xml:space="preserve"> file sizes, speeding up file transfers and uploads / downloads. It is also noted that software implementing </w:t>
      </w:r>
      <w:proofErr w:type="spellStart"/>
      <w:r w:rsidRPr="006518C9">
        <w:rPr>
          <w:lang w:val="en-US"/>
        </w:rPr>
        <w:t>mzIdentML</w:t>
      </w:r>
      <w:proofErr w:type="spellEnd"/>
      <w:r w:rsidRPr="006518C9">
        <w:rPr>
          <w:lang w:val="en-US"/>
        </w:rPr>
        <w:t xml:space="preserve"> import or export will </w:t>
      </w:r>
      <w:r w:rsidR="007C10E9" w:rsidRPr="006518C9">
        <w:rPr>
          <w:lang w:val="en-US"/>
        </w:rPr>
        <w:t xml:space="preserve">be expected to </w:t>
      </w:r>
      <w:r w:rsidRPr="006518C9">
        <w:rPr>
          <w:lang w:val="en-US"/>
        </w:rPr>
        <w:t xml:space="preserve">benefit in performance from working with compressed </w:t>
      </w:r>
      <w:proofErr w:type="spellStart"/>
      <w:r w:rsidRPr="006518C9">
        <w:rPr>
          <w:lang w:val="en-US"/>
        </w:rPr>
        <w:t>mzIdentML</w:t>
      </w:r>
      <w:proofErr w:type="spellEnd"/>
      <w:r w:rsidRPr="006518C9">
        <w:rPr>
          <w:lang w:val="en-US"/>
        </w:rPr>
        <w:t xml:space="preserve">, since the compression and decompression algorithms are expected to give significant performance gains over disk access times for non-compressed files. As such, it is RECOMMENDED that </w:t>
      </w:r>
      <w:proofErr w:type="spellStart"/>
      <w:r w:rsidRPr="006518C9">
        <w:rPr>
          <w:lang w:val="en-US"/>
        </w:rPr>
        <w:t>mzIdentML</w:t>
      </w:r>
      <w:proofErr w:type="spellEnd"/>
      <w:r w:rsidRPr="006518C9">
        <w:rPr>
          <w:lang w:val="en-US"/>
        </w:rPr>
        <w:t xml:space="preserve"> files are compressed using </w:t>
      </w:r>
      <w:proofErr w:type="spellStart"/>
      <w:r w:rsidRPr="006518C9">
        <w:rPr>
          <w:lang w:val="en-US"/>
        </w:rPr>
        <w:t>gzip</w:t>
      </w:r>
      <w:proofErr w:type="spellEnd"/>
      <w:r w:rsidRPr="006518C9">
        <w:rPr>
          <w:lang w:val="en-US"/>
        </w:rPr>
        <w:t xml:space="preserve"> from all software that exports </w:t>
      </w:r>
      <w:proofErr w:type="spellStart"/>
      <w:r w:rsidRPr="006518C9">
        <w:rPr>
          <w:lang w:val="en-US"/>
        </w:rPr>
        <w:t>mzIdentML</w:t>
      </w:r>
      <w:proofErr w:type="spellEnd"/>
      <w:r w:rsidRPr="006518C9">
        <w:rPr>
          <w:lang w:val="en-US"/>
        </w:rPr>
        <w:t xml:space="preserve"> and software that imports SHOULD be expected to read </w:t>
      </w:r>
      <w:proofErr w:type="spellStart"/>
      <w:r w:rsidRPr="006518C9">
        <w:rPr>
          <w:lang w:val="en-US"/>
        </w:rPr>
        <w:t>gzipped</w:t>
      </w:r>
      <w:proofErr w:type="spellEnd"/>
      <w:r w:rsidRPr="006518C9">
        <w:rPr>
          <w:lang w:val="en-US"/>
        </w:rPr>
        <w:t xml:space="preserve"> files, as well as native (non-compressed) </w:t>
      </w:r>
      <w:proofErr w:type="spellStart"/>
      <w:r w:rsidRPr="006518C9">
        <w:rPr>
          <w:lang w:val="en-US"/>
        </w:rPr>
        <w:t>mzIdentML</w:t>
      </w:r>
      <w:proofErr w:type="spellEnd"/>
      <w:r w:rsidRPr="006518C9">
        <w:rPr>
          <w:lang w:val="en-US"/>
        </w:rPr>
        <w:t xml:space="preserve"> files. The file extension for native </w:t>
      </w:r>
      <w:proofErr w:type="spellStart"/>
      <w:r w:rsidRPr="006518C9">
        <w:rPr>
          <w:lang w:val="en-US"/>
        </w:rPr>
        <w:t>mzIdentML</w:t>
      </w:r>
      <w:proofErr w:type="spellEnd"/>
      <w:r w:rsidRPr="006518C9">
        <w:rPr>
          <w:lang w:val="en-US"/>
        </w:rPr>
        <w:t xml:space="preserve"> files SHOULD be </w:t>
      </w:r>
      <w:proofErr w:type="gramStart"/>
      <w:r w:rsidRPr="006518C9">
        <w:rPr>
          <w:lang w:val="en-US"/>
        </w:rPr>
        <w:t>“.</w:t>
      </w:r>
      <w:proofErr w:type="spellStart"/>
      <w:r w:rsidRPr="006518C9">
        <w:rPr>
          <w:lang w:val="en-US"/>
        </w:rPr>
        <w:t>mzid</w:t>
      </w:r>
      <w:proofErr w:type="spellEnd"/>
      <w:proofErr w:type="gramEnd"/>
      <w:r w:rsidRPr="006518C9">
        <w:rPr>
          <w:lang w:val="en-US"/>
        </w:rPr>
        <w:t>” and for compr</w:t>
      </w:r>
      <w:r w:rsidR="007D57A4" w:rsidRPr="006518C9">
        <w:rPr>
          <w:lang w:val="en-US"/>
        </w:rPr>
        <w:t>essed files SHOULD be “mzid.gz</w:t>
      </w:r>
      <w:r w:rsidRPr="006518C9">
        <w:rPr>
          <w:lang w:val="en-US"/>
        </w:rPr>
        <w:t>”.</w:t>
      </w:r>
    </w:p>
    <w:p w14:paraId="6A347DF5" w14:textId="77777777" w:rsidR="00515462" w:rsidRPr="006518C9" w:rsidRDefault="00515462" w:rsidP="00187F44">
      <w:pPr>
        <w:jc w:val="both"/>
        <w:rPr>
          <w:lang w:val="en-US"/>
        </w:rPr>
      </w:pPr>
    </w:p>
    <w:p w14:paraId="7AD10B13" w14:textId="77777777" w:rsidR="00515462" w:rsidRPr="006518C9" w:rsidRDefault="00515462" w:rsidP="00187F44">
      <w:pPr>
        <w:pStyle w:val="Heading2"/>
        <w:jc w:val="both"/>
      </w:pPr>
      <w:bookmarkStart w:id="504" w:name="_Toc476057280"/>
      <w:r w:rsidRPr="006518C9">
        <w:t>Referencing elements within the document</w:t>
      </w:r>
      <w:bookmarkEnd w:id="504"/>
    </w:p>
    <w:p w14:paraId="40A2DE66"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w:t>
      </w:r>
      <w:proofErr w:type="spellStart"/>
      <w:r w:rsidR="00B3073B" w:rsidRPr="006518C9">
        <w:rPr>
          <w:lang w:val="en-US"/>
        </w:rPr>
        <w:t>elementName</w:t>
      </w:r>
      <w:proofErr w:type="spellEnd"/>
      <w:r w:rsidR="00B3073B" w:rsidRPr="006518C9">
        <w:rPr>
          <w:lang w:val="en-US"/>
        </w:rPr>
        <w:t>]_ref”</w:t>
      </w:r>
      <w:r w:rsidR="00542565" w:rsidRPr="006518C9">
        <w:rPr>
          <w:lang w:val="en-US"/>
        </w:rPr>
        <w:t xml:space="preserve">. The uniqueness of the value in the “id” attribute of elements is validated using </w:t>
      </w:r>
      <w:proofErr w:type="spellStart"/>
      <w:r w:rsidR="00542565" w:rsidRPr="006518C9">
        <w:rPr>
          <w:lang w:val="en-US"/>
        </w:rPr>
        <w:t>xsd:key</w:t>
      </w:r>
      <w:proofErr w:type="spell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 xml:space="preserve">ty of the reference is validated using </w:t>
      </w:r>
      <w:proofErr w:type="spellStart"/>
      <w:proofErr w:type="gramStart"/>
      <w:r w:rsidR="00B3073B" w:rsidRPr="006518C9">
        <w:rPr>
          <w:lang w:val="en-US"/>
        </w:rPr>
        <w:t>xsd:keyref</w:t>
      </w:r>
      <w:proofErr w:type="spellEnd"/>
      <w:proofErr w:type="gramEnd"/>
      <w:r w:rsidR="00821ECC" w:rsidRPr="006518C9">
        <w:rPr>
          <w:lang w:val="en-US"/>
        </w:rPr>
        <w:t>,</w:t>
      </w:r>
      <w:r w:rsidR="00B3073B" w:rsidRPr="006518C9">
        <w:rPr>
          <w:lang w:val="en-US"/>
        </w:rPr>
        <w:t xml:space="preserve"> defined within the schema.</w:t>
      </w:r>
    </w:p>
    <w:p w14:paraId="433ACAB1" w14:textId="77777777" w:rsidR="000E2575" w:rsidRPr="006518C9" w:rsidRDefault="000E2575" w:rsidP="00187F44">
      <w:pPr>
        <w:jc w:val="both"/>
        <w:rPr>
          <w:lang w:val="en-US"/>
        </w:rPr>
      </w:pPr>
    </w:p>
    <w:p w14:paraId="417EC7C2" w14:textId="77777777" w:rsidR="00A35AC6" w:rsidRPr="006518C9" w:rsidRDefault="008636DC" w:rsidP="00187F44">
      <w:pPr>
        <w:pStyle w:val="Heading2"/>
        <w:jc w:val="both"/>
      </w:pPr>
      <w:bookmarkStart w:id="505" w:name="_Toc476057281"/>
      <w:r w:rsidRPr="006518C9">
        <w:lastRenderedPageBreak/>
        <w:t xml:space="preserve">Searches against </w:t>
      </w:r>
      <w:r w:rsidR="00A35AC6" w:rsidRPr="006518C9">
        <w:t>nucleotide sequences</w:t>
      </w:r>
      <w:bookmarkEnd w:id="505"/>
    </w:p>
    <w:p w14:paraId="37C2470D"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proofErr w:type="spellStart"/>
      <w:r w:rsidR="00586B8E" w:rsidRPr="006518C9">
        <w:rPr>
          <w:lang w:val="en-US"/>
        </w:rPr>
        <w:t>DBSequence</w:t>
      </w:r>
      <w:proofErr w:type="spellEnd"/>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the &lt;</w:t>
      </w:r>
      <w:proofErr w:type="spellStart"/>
      <w:r w:rsidR="003E0A83" w:rsidRPr="006518C9">
        <w:rPr>
          <w:lang w:val="en-US"/>
        </w:rPr>
        <w:t>peptideSequence</w:t>
      </w:r>
      <w:proofErr w:type="spellEnd"/>
      <w:r w:rsidR="003E0A83" w:rsidRPr="006518C9">
        <w:rPr>
          <w:lang w:val="en-US"/>
        </w:rPr>
        <w:t xml:space="preserve">&gt; elements SHOULD store the translated amino acid sequences. </w:t>
      </w:r>
      <w:r w:rsidR="00FD292A" w:rsidRPr="006518C9">
        <w:rPr>
          <w:lang w:val="en-US"/>
        </w:rPr>
        <w:t>&lt;</w:t>
      </w:r>
      <w:proofErr w:type="spellStart"/>
      <w:r w:rsidR="00BB3156" w:rsidRPr="006518C9">
        <w:rPr>
          <w:lang w:val="en-US"/>
        </w:rPr>
        <w:t>PeptideEvidence</w:t>
      </w:r>
      <w:proofErr w:type="spellEnd"/>
      <w:r w:rsidR="00FD292A" w:rsidRPr="006518C9">
        <w:rPr>
          <w:lang w:val="en-US"/>
        </w:rPr>
        <w:t>&gt;</w:t>
      </w:r>
      <w:r w:rsidR="00BB3156" w:rsidRPr="006518C9">
        <w:rPr>
          <w:lang w:val="en-US"/>
        </w:rPr>
        <w:t xml:space="preserve"> contains the </w:t>
      </w:r>
      <w:proofErr w:type="spellStart"/>
      <w:r w:rsidR="00BB3156" w:rsidRPr="006518C9">
        <w:rPr>
          <w:i/>
          <w:lang w:val="en-US"/>
        </w:rPr>
        <w:t>DBSequence_Ref</w:t>
      </w:r>
      <w:proofErr w:type="spellEnd"/>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proofErr w:type="spellStart"/>
      <w:r w:rsidR="00BB3156" w:rsidRPr="006518C9">
        <w:rPr>
          <w:i/>
          <w:lang w:val="en-US"/>
        </w:rPr>
        <w:t>TranslationTable_Ref</w:t>
      </w:r>
      <w:proofErr w:type="spellEnd"/>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proofErr w:type="spellStart"/>
      <w:r w:rsidR="00BB3156" w:rsidRPr="006518C9">
        <w:rPr>
          <w:i/>
          <w:lang w:val="en-US"/>
        </w:rPr>
        <w:t>Peptide_Ref</w:t>
      </w:r>
      <w:proofErr w:type="spellEnd"/>
      <w:r w:rsidR="00BB3156" w:rsidRPr="006518C9">
        <w:rPr>
          <w:lang w:val="en-US"/>
        </w:rPr>
        <w:t xml:space="preserve"> is done in </w:t>
      </w:r>
      <w:r w:rsidR="002A255B" w:rsidRPr="006518C9">
        <w:rPr>
          <w:lang w:val="en-US"/>
        </w:rPr>
        <w:t>&lt;</w:t>
      </w:r>
      <w:proofErr w:type="spellStart"/>
      <w:r w:rsidR="00BB3156" w:rsidRPr="006518C9">
        <w:rPr>
          <w:lang w:val="en-US"/>
        </w:rPr>
        <w:t>SpectrumIdentificationItem</w:t>
      </w:r>
      <w:proofErr w:type="spellEnd"/>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proofErr w:type="spellStart"/>
      <w:r w:rsidR="00BB3156" w:rsidRPr="006518C9">
        <w:rPr>
          <w:lang w:val="en-US"/>
        </w:rPr>
        <w:t>PeptideHypothesis</w:t>
      </w:r>
      <w:proofErr w:type="spellEnd"/>
      <w:r w:rsidR="00B67D89" w:rsidRPr="006518C9">
        <w:rPr>
          <w:lang w:val="en-US"/>
        </w:rPr>
        <w:t>&gt;</w:t>
      </w:r>
      <w:r w:rsidR="00BB3156" w:rsidRPr="006518C9">
        <w:rPr>
          <w:lang w:val="en-US"/>
        </w:rPr>
        <w:t xml:space="preserve"> elements referencing </w:t>
      </w:r>
      <w:r w:rsidR="00B67D89" w:rsidRPr="006518C9">
        <w:rPr>
          <w:lang w:val="en-US"/>
        </w:rPr>
        <w:t>&lt;</w:t>
      </w:r>
      <w:proofErr w:type="spellStart"/>
      <w:r w:rsidR="00BB3156" w:rsidRPr="006518C9">
        <w:rPr>
          <w:lang w:val="en-US"/>
        </w:rPr>
        <w:t>PeptideEvidence</w:t>
      </w:r>
      <w:proofErr w:type="spellEnd"/>
      <w:r w:rsidR="00B67D89" w:rsidRPr="006518C9">
        <w:rPr>
          <w:lang w:val="en-US"/>
        </w:rPr>
        <w:t>&gt;</w:t>
      </w:r>
      <w:r w:rsidR="00BB3156" w:rsidRPr="006518C9">
        <w:rPr>
          <w:lang w:val="en-US"/>
        </w:rPr>
        <w:t xml:space="preserve"> elements from </w:t>
      </w:r>
      <w:r w:rsidR="00B67D89" w:rsidRPr="006518C9">
        <w:rPr>
          <w:lang w:val="en-US"/>
        </w:rPr>
        <w:t>&lt;</w:t>
      </w:r>
      <w:proofErr w:type="spellStart"/>
      <w:r w:rsidR="00BB3156" w:rsidRPr="006518C9">
        <w:rPr>
          <w:lang w:val="en-US"/>
        </w:rPr>
        <w:t>SpectrumIdentificationItem</w:t>
      </w:r>
      <w:proofErr w:type="spellEnd"/>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14:paraId="332C94F1" w14:textId="77777777" w:rsidR="00BD4C2D" w:rsidRPr="006518C9" w:rsidRDefault="00BD4C2D" w:rsidP="00187F44">
      <w:pPr>
        <w:jc w:val="both"/>
        <w:rPr>
          <w:lang w:val="en-US"/>
        </w:rPr>
      </w:pPr>
    </w:p>
    <w:p w14:paraId="505AA58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proofErr w:type="spellStart"/>
      <w:r w:rsidRPr="006518C9">
        <w:rPr>
          <w:lang w:val="en-US"/>
        </w:rPr>
        <w:t>SpectrumIdentificationPro</w:t>
      </w:r>
      <w:r w:rsidR="000774F7" w:rsidRPr="006518C9">
        <w:rPr>
          <w:lang w:val="en-US"/>
        </w:rPr>
        <w:t>tocol</w:t>
      </w:r>
      <w:proofErr w:type="spellEnd"/>
      <w:r w:rsidR="00BD4C2D" w:rsidRPr="006518C9">
        <w:rPr>
          <w:lang w:val="en-US"/>
        </w:rPr>
        <w:t>&gt;</w:t>
      </w:r>
      <w:r w:rsidR="000774F7" w:rsidRPr="006518C9">
        <w:rPr>
          <w:lang w:val="en-US"/>
        </w:rPr>
        <w:t xml:space="preserve">, </w:t>
      </w:r>
      <w:r w:rsidR="00BD4C2D" w:rsidRPr="006518C9">
        <w:rPr>
          <w:lang w:val="en-US"/>
        </w:rPr>
        <w:t>&lt;</w:t>
      </w:r>
      <w:proofErr w:type="spellStart"/>
      <w:r w:rsidR="000774F7" w:rsidRPr="006518C9">
        <w:rPr>
          <w:lang w:val="en-US"/>
        </w:rPr>
        <w:t>TranslationTable</w:t>
      </w:r>
      <w:proofErr w:type="spellEnd"/>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408C62C3" w14:textId="77777777" w:rsidR="000774F7" w:rsidRPr="006518C9" w:rsidRDefault="000774F7" w:rsidP="00466496">
      <w:pPr>
        <w:pStyle w:val="HTMLPreformatted"/>
        <w:rPr>
          <w:rStyle w:val="pun"/>
          <w:sz w:val="18"/>
        </w:rPr>
      </w:pPr>
    </w:p>
    <w:p w14:paraId="64B5BA50" w14:textId="77777777" w:rsidR="00F02EA3" w:rsidRPr="006518C9" w:rsidRDefault="00F02EA3" w:rsidP="00466496">
      <w:pPr>
        <w:pStyle w:val="HTMLPreformatted"/>
        <w:rPr>
          <w:rStyle w:val="pun"/>
          <w:sz w:val="16"/>
          <w:szCs w:val="16"/>
        </w:rPr>
      </w:pPr>
      <w:r w:rsidRPr="006518C9">
        <w:rPr>
          <w:rStyle w:val="pun"/>
          <w:sz w:val="16"/>
          <w:szCs w:val="16"/>
        </w:rPr>
        <w:t>&lt;</w:t>
      </w:r>
      <w:proofErr w:type="spellStart"/>
      <w:r w:rsidRPr="006518C9">
        <w:rPr>
          <w:rStyle w:val="pun"/>
          <w:sz w:val="16"/>
          <w:szCs w:val="16"/>
        </w:rPr>
        <w:t>DatabaseTranslation</w:t>
      </w:r>
      <w:proofErr w:type="spellEnd"/>
      <w:r w:rsidRPr="006518C9">
        <w:rPr>
          <w:rStyle w:val="pun"/>
          <w:sz w:val="16"/>
          <w:szCs w:val="16"/>
        </w:rPr>
        <w:t xml:space="preserve"> frames="1 2 3 -1 -2 -3"&gt;</w:t>
      </w:r>
    </w:p>
    <w:p w14:paraId="2AB98959"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id="TT_1" name="Standard"&gt;</w:t>
      </w:r>
    </w:p>
    <w:p w14:paraId="2AD6DF9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value="FFLLSSSSYY**CC*WLLLLPPPPHHQQRRRRIIIMTTTTNNKKSSRRVVVVAAAADDEEGGGG" /&gt;</w:t>
      </w:r>
    </w:p>
    <w:p w14:paraId="104C8F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 /&gt;</w:t>
      </w:r>
    </w:p>
    <w:p w14:paraId="643967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value="http://www.ncbi.nlm.nih.gov/Taxonomy/taxonomyhome.html/index.cgi?chapter=cgencodes#SG1" /&gt;</w:t>
      </w:r>
    </w:p>
    <w:p w14:paraId="09542B11"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7D04E15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id="TT_2" name="Vertebrate Mitochondrial"&gt;</w:t>
      </w:r>
    </w:p>
    <w:p w14:paraId="3F45F9AF"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value="FFLLSSSSYY**CCWWLLLLPPPPHHQQRRRRIIMMTTTTNNKKSS**VVVVAAAADDEEGGGG" /&gt;</w:t>
      </w:r>
    </w:p>
    <w:p w14:paraId="7A888D35"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value="--------------------------------MMMM---------------M------------" /&gt;</w:t>
      </w:r>
    </w:p>
    <w:p w14:paraId="639E13E7"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value="http://www.ncbi.nlm.nih.gov/Taxonomy/taxonomyhome.html/index.cgi?chapter=cgencodes#SG2" /&gt;</w:t>
      </w:r>
    </w:p>
    <w:p w14:paraId="426E6341" w14:textId="77777777" w:rsidR="00B42841"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1FE28264" w14:textId="77777777" w:rsidR="00F02EA3" w:rsidRPr="006518C9" w:rsidRDefault="00F02EA3" w:rsidP="00466496">
      <w:pPr>
        <w:pStyle w:val="HTMLPreformatted"/>
        <w:rPr>
          <w:sz w:val="16"/>
          <w:szCs w:val="16"/>
        </w:rPr>
      </w:pPr>
    </w:p>
    <w:p w14:paraId="4FB0FEA2" w14:textId="77777777" w:rsidR="00B42841" w:rsidRPr="006518C9" w:rsidRDefault="00B42841" w:rsidP="00466496">
      <w:pPr>
        <w:pStyle w:val="HTMLPreformatted"/>
      </w:pPr>
    </w:p>
    <w:p w14:paraId="5425718E"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30"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3B823339" w14:textId="77777777" w:rsidR="00B01B45" w:rsidRPr="006518C9" w:rsidRDefault="00B01B45" w:rsidP="00187F44">
      <w:pPr>
        <w:jc w:val="both"/>
        <w:rPr>
          <w:lang w:val="en-US"/>
        </w:rPr>
      </w:pPr>
    </w:p>
    <w:p w14:paraId="0CF3D4FF"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013EF276" w14:textId="77777777" w:rsidR="00F2154A" w:rsidRPr="006518C9" w:rsidRDefault="00F2154A" w:rsidP="00187F44">
      <w:pPr>
        <w:jc w:val="both"/>
        <w:rPr>
          <w:lang w:val="en-US"/>
        </w:rPr>
      </w:pPr>
    </w:p>
    <w:p w14:paraId="66E858B4"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A9FE84D"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39FC164" w14:textId="77777777" w:rsidR="00F2154A" w:rsidRPr="006518C9" w:rsidRDefault="00F2154A" w:rsidP="00187F44">
      <w:pPr>
        <w:jc w:val="both"/>
        <w:rPr>
          <w:lang w:val="en-US"/>
        </w:rPr>
      </w:pPr>
    </w:p>
    <w:p w14:paraId="02CAF711" w14:textId="77777777" w:rsidR="001431A0" w:rsidRPr="006518C9" w:rsidRDefault="00A35AC6" w:rsidP="00187F44">
      <w:pPr>
        <w:jc w:val="both"/>
        <w:rPr>
          <w:lang w:val="en-US"/>
        </w:rPr>
      </w:pPr>
      <w:r w:rsidRPr="006518C9">
        <w:rPr>
          <w:lang w:val="en-US"/>
        </w:rPr>
        <w:t>The same encoding technique is used to specify start codons. Alphabet names are prefixed with "s" (</w:t>
      </w:r>
      <w:proofErr w:type="gramStart"/>
      <w:r w:rsidRPr="006518C9">
        <w:rPr>
          <w:lang w:val="en-US"/>
        </w:rPr>
        <w:t>e.g.</w:t>
      </w:r>
      <w:proofErr w:type="gramEnd"/>
      <w:r w:rsidRPr="006518C9">
        <w:rPr>
          <w:lang w:val="en-US"/>
        </w:rPr>
        <w:t xml:space="preserve"> </w:t>
      </w:r>
      <w:proofErr w:type="spellStart"/>
      <w:r w:rsidRPr="006518C9">
        <w:rPr>
          <w:lang w:val="en-US"/>
        </w:rPr>
        <w:t>sncbieaa</w:t>
      </w:r>
      <w:proofErr w:type="spellEnd"/>
      <w:r w:rsidRPr="006518C9">
        <w:rPr>
          <w:lang w:val="en-US"/>
        </w:rPr>
        <w:t xml:space="preserve">) to indicate start codon arrays. Each cell of a start codon array contains either the gap code ("-" for </w:t>
      </w:r>
      <w:proofErr w:type="spellStart"/>
      <w:r w:rsidRPr="006518C9">
        <w:rPr>
          <w:lang w:val="en-US"/>
        </w:rPr>
        <w:t>ncbieaa</w:t>
      </w:r>
      <w:proofErr w:type="spellEnd"/>
      <w:r w:rsidRPr="006518C9">
        <w:rPr>
          <w:lang w:val="en-US"/>
        </w:rPr>
        <w:t>)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3F750391" w14:textId="77777777" w:rsidR="001431A0" w:rsidRPr="006518C9" w:rsidRDefault="001431A0" w:rsidP="00187F44">
      <w:pPr>
        <w:jc w:val="both"/>
        <w:rPr>
          <w:lang w:val="en-US"/>
        </w:rPr>
      </w:pPr>
    </w:p>
    <w:p w14:paraId="0716BAF5"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proofErr w:type="spellStart"/>
      <w:r w:rsidRPr="006518C9">
        <w:rPr>
          <w:lang w:val="en-US"/>
        </w:rPr>
        <w:t>PeptideEvidence</w:t>
      </w:r>
      <w:proofErr w:type="spellEnd"/>
      <w:r w:rsidR="007407C6" w:rsidRPr="006518C9">
        <w:rPr>
          <w:lang w:val="en-US"/>
        </w:rPr>
        <w:t>&gt; element</w:t>
      </w:r>
      <w:r w:rsidRPr="006518C9">
        <w:rPr>
          <w:lang w:val="en-US"/>
        </w:rPr>
        <w:t>:</w:t>
      </w:r>
    </w:p>
    <w:p w14:paraId="0E0EF4FD"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TranslationTable_ref</w:t>
      </w:r>
      <w:proofErr w:type="spellEnd"/>
      <w:r w:rsidRPr="006518C9">
        <w:rPr>
          <w:rFonts w:ascii="Courier New" w:hAnsi="Courier New" w:cs="Courier New"/>
          <w:sz w:val="16"/>
          <w:szCs w:val="16"/>
          <w:lang w:val="en-US"/>
        </w:rPr>
        <w:t>="</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6ED95949" w14:textId="77777777" w:rsidR="00A35AC6" w:rsidRPr="006518C9" w:rsidRDefault="00A35AC6" w:rsidP="00466496">
      <w:pPr>
        <w:rPr>
          <w:lang w:val="en-US"/>
        </w:rPr>
      </w:pPr>
    </w:p>
    <w:p w14:paraId="23433B62" w14:textId="77777777" w:rsidR="0007285B" w:rsidRPr="006518C9" w:rsidRDefault="0007285B" w:rsidP="00466496">
      <w:pPr>
        <w:pStyle w:val="Heading2"/>
      </w:pPr>
      <w:bookmarkStart w:id="506" w:name="_Ref217103909"/>
      <w:bookmarkStart w:id="507" w:name="_Toc476057282"/>
      <w:r w:rsidRPr="006518C9">
        <w:t xml:space="preserve">Reporting </w:t>
      </w:r>
      <w:bookmarkEnd w:id="506"/>
      <w:r w:rsidR="00D96678" w:rsidRPr="006518C9">
        <w:t>peptide and protein identifications passing a significance threshold</w:t>
      </w:r>
      <w:bookmarkEnd w:id="507"/>
    </w:p>
    <w:p w14:paraId="6549EDCC" w14:textId="77777777" w:rsidR="00402014" w:rsidRPr="006518C9" w:rsidRDefault="00402014" w:rsidP="00187F44">
      <w:pPr>
        <w:jc w:val="both"/>
        <w:rPr>
          <w:lang w:val="en-US"/>
        </w:rPr>
      </w:pPr>
      <w:r w:rsidRPr="006518C9">
        <w:rPr>
          <w:lang w:val="en-US"/>
        </w:rPr>
        <w:t>The elements &lt;</w:t>
      </w:r>
      <w:proofErr w:type="spellStart"/>
      <w:r w:rsidRPr="006518C9">
        <w:rPr>
          <w:lang w:val="en-US"/>
        </w:rPr>
        <w:t>SpectrumIdentificationItem</w:t>
      </w:r>
      <w:proofErr w:type="spellEnd"/>
      <w:r w:rsidRPr="006518C9">
        <w:rPr>
          <w:lang w:val="en-US"/>
        </w:rPr>
        <w:t>&gt; and &lt;</w:t>
      </w:r>
      <w:proofErr w:type="spellStart"/>
      <w:r w:rsidRPr="006518C9">
        <w:rPr>
          <w:lang w:val="en-US"/>
        </w:rPr>
        <w:t>ProteinDetectionHypothesis</w:t>
      </w:r>
      <w:proofErr w:type="spellEnd"/>
      <w:r w:rsidRPr="006518C9">
        <w:rPr>
          <w:lang w:val="en-US"/>
        </w:rPr>
        <w:t>&gt; have a</w:t>
      </w:r>
      <w:r w:rsidR="00C5015C" w:rsidRPr="006518C9">
        <w:rPr>
          <w:lang w:val="en-US"/>
        </w:rPr>
        <w:t xml:space="preserve"> mandatory</w:t>
      </w:r>
      <w:r w:rsidRPr="006518C9">
        <w:rPr>
          <w:lang w:val="en-US"/>
        </w:rPr>
        <w:t xml:space="preserve"> Boolean attribute </w:t>
      </w:r>
      <w:proofErr w:type="spellStart"/>
      <w:r w:rsidRPr="006518C9">
        <w:rPr>
          <w:i/>
          <w:lang w:val="en-US"/>
        </w:rPr>
        <w:t>passThreshold</w:t>
      </w:r>
      <w:proofErr w:type="spellEnd"/>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w:t>
      </w:r>
      <w:proofErr w:type="spellStart"/>
      <w:r w:rsidRPr="006518C9">
        <w:rPr>
          <w:lang w:val="en-US"/>
        </w:rPr>
        <w:t>cvParam</w:t>
      </w:r>
      <w:proofErr w:type="spellEnd"/>
      <w:r w:rsidRPr="006518C9">
        <w:rPr>
          <w:lang w:val="en-US"/>
        </w:rPr>
        <w:t>&gt; within &lt;</w:t>
      </w:r>
      <w:proofErr w:type="spellStart"/>
      <w:r w:rsidRPr="006518C9">
        <w:rPr>
          <w:lang w:val="en-US"/>
        </w:rPr>
        <w:t>SpectrumDetectionProtocol</w:t>
      </w:r>
      <w:proofErr w:type="spellEnd"/>
      <w:r w:rsidRPr="006518C9">
        <w:rPr>
          <w:lang w:val="en-US"/>
        </w:rPr>
        <w:t>&gt; or &lt;</w:t>
      </w:r>
      <w:proofErr w:type="spellStart"/>
      <w:r w:rsidRPr="006518C9">
        <w:rPr>
          <w:lang w:val="en-US"/>
        </w:rPr>
        <w:t>ProteinDetectionProtocol</w:t>
      </w:r>
      <w:proofErr w:type="spellEnd"/>
      <w:r w:rsidRPr="006518C9">
        <w:rPr>
          <w:lang w:val="en-US"/>
        </w:rPr>
        <w:t xml:space="preserve">&gt; </w:t>
      </w:r>
      <w:r w:rsidR="00A22358" w:rsidRPr="006518C9">
        <w:rPr>
          <w:lang w:val="en-US"/>
        </w:rPr>
        <w:t xml:space="preserve">as follows. If the file producer does not want to indicate that a threshold has been set, all identifications MUST have </w:t>
      </w:r>
      <w:proofErr w:type="spellStart"/>
      <w:r w:rsidR="00A22358" w:rsidRPr="006518C9">
        <w:rPr>
          <w:lang w:val="en-US"/>
        </w:rPr>
        <w:t>passThreshold</w:t>
      </w:r>
      <w:proofErr w:type="spellEnd"/>
      <w:r w:rsidR="00A22358" w:rsidRPr="006518C9">
        <w:rPr>
          <w:lang w:val="en-US"/>
        </w:rPr>
        <w:t xml:space="preserve">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034AB16" w14:textId="77777777" w:rsidR="006D62A8" w:rsidRPr="006518C9" w:rsidRDefault="006D62A8" w:rsidP="00466496">
      <w:pPr>
        <w:rPr>
          <w:lang w:val="en-US"/>
        </w:rPr>
      </w:pPr>
    </w:p>
    <w:p w14:paraId="5F944E1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w:t>
      </w:r>
      <w:proofErr w:type="spellStart"/>
      <w:r w:rsidRPr="006518C9">
        <w:rPr>
          <w:rFonts w:ascii="Courier New" w:hAnsi="Courier New" w:cs="Courier New"/>
          <w:sz w:val="16"/>
          <w:szCs w:val="16"/>
          <w:lang w:val="en-US"/>
        </w:rPr>
        <w:t>SpectrumIdentificationProtocol</w:t>
      </w:r>
      <w:proofErr w:type="spellEnd"/>
      <w:r w:rsidRPr="006518C9">
        <w:rPr>
          <w:rFonts w:ascii="Courier New" w:hAnsi="Courier New" w:cs="Courier New"/>
          <w:sz w:val="16"/>
          <w:szCs w:val="16"/>
          <w:lang w:val="en-US"/>
        </w:rPr>
        <w:t xml:space="preserve"> id="SIP" </w:t>
      </w:r>
      <w:proofErr w:type="spellStart"/>
      <w:r w:rsidRPr="006518C9">
        <w:rPr>
          <w:rFonts w:ascii="Courier New" w:hAnsi="Courier New" w:cs="Courier New"/>
          <w:sz w:val="16"/>
          <w:szCs w:val="16"/>
          <w:lang w:val="en-US"/>
        </w:rPr>
        <w:t>AnalysisSoftware_ref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AS_mascot_server</w:t>
      </w:r>
      <w:proofErr w:type="spellEnd"/>
      <w:r w:rsidRPr="006518C9">
        <w:rPr>
          <w:rFonts w:ascii="Courier New" w:hAnsi="Courier New" w:cs="Courier New"/>
          <w:sz w:val="16"/>
          <w:szCs w:val="16"/>
          <w:lang w:val="en-US"/>
        </w:rPr>
        <w:t>"&gt;</w:t>
      </w:r>
    </w:p>
    <w:p w14:paraId="5785E103"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4616238E"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proofErr w:type="gramStart"/>
      <w:r w:rsidRPr="006518C9">
        <w:rPr>
          <w:rFonts w:ascii="Courier New" w:hAnsi="Courier New" w:cs="Courier New"/>
          <w:sz w:val="16"/>
          <w:szCs w:val="16"/>
          <w:lang w:val="en-US"/>
        </w:rPr>
        <w:t>mascot:SigThreshold</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r w:rsidRPr="006518C9">
        <w:rPr>
          <w:rFonts w:ascii="Courier New" w:hAnsi="Courier New" w:cs="Courier New"/>
          <w:sz w:val="16"/>
          <w:szCs w:val="16"/>
          <w:lang w:val="en-US"/>
        </w:rPr>
        <w:br/>
        <w:t xml:space="preserve">   &lt;/Threshold&gt;</w:t>
      </w:r>
    </w:p>
    <w:p w14:paraId="5A5ED4E7" w14:textId="77777777" w:rsidR="00402014" w:rsidRPr="006518C9" w:rsidRDefault="00402014" w:rsidP="00466496">
      <w:pPr>
        <w:rPr>
          <w:lang w:val="en-US"/>
        </w:rPr>
      </w:pPr>
    </w:p>
    <w:p w14:paraId="031A855A" w14:textId="77777777" w:rsidR="00054A1E" w:rsidRPr="006518C9" w:rsidRDefault="00054A1E" w:rsidP="00466496">
      <w:pPr>
        <w:rPr>
          <w:lang w:val="en-US"/>
        </w:rPr>
      </w:pPr>
    </w:p>
    <w:p w14:paraId="2B7A829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ProteinDetectionProtocol</w:t>
      </w:r>
      <w:proofErr w:type="spellEnd"/>
      <w:r w:rsidRPr="006518C9">
        <w:rPr>
          <w:rFonts w:ascii="Courier New" w:hAnsi="Courier New" w:cs="Courier New"/>
          <w:sz w:val="16"/>
          <w:szCs w:val="16"/>
          <w:lang w:val="en-US"/>
        </w:rPr>
        <w:t xml:space="preserve"> id="PDP_MascotParser_1</w:t>
      </w:r>
      <w:proofErr w:type="gramStart"/>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AnalysisSoftware</w:t>
      </w:r>
      <w:proofErr w:type="gramEnd"/>
      <w:r w:rsidRPr="006518C9">
        <w:rPr>
          <w:rFonts w:ascii="Courier New" w:hAnsi="Courier New" w:cs="Courier New"/>
          <w:sz w:val="16"/>
          <w:szCs w:val="16"/>
          <w:lang w:val="en-US"/>
        </w:rPr>
        <w:t>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AS_mascot_parser</w:t>
      </w:r>
      <w:proofErr w:type="spellEnd"/>
      <w:r w:rsidRPr="006518C9">
        <w:rPr>
          <w:rFonts w:ascii="Courier New" w:hAnsi="Courier New" w:cs="Courier New"/>
          <w:sz w:val="16"/>
          <w:szCs w:val="16"/>
          <w:lang w:val="en-US"/>
        </w:rPr>
        <w:t xml:space="preserve">"&gt;  </w:t>
      </w:r>
    </w:p>
    <w:p w14:paraId="15F0E434"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56F6758"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2DDC8D9C"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proofErr w:type="gramStart"/>
      <w:r w:rsidRPr="006518C9">
        <w:rPr>
          <w:rFonts w:ascii="Courier New" w:hAnsi="Courier New" w:cs="Courier New"/>
          <w:sz w:val="16"/>
          <w:szCs w:val="16"/>
          <w:lang w:val="en-US"/>
        </w:rPr>
        <w:t>mascot:SigThreshold</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p>
    <w:p w14:paraId="01317011"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60A50036" w14:textId="77777777" w:rsidR="003A6967" w:rsidRPr="006518C9" w:rsidRDefault="003A6967" w:rsidP="00466496">
      <w:pPr>
        <w:rPr>
          <w:rFonts w:ascii="Courier New" w:hAnsi="Courier New" w:cs="Courier New"/>
          <w:sz w:val="16"/>
          <w:szCs w:val="16"/>
          <w:lang w:val="en-US"/>
        </w:rPr>
      </w:pPr>
    </w:p>
    <w:p w14:paraId="3505EEC3"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3FA5774C" w14:textId="77777777" w:rsidR="003A6967" w:rsidRPr="006518C9" w:rsidRDefault="003A6967" w:rsidP="00187F44">
      <w:pPr>
        <w:jc w:val="both"/>
        <w:rPr>
          <w:lang w:val="en-US"/>
        </w:rPr>
      </w:pPr>
      <w:r w:rsidRPr="006518C9">
        <w:rPr>
          <w:lang w:val="en-US"/>
        </w:rPr>
        <w:t>The reporting of significance thresholds at the PSM and peptide level (</w:t>
      </w:r>
      <w:proofErr w:type="spellStart"/>
      <w:r w:rsidRPr="006518C9">
        <w:rPr>
          <w:lang w:val="en-US"/>
        </w:rPr>
        <w:t>mzIdentML</w:t>
      </w:r>
      <w:proofErr w:type="spellEnd"/>
      <w:r w:rsidRPr="006518C9">
        <w:rPr>
          <w:lang w:val="en-US"/>
        </w:rPr>
        <w:t xml:space="preserve"> 1.2) is explained in section 5.3.3. Reporting of threshold for modification position (also </w:t>
      </w:r>
      <w:proofErr w:type="spellStart"/>
      <w:r w:rsidRPr="006518C9">
        <w:rPr>
          <w:lang w:val="en-US"/>
        </w:rPr>
        <w:t>mzIdentML</w:t>
      </w:r>
      <w:proofErr w:type="spellEnd"/>
      <w:r w:rsidRPr="006518C9">
        <w:rPr>
          <w:lang w:val="en-US"/>
        </w:rPr>
        <w:t xml:space="preserve"> 1.2) is explained in section 5.3.4.</w:t>
      </w:r>
    </w:p>
    <w:p w14:paraId="49DE6AE3" w14:textId="77777777" w:rsidR="00F02EA3" w:rsidRPr="006518C9" w:rsidRDefault="000A6662" w:rsidP="00187F44">
      <w:pPr>
        <w:jc w:val="both"/>
        <w:rPr>
          <w:lang w:val="en-US"/>
        </w:rPr>
      </w:pPr>
      <w:r w:rsidRPr="006518C9">
        <w:rPr>
          <w:lang w:val="en-US"/>
        </w:rPr>
        <w:tab/>
      </w:r>
    </w:p>
    <w:p w14:paraId="74B75CDB" w14:textId="77777777" w:rsidR="00A35AC6" w:rsidRPr="006518C9" w:rsidRDefault="007A1823" w:rsidP="00187F44">
      <w:pPr>
        <w:pStyle w:val="Heading2"/>
        <w:jc w:val="both"/>
      </w:pPr>
      <w:bookmarkStart w:id="508" w:name="_Ref211669116"/>
      <w:bookmarkStart w:id="509"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508"/>
      <w:bookmarkEnd w:id="509"/>
    </w:p>
    <w:p w14:paraId="397227F5" w14:textId="77777777" w:rsidR="00DF5749" w:rsidRPr="006518C9" w:rsidRDefault="006D41B9" w:rsidP="00187F44">
      <w:pPr>
        <w:jc w:val="both"/>
        <w:rPr>
          <w:lang w:val="en-US"/>
        </w:rPr>
      </w:pPr>
      <w:proofErr w:type="spellStart"/>
      <w:r w:rsidRPr="006518C9">
        <w:rPr>
          <w:lang w:val="en-US"/>
        </w:rPr>
        <w:t>mzIdentML</w:t>
      </w:r>
      <w:proofErr w:type="spell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A &lt;</w:t>
      </w:r>
      <w:proofErr w:type="spellStart"/>
      <w:r w:rsidR="00DF5749" w:rsidRPr="006518C9">
        <w:rPr>
          <w:lang w:val="en-US"/>
        </w:rPr>
        <w:t>SpectrumIdentificationItem</w:t>
      </w:r>
      <w:proofErr w:type="spellEnd"/>
      <w:r w:rsidR="00DF5749" w:rsidRPr="006518C9">
        <w:rPr>
          <w:lang w:val="en-US"/>
        </w:rPr>
        <w:t xml:space="preserve">&gt; can be marked as matching a decoy peptide using the </w:t>
      </w:r>
      <w:proofErr w:type="spellStart"/>
      <w:r w:rsidR="00DF5749" w:rsidRPr="006518C9">
        <w:rPr>
          <w:i/>
          <w:lang w:val="en-US"/>
        </w:rPr>
        <w:t>isDecoy</w:t>
      </w:r>
      <w:proofErr w:type="spellEnd"/>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w:t>
      </w:r>
      <w:proofErr w:type="spellStart"/>
      <w:r w:rsidR="00DF5749" w:rsidRPr="006518C9">
        <w:rPr>
          <w:lang w:val="en-US"/>
        </w:rPr>
        <w:t>PeptideEvidence</w:t>
      </w:r>
      <w:proofErr w:type="spellEnd"/>
      <w:r w:rsidR="00DF5749" w:rsidRPr="006518C9">
        <w:rPr>
          <w:lang w:val="en-US"/>
        </w:rPr>
        <w:t xml:space="preserve">&gt; element, thus allowing the false discovery rate to be calculated across an entire file. The </w:t>
      </w:r>
      <w:proofErr w:type="spellStart"/>
      <w:r w:rsidR="00DF5749" w:rsidRPr="006518C9">
        <w:rPr>
          <w:i/>
          <w:lang w:val="en-US"/>
        </w:rPr>
        <w:t>DBSequence_Ref</w:t>
      </w:r>
      <w:proofErr w:type="spellEnd"/>
      <w:r w:rsidR="00DF5749" w:rsidRPr="006518C9">
        <w:rPr>
          <w:lang w:val="en-US"/>
        </w:rPr>
        <w:t xml:space="preserve"> references the decoy protein record.</w:t>
      </w:r>
    </w:p>
    <w:p w14:paraId="6B73B925" w14:textId="77777777" w:rsidR="00390386" w:rsidRPr="006518C9" w:rsidRDefault="00390386" w:rsidP="00187F44">
      <w:pPr>
        <w:jc w:val="both"/>
        <w:rPr>
          <w:lang w:val="en-US"/>
        </w:rPr>
      </w:pPr>
    </w:p>
    <w:p w14:paraId="5192A3CC"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proofErr w:type="spellStart"/>
      <w:r w:rsidR="006D41B9" w:rsidRPr="006518C9">
        <w:rPr>
          <w:lang w:val="en-US"/>
        </w:rPr>
        <w:t>mzIdentML</w:t>
      </w:r>
      <w:proofErr w:type="spellEnd"/>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01A29D8F" w14:textId="77777777" w:rsidR="00943B65" w:rsidRPr="006518C9" w:rsidRDefault="00943B65" w:rsidP="00466496">
      <w:pPr>
        <w:rPr>
          <w:lang w:val="en-US"/>
        </w:rPr>
      </w:pPr>
    </w:p>
    <w:p w14:paraId="56831F42"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 xml:space="preserve"> location="/</w:t>
      </w:r>
      <w:proofErr w:type="spellStart"/>
      <w:r w:rsidRPr="006518C9">
        <w:rPr>
          <w:rFonts w:ascii="Courier New" w:hAnsi="Courier New" w:cs="Courier New"/>
          <w:sz w:val="16"/>
          <w:szCs w:val="16"/>
          <w:lang w:val="en-US"/>
        </w:rPr>
        <w:t>localdirectory</w:t>
      </w:r>
      <w:proofErr w:type="spellEnd"/>
      <w:r w:rsidRPr="006518C9">
        <w:rPr>
          <w:rFonts w:ascii="Courier New" w:hAnsi="Courier New" w:cs="Courier New"/>
          <w:sz w:val="16"/>
          <w:szCs w:val="16"/>
          <w:lang w:val="en-US"/>
        </w:rPr>
        <w:t xml:space="preserve">/18.E_coli_K12_edit.fasta" id="K12_nosignal" name="K12" </w:t>
      </w:r>
      <w:proofErr w:type="spellStart"/>
      <w:r w:rsidRPr="006518C9">
        <w:rPr>
          <w:rFonts w:ascii="Courier New" w:hAnsi="Courier New" w:cs="Courier New"/>
          <w:sz w:val="16"/>
          <w:szCs w:val="16"/>
          <w:lang w:val="en-US"/>
        </w:rPr>
        <w:t>numDatabaseSequences</w:t>
      </w:r>
      <w:proofErr w:type="spellEnd"/>
      <w:r w:rsidRPr="006518C9">
        <w:rPr>
          <w:rFonts w:ascii="Courier New" w:hAnsi="Courier New" w:cs="Courier New"/>
          <w:sz w:val="16"/>
          <w:szCs w:val="16"/>
          <w:lang w:val="en-US"/>
        </w:rPr>
        <w:t xml:space="preserve">="9376" </w:t>
      </w:r>
      <w:proofErr w:type="spellStart"/>
      <w:r w:rsidRPr="006518C9">
        <w:rPr>
          <w:rFonts w:ascii="Courier New" w:hAnsi="Courier New" w:cs="Courier New"/>
          <w:sz w:val="16"/>
          <w:szCs w:val="16"/>
          <w:lang w:val="en-US"/>
        </w:rPr>
        <w:t>releaseDate</w:t>
      </w:r>
      <w:proofErr w:type="spellEnd"/>
      <w:r w:rsidRPr="006518C9">
        <w:rPr>
          <w:rFonts w:ascii="Courier New" w:hAnsi="Courier New" w:cs="Courier New"/>
          <w:sz w:val="16"/>
          <w:szCs w:val="16"/>
          <w:lang w:val="en-US"/>
        </w:rPr>
        <w:t>="01-2008-08-2008" version="1.0" &gt;</w:t>
      </w:r>
    </w:p>
    <w:p w14:paraId="7F531C8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327ABF3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accession="MS:1001348" name="FASTA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A0655CE"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50169BD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0E65AFC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userParam</w:t>
      </w:r>
      <w:proofErr w:type="spellEnd"/>
      <w:r w:rsidRPr="006518C9">
        <w:rPr>
          <w:rFonts w:ascii="Courier New" w:hAnsi="Courier New" w:cs="Courier New"/>
          <w:sz w:val="16"/>
          <w:szCs w:val="16"/>
          <w:lang w:val="en-US"/>
        </w:rPr>
        <w:t xml:space="preserve"> name="</w:t>
      </w:r>
      <w:proofErr w:type="gramStart"/>
      <w:r w:rsidRPr="006518C9">
        <w:rPr>
          <w:rFonts w:ascii="Courier New" w:hAnsi="Courier New" w:cs="Courier New"/>
          <w:sz w:val="16"/>
          <w:szCs w:val="16"/>
          <w:lang w:val="en-US"/>
        </w:rPr>
        <w:t>18.E</w:t>
      </w:r>
      <w:proofErr w:type="gramEnd"/>
      <w:r w:rsidRPr="006518C9">
        <w:rPr>
          <w:rFonts w:ascii="Courier New" w:hAnsi="Courier New" w:cs="Courier New"/>
          <w:sz w:val="16"/>
          <w:szCs w:val="16"/>
          <w:lang w:val="en-US"/>
        </w:rPr>
        <w:t>_coli_K12_edit.fasta" /&gt;</w:t>
      </w:r>
    </w:p>
    <w:p w14:paraId="6E14ED88"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33E979D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accession="MS:1001197" name="</w:t>
      </w:r>
      <w:r w:rsidRPr="006518C9">
        <w:rPr>
          <w:rFonts w:ascii="Courier New" w:hAnsi="Courier New" w:cs="Courier New"/>
          <w:b/>
          <w:sz w:val="16"/>
          <w:szCs w:val="16"/>
          <w:lang w:val="en-US"/>
        </w:rPr>
        <w:t xml:space="preserve">DB composition </w:t>
      </w:r>
      <w:proofErr w:type="spellStart"/>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1EF4C5B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accession="MS:1001283" name="</w:t>
      </w:r>
      <w:r w:rsidRPr="006518C9">
        <w:rPr>
          <w:rFonts w:ascii="Courier New" w:hAnsi="Courier New" w:cs="Courier New"/>
          <w:b/>
          <w:sz w:val="16"/>
          <w:szCs w:val="16"/>
          <w:lang w:val="en-US"/>
        </w:rPr>
        <w:t xml:space="preserve">decoy DB accession </w:t>
      </w:r>
      <w:proofErr w:type="spellStart"/>
      <w:r w:rsidRPr="006518C9">
        <w:rPr>
          <w:rFonts w:ascii="Courier New" w:hAnsi="Courier New" w:cs="Courier New"/>
          <w:b/>
          <w:sz w:val="16"/>
          <w:szCs w:val="16"/>
          <w:lang w:val="en-US"/>
        </w:rPr>
        <w:t>regexp</w:t>
      </w:r>
      <w:proofErr w:type="spellEnd"/>
      <w:r w:rsidRPr="006518C9">
        <w:rPr>
          <w:rFonts w:ascii="Courier New" w:hAnsi="Courier New" w:cs="Courier New"/>
          <w:sz w:val="16"/>
          <w:szCs w:val="16"/>
          <w:lang w:val="en-US"/>
        </w:rPr>
        <w:t>" value="</w:t>
      </w:r>
      <w:proofErr w:type="spellStart"/>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F51BA5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6D65C882"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&gt;</w:t>
      </w:r>
    </w:p>
    <w:p w14:paraId="74CA1291" w14:textId="77777777" w:rsidR="003225C0" w:rsidRPr="006518C9" w:rsidRDefault="003225C0" w:rsidP="00466496">
      <w:pPr>
        <w:rPr>
          <w:lang w:val="en-US"/>
        </w:rPr>
      </w:pPr>
    </w:p>
    <w:p w14:paraId="073741E2"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passThreshold</w:t>
      </w:r>
      <w:proofErr w:type="spellEnd"/>
      <w:r w:rsidRPr="006518C9">
        <w:rPr>
          <w:rFonts w:ascii="Courier New" w:hAnsi="Courier New" w:cs="Courier New"/>
          <w:sz w:val="16"/>
          <w:szCs w:val="16"/>
          <w:lang w:val="en-US"/>
        </w:rPr>
        <w:t>="false" rank="1"</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w:t>
      </w:r>
      <w:proofErr w:type="gramStart"/>
      <w:r w:rsidRPr="006518C9">
        <w:rPr>
          <w:rFonts w:ascii="Courier New" w:hAnsi="Courier New" w:cs="Courier New"/>
          <w:sz w:val="16"/>
          <w:szCs w:val="16"/>
          <w:lang w:val="en-US"/>
        </w:rPr>
        <w:t>403;_</w:t>
      </w:r>
      <w:proofErr w:type="gramEnd"/>
      <w:r w:rsidRPr="006518C9">
        <w:rPr>
          <w:rFonts w:ascii="Courier New" w:hAnsi="Courier New" w:cs="Courier New"/>
          <w:sz w:val="16"/>
          <w:szCs w:val="16"/>
          <w:lang w:val="en-US"/>
        </w:rPr>
        <w:t>"</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experimentalMassToCharge</w:t>
      </w:r>
      <w:proofErr w:type="spellEnd"/>
      <w:r w:rsidRPr="006518C9">
        <w:rPr>
          <w:rFonts w:ascii="Courier New" w:hAnsi="Courier New" w:cs="Courier New"/>
          <w:sz w:val="16"/>
          <w:szCs w:val="16"/>
          <w:lang w:val="en-US"/>
        </w:rPr>
        <w:t xml:space="preserve">="1448.756" </w:t>
      </w:r>
      <w:proofErr w:type="spellStart"/>
      <w:r w:rsidRPr="006518C9">
        <w:rPr>
          <w:rFonts w:ascii="Courier New" w:hAnsi="Courier New" w:cs="Courier New"/>
          <w:sz w:val="16"/>
          <w:szCs w:val="16"/>
          <w:lang w:val="en-US"/>
        </w:rPr>
        <w:t>chargeState</w:t>
      </w:r>
      <w:proofErr w:type="spellEnd"/>
      <w:r w:rsidRPr="006518C9">
        <w:rPr>
          <w:rFonts w:ascii="Courier New" w:hAnsi="Courier New" w:cs="Courier New"/>
          <w:sz w:val="16"/>
          <w:szCs w:val="16"/>
          <w:lang w:val="en-US"/>
        </w:rPr>
        <w:t>="2" id="SII_6_1"&gt;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PeptideEvidenceRef</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peptideEvidence_ref</w:t>
      </w:r>
      <w:proofErr w:type="spellEnd"/>
      <w:r w:rsidRPr="006518C9">
        <w:rPr>
          <w:rFonts w:ascii="Courier New" w:hAnsi="Courier New" w:cs="Courier New"/>
          <w:sz w:val="16"/>
          <w:szCs w:val="16"/>
          <w:lang w:val="en-US"/>
        </w:rPr>
        <w:t>="PE6_2_4"/&gt;</w:t>
      </w:r>
    </w:p>
    <w:p w14:paraId="6DE742A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isDecoy</w:t>
      </w:r>
      <w:proofErr w:type="spellEnd"/>
      <w:r w:rsidRPr="006518C9">
        <w:rPr>
          <w:rFonts w:ascii="Courier New" w:hAnsi="Courier New" w:cs="Courier New"/>
          <w:sz w:val="16"/>
          <w:szCs w:val="16"/>
          <w:lang w:val="en-US"/>
        </w:rPr>
        <w:t>="true" post="D" pre="K" end="404"</w:t>
      </w:r>
      <w:r w:rsidRPr="006518C9">
        <w:rPr>
          <w:rFonts w:ascii="Courier New" w:hAnsi="Courier New" w:cs="Courier New"/>
          <w:sz w:val="16"/>
          <w:szCs w:val="16"/>
          <w:lang w:val="en-US"/>
        </w:rPr>
        <w:br/>
        <w:t xml:space="preserve">                start="392"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w:t>
      </w:r>
      <w:proofErr w:type="gramStart"/>
      <w:r w:rsidRPr="006518C9">
        <w:rPr>
          <w:rFonts w:ascii="Courier New" w:hAnsi="Courier New" w:cs="Courier New"/>
          <w:sz w:val="16"/>
          <w:szCs w:val="16"/>
          <w:lang w:val="en-US"/>
        </w:rPr>
        <w:t>403;_</w:t>
      </w:r>
      <w:proofErr w:type="gramEnd"/>
      <w:r w:rsidRPr="006518C9">
        <w:rPr>
          <w:rFonts w:ascii="Courier New" w:hAnsi="Courier New" w:cs="Courier New"/>
          <w:sz w:val="16"/>
          <w:szCs w:val="16"/>
          <w:lang w:val="en-US"/>
        </w:rPr>
        <w:t>"</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dBSequence_ref</w:t>
      </w:r>
      <w:proofErr w:type="spellEnd"/>
      <w:r w:rsidRPr="006518C9">
        <w:rPr>
          <w:rFonts w:ascii="Courier New" w:hAnsi="Courier New" w:cs="Courier New"/>
          <w:sz w:val="16"/>
          <w:szCs w:val="16"/>
          <w:lang w:val="en-US"/>
        </w:rPr>
        <w:t>="dbseq_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5BF512C7"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accession="MS:1001329" name="</w:t>
      </w:r>
      <w:proofErr w:type="spellStart"/>
      <w:proofErr w:type="gramStart"/>
      <w:r w:rsidRPr="006518C9">
        <w:rPr>
          <w:rFonts w:ascii="Courier New" w:hAnsi="Courier New" w:cs="Courier New"/>
          <w:sz w:val="16"/>
          <w:szCs w:val="16"/>
          <w:lang w:val="en-US"/>
        </w:rPr>
        <w:t>OMSSA:pvalue</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value="0.00073351" /&gt;</w:t>
      </w:r>
    </w:p>
    <w:p w14:paraId="63DE3DEC" w14:textId="77777777" w:rsidR="008D329F" w:rsidRPr="006518C9" w:rsidRDefault="008D329F" w:rsidP="00466496">
      <w:pPr>
        <w:rPr>
          <w:rFonts w:ascii="Courier New" w:hAnsi="Courier New" w:cs="Courier New"/>
          <w:sz w:val="16"/>
          <w:szCs w:val="16"/>
          <w:lang w:val="en-US"/>
        </w:rPr>
      </w:pPr>
    </w:p>
    <w:p w14:paraId="5FFA7A92"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73D2C33" w14:textId="77777777" w:rsidR="008D329F" w:rsidRPr="006518C9" w:rsidRDefault="008D329F" w:rsidP="00466496">
      <w:pPr>
        <w:rPr>
          <w:rFonts w:ascii="Courier New" w:hAnsi="Courier New" w:cs="Courier New"/>
          <w:sz w:val="16"/>
          <w:szCs w:val="16"/>
          <w:lang w:val="en-US"/>
        </w:rPr>
      </w:pPr>
    </w:p>
    <w:p w14:paraId="70D56F59"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&gt;</w:t>
      </w:r>
    </w:p>
    <w:p w14:paraId="471DACD5" w14:textId="77777777" w:rsidR="008857E9" w:rsidRPr="006518C9" w:rsidRDefault="008857E9" w:rsidP="00466496">
      <w:pPr>
        <w:rPr>
          <w:lang w:val="en-US"/>
        </w:rPr>
      </w:pPr>
    </w:p>
    <w:p w14:paraId="587C38D3" w14:textId="77777777" w:rsidR="00A35AC6" w:rsidRPr="006518C9" w:rsidRDefault="00A35AC6" w:rsidP="00187F44">
      <w:pPr>
        <w:pStyle w:val="Heading2"/>
        <w:jc w:val="both"/>
      </w:pPr>
      <w:bookmarkStart w:id="510" w:name="_Toc476057284"/>
      <w:r w:rsidRPr="006518C9">
        <w:t>Database Filter</w:t>
      </w:r>
      <w:bookmarkEnd w:id="510"/>
    </w:p>
    <w:p w14:paraId="309CE180"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proofErr w:type="spellStart"/>
      <w:r w:rsidR="008E4D71" w:rsidRPr="006518C9">
        <w:rPr>
          <w:lang w:val="en-US"/>
        </w:rPr>
        <w:t>p</w:t>
      </w:r>
      <w:r w:rsidR="00A35AC6" w:rsidRPr="006518C9">
        <w:rPr>
          <w:lang w:val="en-US"/>
        </w:rPr>
        <w:t>I</w:t>
      </w:r>
      <w:proofErr w:type="spellEnd"/>
      <w:r w:rsidR="00A35AC6" w:rsidRPr="006518C9">
        <w:rPr>
          <w:lang w:val="en-US"/>
        </w:rPr>
        <w:t xml:space="preserve">,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w:t>
      </w:r>
      <w:proofErr w:type="spellStart"/>
      <w:r w:rsidR="000E725A" w:rsidRPr="006518C9">
        <w:rPr>
          <w:lang w:val="en-US"/>
        </w:rPr>
        <w:t>metazoa</w:t>
      </w:r>
      <w:proofErr w:type="spellEnd"/>
      <w:r w:rsidR="000E725A" w:rsidRPr="006518C9">
        <w:rPr>
          <w:lang w:val="en-US"/>
        </w:rPr>
        <w:t xml:space="preserve">, NCBI:10090 is </w:t>
      </w:r>
      <w:r w:rsidR="000E725A" w:rsidRPr="006518C9">
        <w:rPr>
          <w:i/>
          <w:lang w:val="en-US"/>
        </w:rPr>
        <w:t>Mus musculus</w:t>
      </w:r>
      <w:r w:rsidR="000E725A" w:rsidRPr="006518C9">
        <w:rPr>
          <w:lang w:val="en-US"/>
        </w:rPr>
        <w:t xml:space="preserve">): </w:t>
      </w:r>
    </w:p>
    <w:p w14:paraId="0D83C617" w14:textId="77777777" w:rsidR="00B629A4" w:rsidRPr="006518C9" w:rsidRDefault="00B629A4" w:rsidP="00466496">
      <w:pPr>
        <w:rPr>
          <w:rStyle w:val="pln"/>
          <w:rFonts w:ascii="Courier New" w:hAnsi="Courier New" w:cs="Helvetica"/>
          <w:sz w:val="18"/>
          <w:lang w:val="en-US"/>
        </w:rPr>
      </w:pPr>
    </w:p>
    <w:p w14:paraId="13532AFD"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78A4DC16"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679C3053"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6DF6D59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accession="MS:1001020" name="DB filter taxonomy"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/&gt;</w:t>
      </w:r>
    </w:p>
    <w:p w14:paraId="316BE75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1397533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2F6057E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value="33208"/&gt;</w:t>
      </w:r>
    </w:p>
    <w:p w14:paraId="1E19C4A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D997B2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641579A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26E7EAC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2A25E31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0A853E8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34BB6BDF" w14:textId="77777777" w:rsidR="00D6253E" w:rsidRPr="006518C9" w:rsidRDefault="00D6253E" w:rsidP="00466496">
      <w:pPr>
        <w:rPr>
          <w:lang w:val="en-US"/>
        </w:rPr>
      </w:pPr>
    </w:p>
    <w:p w14:paraId="15262CC5" w14:textId="77777777" w:rsidR="00A35AC6" w:rsidRPr="006518C9" w:rsidRDefault="00A35AC6" w:rsidP="00187F44">
      <w:pPr>
        <w:pStyle w:val="Heading2"/>
        <w:jc w:val="both"/>
      </w:pPr>
      <w:bookmarkStart w:id="511" w:name="_Toc476057285"/>
      <w:r w:rsidRPr="006518C9">
        <w:t xml:space="preserve">Types of </w:t>
      </w:r>
      <w:r w:rsidR="00C01CAD" w:rsidRPr="006518C9">
        <w:t>parameters</w:t>
      </w:r>
      <w:r w:rsidRPr="006518C9">
        <w:t xml:space="preserve"> and </w:t>
      </w:r>
      <w:r w:rsidR="00C01CAD" w:rsidRPr="006518C9">
        <w:t>v</w:t>
      </w:r>
      <w:r w:rsidRPr="006518C9">
        <w:t>alues</w:t>
      </w:r>
      <w:bookmarkEnd w:id="511"/>
    </w:p>
    <w:p w14:paraId="74904479"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5D9FDE06" w14:textId="77777777" w:rsidR="00AB5B5A" w:rsidRPr="006518C9" w:rsidRDefault="00AB5B5A" w:rsidP="00187F44">
      <w:pPr>
        <w:jc w:val="both"/>
        <w:rPr>
          <w:lang w:val="en-US"/>
        </w:rPr>
      </w:pPr>
    </w:p>
    <w:p w14:paraId="591586FC" w14:textId="77777777" w:rsidR="001046D1" w:rsidRPr="006518C9" w:rsidRDefault="001046D1" w:rsidP="00187F44">
      <w:pPr>
        <w:jc w:val="both"/>
        <w:rPr>
          <w:lang w:val="en-US"/>
        </w:rPr>
      </w:pPr>
      <w:r w:rsidRPr="006518C9">
        <w:rPr>
          <w:lang w:val="en-US"/>
        </w:rPr>
        <w:t>&lt;</w:t>
      </w:r>
      <w:proofErr w:type="spellStart"/>
      <w:r w:rsidRPr="006518C9">
        <w:rPr>
          <w:lang w:val="en-US"/>
        </w:rPr>
        <w:t>ParamListType</w:t>
      </w:r>
      <w:proofErr w:type="spellEnd"/>
      <w:r w:rsidRPr="006518C9">
        <w:rPr>
          <w:lang w:val="en-US"/>
        </w:rPr>
        <w:t>&gt;: A list (</w:t>
      </w:r>
      <w:proofErr w:type="gramStart"/>
      <w:r w:rsidRPr="006518C9">
        <w:rPr>
          <w:lang w:val="en-US"/>
        </w:rPr>
        <w:t>i.e.</w:t>
      </w:r>
      <w:proofErr w:type="gramEnd"/>
      <w:r w:rsidRPr="006518C9">
        <w:rPr>
          <w:lang w:val="en-US"/>
        </w:rPr>
        <w:t xml:space="preserve"> unbounded number) of &lt;</w:t>
      </w:r>
      <w:proofErr w:type="spellStart"/>
      <w:r w:rsidRPr="006518C9">
        <w:rPr>
          <w:lang w:val="en-US"/>
        </w:rPr>
        <w:t>ParamGroup</w:t>
      </w:r>
      <w:proofErr w:type="spellEnd"/>
      <w:r w:rsidRPr="006518C9">
        <w:rPr>
          <w:lang w:val="en-US"/>
        </w:rPr>
        <w:t>&gt;</w:t>
      </w:r>
      <w:r w:rsidR="008E4D71" w:rsidRPr="006518C9">
        <w:rPr>
          <w:lang w:val="en-US"/>
        </w:rPr>
        <w:t xml:space="preserve"> elements</w:t>
      </w:r>
      <w:r w:rsidRPr="006518C9">
        <w:rPr>
          <w:lang w:val="en-US"/>
        </w:rPr>
        <w:t>.</w:t>
      </w:r>
    </w:p>
    <w:p w14:paraId="29E86696" w14:textId="77777777" w:rsidR="001046D1" w:rsidRPr="006518C9" w:rsidRDefault="001046D1" w:rsidP="00187F44">
      <w:pPr>
        <w:jc w:val="both"/>
        <w:rPr>
          <w:lang w:val="en-US"/>
        </w:rPr>
      </w:pPr>
      <w:r w:rsidRPr="006518C9">
        <w:rPr>
          <w:lang w:val="en-US"/>
        </w:rPr>
        <w:t>&lt;</w:t>
      </w:r>
      <w:proofErr w:type="spellStart"/>
      <w:r w:rsidRPr="006518C9">
        <w:rPr>
          <w:lang w:val="en-US"/>
        </w:rPr>
        <w:t>ParamGrou</w:t>
      </w:r>
      <w:r w:rsidR="0042093C" w:rsidRPr="006518C9">
        <w:rPr>
          <w:lang w:val="en-US"/>
        </w:rPr>
        <w:t>p</w:t>
      </w:r>
      <w:proofErr w:type="spellEnd"/>
      <w:r w:rsidRPr="006518C9">
        <w:rPr>
          <w:lang w:val="en-US"/>
        </w:rPr>
        <w:t>&gt;: A choice between &lt;</w:t>
      </w:r>
      <w:proofErr w:type="spellStart"/>
      <w:r w:rsidRPr="006518C9">
        <w:rPr>
          <w:lang w:val="en-US"/>
        </w:rPr>
        <w:t>cvParam</w:t>
      </w:r>
      <w:proofErr w:type="spellEnd"/>
      <w:r w:rsidRPr="006518C9">
        <w:rPr>
          <w:lang w:val="en-US"/>
        </w:rPr>
        <w:t>&gt; or &lt;</w:t>
      </w:r>
      <w:proofErr w:type="spellStart"/>
      <w:r w:rsidRPr="006518C9">
        <w:rPr>
          <w:lang w:val="en-US"/>
        </w:rPr>
        <w:t>userParam</w:t>
      </w:r>
      <w:proofErr w:type="spellEnd"/>
      <w:r w:rsidRPr="006518C9">
        <w:rPr>
          <w:lang w:val="en-US"/>
        </w:rPr>
        <w:t>&gt;</w:t>
      </w:r>
      <w:r w:rsidR="008E4D71" w:rsidRPr="006518C9">
        <w:rPr>
          <w:lang w:val="en-US"/>
        </w:rPr>
        <w:t xml:space="preserve"> elements</w:t>
      </w:r>
      <w:r w:rsidRPr="006518C9">
        <w:rPr>
          <w:lang w:val="en-US"/>
        </w:rPr>
        <w:t>.</w:t>
      </w:r>
    </w:p>
    <w:p w14:paraId="53B457B1" w14:textId="77777777" w:rsidR="00B92377" w:rsidRPr="006518C9" w:rsidRDefault="00B92377" w:rsidP="00187F44">
      <w:pPr>
        <w:jc w:val="both"/>
        <w:rPr>
          <w:lang w:val="en-US"/>
        </w:rPr>
      </w:pPr>
    </w:p>
    <w:p w14:paraId="4894FAEA" w14:textId="77777777" w:rsidR="00A35AC6" w:rsidRPr="006518C9" w:rsidRDefault="000E0A26" w:rsidP="00187F44">
      <w:pPr>
        <w:jc w:val="both"/>
        <w:rPr>
          <w:lang w:val="en-US"/>
        </w:rPr>
      </w:pPr>
      <w:r w:rsidRPr="006518C9">
        <w:rPr>
          <w:lang w:val="en-US"/>
        </w:rPr>
        <w:t>&lt;</w:t>
      </w:r>
      <w:proofErr w:type="spellStart"/>
      <w:r w:rsidR="00A35AC6" w:rsidRPr="006518C9">
        <w:rPr>
          <w:lang w:val="en-US"/>
        </w:rPr>
        <w:t>ParamType</w:t>
      </w:r>
      <w:proofErr w:type="spellEnd"/>
      <w:r w:rsidRPr="006518C9">
        <w:rPr>
          <w:lang w:val="en-US"/>
        </w:rPr>
        <w:t>&gt;</w:t>
      </w:r>
      <w:r w:rsidR="00A35AC6" w:rsidRPr="006518C9">
        <w:rPr>
          <w:lang w:val="en-US"/>
        </w:rPr>
        <w:t>: A</w:t>
      </w:r>
      <w:r w:rsidR="0097440A" w:rsidRPr="006518C9">
        <w:rPr>
          <w:lang w:val="en-US"/>
        </w:rPr>
        <w:t xml:space="preserve"> single reference to &lt;</w:t>
      </w:r>
      <w:proofErr w:type="spellStart"/>
      <w:r w:rsidR="0097440A" w:rsidRPr="006518C9">
        <w:rPr>
          <w:lang w:val="en-US"/>
        </w:rPr>
        <w:t>ParamGroup</w:t>
      </w:r>
      <w:proofErr w:type="spellEnd"/>
      <w:r w:rsidR="0097440A" w:rsidRPr="006518C9">
        <w:rPr>
          <w:lang w:val="en-US"/>
        </w:rPr>
        <w:t>&gt;, which allows a choice between</w:t>
      </w:r>
      <w:r w:rsidR="00A35AC6" w:rsidRPr="006518C9">
        <w:rPr>
          <w:lang w:val="en-US"/>
        </w:rPr>
        <w:t xml:space="preserve"> either </w:t>
      </w:r>
      <w:r w:rsidRPr="006518C9">
        <w:rPr>
          <w:lang w:val="en-US"/>
        </w:rPr>
        <w:t>&lt;</w:t>
      </w:r>
      <w:proofErr w:type="spellStart"/>
      <w:r w:rsidR="00A35AC6" w:rsidRPr="006518C9">
        <w:rPr>
          <w:lang w:val="en-US"/>
        </w:rPr>
        <w:t>cvParam</w:t>
      </w:r>
      <w:proofErr w:type="spellEnd"/>
      <w:r w:rsidRPr="006518C9">
        <w:rPr>
          <w:lang w:val="en-US"/>
        </w:rPr>
        <w:t>&gt;</w:t>
      </w:r>
      <w:r w:rsidR="00A35AC6" w:rsidRPr="006518C9">
        <w:rPr>
          <w:lang w:val="en-US"/>
        </w:rPr>
        <w:t xml:space="preserve"> or </w:t>
      </w:r>
      <w:r w:rsidRPr="006518C9">
        <w:rPr>
          <w:lang w:val="en-US"/>
        </w:rPr>
        <w:t>&lt;</w:t>
      </w:r>
      <w:proofErr w:type="spellStart"/>
      <w:r w:rsidR="00A35AC6" w:rsidRPr="006518C9">
        <w:rPr>
          <w:lang w:val="en-US"/>
        </w:rPr>
        <w:t>userParam</w:t>
      </w:r>
      <w:proofErr w:type="spellEnd"/>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166AC624" w14:textId="77777777" w:rsidR="00A35AC6" w:rsidRPr="006518C9" w:rsidRDefault="000E0A26" w:rsidP="00187F44">
      <w:pPr>
        <w:jc w:val="both"/>
        <w:rPr>
          <w:lang w:val="en-US"/>
        </w:rPr>
      </w:pPr>
      <w:r w:rsidRPr="006518C9">
        <w:rPr>
          <w:lang w:val="en-US"/>
        </w:rPr>
        <w:t>&lt;</w:t>
      </w:r>
      <w:proofErr w:type="spellStart"/>
      <w:r w:rsidR="00A35AC6" w:rsidRPr="006518C9">
        <w:rPr>
          <w:lang w:val="en-US"/>
        </w:rPr>
        <w:t>cvParamType</w:t>
      </w:r>
      <w:proofErr w:type="spell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proofErr w:type="spellStart"/>
      <w:r w:rsidR="00B92377" w:rsidRPr="006518C9">
        <w:rPr>
          <w:i/>
          <w:lang w:val="en-US"/>
        </w:rPr>
        <w:t>cvRef</w:t>
      </w:r>
      <w:proofErr w:type="spellEnd"/>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ED3EB1" w:rsidRPr="006518C9">
        <w:rPr>
          <w:lang w:val="en-US"/>
        </w:rPr>
        <w:t>.</w:t>
      </w:r>
      <w:r w:rsidR="00A35AC6" w:rsidRPr="006518C9">
        <w:rPr>
          <w:lang w:val="en-US"/>
        </w:rPr>
        <w:t xml:space="preserve"> </w:t>
      </w:r>
    </w:p>
    <w:p w14:paraId="19401278" w14:textId="77777777" w:rsidR="00B92377" w:rsidRPr="006518C9" w:rsidRDefault="000E0A26" w:rsidP="00187F44">
      <w:pPr>
        <w:jc w:val="both"/>
        <w:rPr>
          <w:lang w:val="en-US"/>
        </w:rPr>
      </w:pPr>
      <w:r w:rsidRPr="006518C9">
        <w:rPr>
          <w:lang w:val="en-US"/>
        </w:rPr>
        <w:t>&lt;</w:t>
      </w:r>
      <w:proofErr w:type="spellStart"/>
      <w:r w:rsidR="00A35AC6" w:rsidRPr="006518C9">
        <w:rPr>
          <w:lang w:val="en-US"/>
        </w:rPr>
        <w:t>userParamType</w:t>
      </w:r>
      <w:proofErr w:type="spellEnd"/>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B92377" w:rsidRPr="006518C9">
        <w:rPr>
          <w:lang w:val="en-US"/>
        </w:rPr>
        <w:t xml:space="preserve">. </w:t>
      </w:r>
    </w:p>
    <w:p w14:paraId="4A1152B2" w14:textId="77777777" w:rsidR="00A35AC6" w:rsidRPr="006518C9" w:rsidRDefault="00A35AC6" w:rsidP="00187F44">
      <w:pPr>
        <w:jc w:val="both"/>
        <w:rPr>
          <w:lang w:val="en-US"/>
        </w:rPr>
      </w:pPr>
    </w:p>
    <w:p w14:paraId="159E4CFC" w14:textId="77777777" w:rsidR="00F65376" w:rsidRPr="006518C9" w:rsidRDefault="001F00DF" w:rsidP="00187F44">
      <w:pPr>
        <w:pStyle w:val="Heading2"/>
        <w:jc w:val="both"/>
      </w:pPr>
      <w:bookmarkStart w:id="512" w:name="_Toc476057286"/>
      <w:r w:rsidRPr="006518C9">
        <w:t>Reporting fragmentation ions</w:t>
      </w:r>
      <w:bookmarkEnd w:id="512"/>
    </w:p>
    <w:p w14:paraId="74FC1C9C" w14:textId="77777777" w:rsidR="008E4D71" w:rsidRPr="006518C9" w:rsidRDefault="006D41B9" w:rsidP="00187F44">
      <w:pPr>
        <w:jc w:val="both"/>
        <w:rPr>
          <w:lang w:val="en-US"/>
        </w:rPr>
      </w:pPr>
      <w:proofErr w:type="spellStart"/>
      <w:r w:rsidRPr="006518C9">
        <w:rPr>
          <w:lang w:val="en-US"/>
        </w:rPr>
        <w:t>mzIdentML</w:t>
      </w:r>
      <w:proofErr w:type="spell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06E28E4D" w14:textId="77777777" w:rsidR="008E4D71" w:rsidRPr="006518C9" w:rsidRDefault="008E4D71" w:rsidP="00187F44">
      <w:pPr>
        <w:jc w:val="both"/>
        <w:rPr>
          <w:lang w:val="en-US"/>
        </w:rPr>
      </w:pPr>
    </w:p>
    <w:p w14:paraId="3C79DCBD"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w:t>
      </w:r>
      <w:proofErr w:type="spellStart"/>
      <w:r w:rsidR="00ED502C" w:rsidRPr="006518C9">
        <w:rPr>
          <w:lang w:val="en-US"/>
        </w:rPr>
        <w:t>FragmentationTable</w:t>
      </w:r>
      <w:proofErr w:type="spellEnd"/>
      <w:r w:rsidR="00ED502C" w:rsidRPr="006518C9">
        <w:rPr>
          <w:lang w:val="en-US"/>
        </w:rPr>
        <w:t>&gt; using &lt;</w:t>
      </w:r>
      <w:proofErr w:type="spellStart"/>
      <w:r w:rsidR="00ED502C" w:rsidRPr="006518C9">
        <w:rPr>
          <w:lang w:val="en-US"/>
        </w:rPr>
        <w:t>cvParam</w:t>
      </w:r>
      <w:proofErr w:type="spellEnd"/>
      <w:r w:rsidR="00ED502C" w:rsidRPr="006518C9">
        <w:rPr>
          <w:lang w:val="en-US"/>
        </w:rPr>
        <w:t>&gt; instances. Second, each &lt;</w:t>
      </w:r>
      <w:proofErr w:type="spellStart"/>
      <w:r w:rsidR="00ED502C" w:rsidRPr="006518C9">
        <w:rPr>
          <w:lang w:val="en-US"/>
        </w:rPr>
        <w:t>SpectrumIdentificationItem</w:t>
      </w:r>
      <w:proofErr w:type="spellEnd"/>
      <w:r w:rsidR="00ED502C" w:rsidRPr="006518C9">
        <w:rPr>
          <w:lang w:val="en-US"/>
        </w:rPr>
        <w:t>&gt;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w:t>
      </w:r>
      <w:proofErr w:type="spellStart"/>
      <w:r w:rsidR="00ED502C" w:rsidRPr="006518C9">
        <w:rPr>
          <w:lang w:val="en-US"/>
        </w:rPr>
        <w:t>FragmentationTable</w:t>
      </w:r>
      <w:proofErr w:type="spellEnd"/>
      <w:r w:rsidR="00ED502C" w:rsidRPr="006518C9">
        <w:rPr>
          <w:lang w:val="en-US"/>
        </w:rPr>
        <w:t xml:space="preserv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2A16246A" w14:textId="77777777" w:rsidR="005B3447" w:rsidRPr="006518C9" w:rsidRDefault="005B3447" w:rsidP="00466496">
      <w:pPr>
        <w:rPr>
          <w:lang w:val="en-US"/>
        </w:rPr>
      </w:pPr>
    </w:p>
    <w:p w14:paraId="2E7FC39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76800DF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29A58657"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accession="MS:1001225" name="product ion m/z"/&gt;</w:t>
      </w:r>
    </w:p>
    <w:p w14:paraId="4E1F92F1"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2C55118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568D2F32"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accession="MS:1001226" name="product ion intensity"/&gt;</w:t>
      </w:r>
    </w:p>
    <w:p w14:paraId="015866E3"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76FBE26"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54DE8DA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 xml:space="preserve">="PSI-MS" accession="MS:1001227" name="product ion m/z error" </w:t>
      </w:r>
      <w:proofErr w:type="spellStart"/>
      <w:r w:rsidRPr="006518C9">
        <w:rPr>
          <w:rFonts w:ascii="Courier New" w:hAnsi="Courier New" w:cs="Courier New"/>
          <w:sz w:val="16"/>
          <w:szCs w:val="16"/>
          <w:lang w:val="en-US"/>
        </w:rPr>
        <w:t>unitAccession</w:t>
      </w:r>
      <w:proofErr w:type="spellEnd"/>
      <w:r w:rsidRPr="006518C9">
        <w:rPr>
          <w:rFonts w:ascii="Courier New" w:hAnsi="Courier New" w:cs="Courier New"/>
          <w:sz w:val="16"/>
          <w:szCs w:val="16"/>
          <w:lang w:val="en-US"/>
        </w:rPr>
        <w:t xml:space="preserve">="MS:1000040" </w:t>
      </w:r>
      <w:proofErr w:type="spellStart"/>
      <w:r w:rsidRPr="006518C9">
        <w:rPr>
          <w:rFonts w:ascii="Courier New" w:hAnsi="Courier New" w:cs="Courier New"/>
          <w:sz w:val="16"/>
          <w:szCs w:val="16"/>
          <w:lang w:val="en-US"/>
        </w:rPr>
        <w:t>unitName</w:t>
      </w:r>
      <w:proofErr w:type="spellEnd"/>
      <w:r w:rsidRPr="006518C9">
        <w:rPr>
          <w:rFonts w:ascii="Courier New" w:hAnsi="Courier New" w:cs="Courier New"/>
          <w:sz w:val="16"/>
          <w:szCs w:val="16"/>
          <w:lang w:val="en-US"/>
        </w:rPr>
        <w:t xml:space="preserve">="m/z" </w:t>
      </w:r>
      <w:proofErr w:type="spellStart"/>
      <w:r w:rsidRPr="006518C9">
        <w:rPr>
          <w:rFonts w:ascii="Courier New" w:hAnsi="Courier New" w:cs="Courier New"/>
          <w:sz w:val="16"/>
          <w:szCs w:val="16"/>
          <w:lang w:val="en-US"/>
        </w:rPr>
        <w:t>unitCvRef</w:t>
      </w:r>
      <w:proofErr w:type="spellEnd"/>
      <w:r w:rsidRPr="006518C9">
        <w:rPr>
          <w:rFonts w:ascii="Courier New" w:hAnsi="Courier New" w:cs="Courier New"/>
          <w:sz w:val="16"/>
          <w:szCs w:val="16"/>
          <w:lang w:val="en-US"/>
        </w:rPr>
        <w:t>="PSI-MS"/&gt;</w:t>
      </w:r>
    </w:p>
    <w:p w14:paraId="78EDEAEE"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5A5A986E"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6096AA6C"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F14D1BF" w14:textId="77777777" w:rsidR="004705C2" w:rsidRPr="006518C9" w:rsidRDefault="004705C2" w:rsidP="00466496">
      <w:pPr>
        <w:rPr>
          <w:rFonts w:ascii="Courier New" w:hAnsi="Courier New" w:cs="Courier New"/>
          <w:sz w:val="16"/>
          <w:szCs w:val="16"/>
          <w:lang w:val="en-US"/>
        </w:rPr>
      </w:pPr>
    </w:p>
    <w:p w14:paraId="2CBF3E1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index="11 8 7" charge="2"&gt;</w:t>
      </w:r>
    </w:p>
    <w:p w14:paraId="3FBCD61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accession="MS:1001220" name="frag: y ion"/&gt;</w:t>
      </w:r>
    </w:p>
    <w:p w14:paraId="4A6CED04"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values="551.3 436.4 380.1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4FCD9E0D"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values="800 11 46"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1E352C45"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values="0.4752 0.1284 0.3704"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78F01AD8"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E42D11F" w14:textId="77777777" w:rsidR="00E50B38" w:rsidRPr="006518C9" w:rsidRDefault="00E50B38" w:rsidP="00466496">
      <w:pPr>
        <w:rPr>
          <w:lang w:val="en-US"/>
        </w:rPr>
      </w:pPr>
    </w:p>
    <w:p w14:paraId="545D6774" w14:textId="77777777" w:rsidR="005B3447" w:rsidRPr="006518C9" w:rsidRDefault="004629C6" w:rsidP="00187F44">
      <w:pPr>
        <w:pStyle w:val="Heading3"/>
        <w:jc w:val="both"/>
      </w:pPr>
      <w:bookmarkStart w:id="513" w:name="_Toc476057287"/>
      <w:r w:rsidRPr="006518C9">
        <w:t>In</w:t>
      </w:r>
      <w:r w:rsidR="000015E8" w:rsidRPr="006518C9">
        <w:t>ternal fragments</w:t>
      </w:r>
      <w:r w:rsidRPr="006518C9">
        <w:t xml:space="preserve"> and </w:t>
      </w:r>
      <w:proofErr w:type="spellStart"/>
      <w:r w:rsidRPr="006518C9">
        <w:t>immonium</w:t>
      </w:r>
      <w:proofErr w:type="spellEnd"/>
      <w:r w:rsidRPr="006518C9">
        <w:t xml:space="preserve"> ions</w:t>
      </w:r>
      <w:bookmarkEnd w:id="513"/>
    </w:p>
    <w:p w14:paraId="1E56BB23" w14:textId="77777777" w:rsidR="00012B36" w:rsidRPr="006518C9" w:rsidRDefault="006D41B9" w:rsidP="00187F44">
      <w:pPr>
        <w:jc w:val="both"/>
        <w:rPr>
          <w:lang w:val="en-US"/>
        </w:rPr>
      </w:pPr>
      <w:proofErr w:type="spellStart"/>
      <w:r w:rsidRPr="006518C9">
        <w:rPr>
          <w:lang w:val="en-US"/>
        </w:rPr>
        <w:t>mzIdentML</w:t>
      </w:r>
      <w:proofErr w:type="spellEnd"/>
      <w:r w:rsidR="000015E8" w:rsidRPr="006518C9">
        <w:rPr>
          <w:lang w:val="en-US"/>
        </w:rPr>
        <w:t xml:space="preserve"> supports the reporting </w:t>
      </w:r>
      <w:r w:rsidR="009851C1" w:rsidRPr="006518C9">
        <w:rPr>
          <w:lang w:val="en-US"/>
        </w:rPr>
        <w:t xml:space="preserve">of internal fragment ions, of which an </w:t>
      </w:r>
      <w:proofErr w:type="spellStart"/>
      <w:r w:rsidR="009851C1" w:rsidRPr="006518C9">
        <w:rPr>
          <w:lang w:val="en-US"/>
        </w:rPr>
        <w:t>immonium</w:t>
      </w:r>
      <w:proofErr w:type="spellEnd"/>
      <w:r w:rsidR="009851C1" w:rsidRPr="006518C9">
        <w:rPr>
          <w:lang w:val="en-US"/>
        </w:rPr>
        <w:t xml:space="preserve"> ion is a special case </w:t>
      </w:r>
      <w:r w:rsidR="004A6611" w:rsidRPr="006518C9">
        <w:rPr>
          <w:lang w:val="en-US"/>
        </w:rPr>
        <w:t xml:space="preserve">comprising a single side chain </w:t>
      </w:r>
      <w:r w:rsidR="009851C1" w:rsidRPr="006518C9">
        <w:rPr>
          <w:lang w:val="en-US"/>
        </w:rPr>
        <w:t>(</w:t>
      </w:r>
      <w:hyperlink r:id="rId431"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w:t>
      </w:r>
      <w:proofErr w:type="spellStart"/>
      <w:r w:rsidR="001D2919" w:rsidRPr="006518C9">
        <w:rPr>
          <w:lang w:val="en-US"/>
        </w:rPr>
        <w:t>immonium</w:t>
      </w:r>
      <w:proofErr w:type="spellEnd"/>
      <w:r w:rsidR="001D2919" w:rsidRPr="006518C9">
        <w:rPr>
          <w:lang w:val="en-US"/>
        </w:rPr>
        <w:t xml:space="preserve">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0055FA12" w14:textId="77777777" w:rsidR="0065408F" w:rsidRPr="006518C9" w:rsidRDefault="0065408F" w:rsidP="00466496">
      <w:pPr>
        <w:rPr>
          <w:lang w:val="en-US"/>
        </w:rPr>
      </w:pPr>
    </w:p>
    <w:p w14:paraId="7D673B88"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index="2 5 3 7 3 8 4 8 5 8 5 11 8 11" charge="1"&gt;</w:t>
      </w:r>
    </w:p>
    <w:p w14:paraId="7C63DD0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values="315.2 388.1 501.4 444.1 342.8 669.901495 412.4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1E23FB5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values="44 63 10430 75 48 6420 31"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656DF452"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values="-0.0027 -0.1191 0.0969 -0.1817 -0.4340 0.4721 0.1082"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4642E513"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 xml:space="preserve">="PSI-MS" accession="MS:1001366" name="frag: internal </w:t>
      </w:r>
      <w:proofErr w:type="spellStart"/>
      <w:r w:rsidRPr="006518C9">
        <w:rPr>
          <w:rFonts w:ascii="Courier New" w:hAnsi="Courier New" w:cs="Courier New"/>
          <w:sz w:val="16"/>
          <w:szCs w:val="16"/>
          <w:lang w:val="en-US"/>
        </w:rPr>
        <w:t>ya</w:t>
      </w:r>
      <w:proofErr w:type="spellEnd"/>
      <w:r w:rsidRPr="006518C9">
        <w:rPr>
          <w:rFonts w:ascii="Courier New" w:hAnsi="Courier New" w:cs="Courier New"/>
          <w:sz w:val="16"/>
          <w:szCs w:val="16"/>
          <w:lang w:val="en-US"/>
        </w:rPr>
        <w:t xml:space="preserve"> ion"/&gt;</w:t>
      </w:r>
    </w:p>
    <w:p w14:paraId="0F5AEA57"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DDCB651" w14:textId="77777777" w:rsidR="00D85F89" w:rsidRPr="006518C9" w:rsidRDefault="00D85F89" w:rsidP="00466496">
      <w:pPr>
        <w:rPr>
          <w:lang w:val="en-US"/>
        </w:rPr>
      </w:pPr>
    </w:p>
    <w:p w14:paraId="074B0970" w14:textId="77777777" w:rsidR="0065408F" w:rsidRPr="006518C9" w:rsidRDefault="0065408F" w:rsidP="00466496">
      <w:pPr>
        <w:rPr>
          <w:lang w:val="en-US"/>
        </w:rPr>
      </w:pPr>
    </w:p>
    <w:p w14:paraId="64B5B027" w14:textId="77777777" w:rsidR="00313F36" w:rsidRPr="006518C9" w:rsidRDefault="00313F36" w:rsidP="00187F44">
      <w:pPr>
        <w:jc w:val="both"/>
        <w:rPr>
          <w:lang w:val="en-US"/>
        </w:rPr>
      </w:pPr>
      <w:r w:rsidRPr="006518C9">
        <w:rPr>
          <w:lang w:val="en-US"/>
        </w:rPr>
        <w:t xml:space="preserve">For </w:t>
      </w:r>
      <w:proofErr w:type="spellStart"/>
      <w:r w:rsidRPr="006518C9">
        <w:rPr>
          <w:lang w:val="en-US"/>
        </w:rPr>
        <w:t>immonium</w:t>
      </w:r>
      <w:proofErr w:type="spellEnd"/>
      <w:r w:rsidRPr="006518C9">
        <w:rPr>
          <w:lang w:val="en-US"/>
        </w:rPr>
        <w:t xml:space="preserve">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w:t>
      </w:r>
      <w:proofErr w:type="spellStart"/>
      <w:r w:rsidR="00727066" w:rsidRPr="006518C9">
        <w:rPr>
          <w:lang w:val="en-US"/>
        </w:rPr>
        <w:t>immonium</w:t>
      </w:r>
      <w:proofErr w:type="spellEnd"/>
      <w:r w:rsidR="00727066" w:rsidRPr="006518C9">
        <w:rPr>
          <w:lang w:val="en-US"/>
        </w:rPr>
        <w:t xml:space="preserve"> ions have been found </w:t>
      </w:r>
      <w:r w:rsidR="006B4E54" w:rsidRPr="006518C9">
        <w:rPr>
          <w:lang w:val="en-US"/>
        </w:rPr>
        <w:t>matching T and G in the following peptide sequence FGGEENTY (positions 2 or 3, and position 7)</w:t>
      </w:r>
      <w:r w:rsidR="00BF0959" w:rsidRPr="006518C9">
        <w:rPr>
          <w:lang w:val="en-US"/>
        </w:rPr>
        <w:t>:</w:t>
      </w:r>
    </w:p>
    <w:p w14:paraId="2933B74A" w14:textId="77777777" w:rsidR="001F6582" w:rsidRPr="006518C9" w:rsidRDefault="001F6582" w:rsidP="00466496">
      <w:pPr>
        <w:pStyle w:val="PlainText"/>
        <w:ind w:left="0"/>
        <w:rPr>
          <w:sz w:val="16"/>
          <w:szCs w:val="16"/>
        </w:rPr>
      </w:pPr>
    </w:p>
    <w:p w14:paraId="400B53AC"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charge="1" index="2 3 7"&gt;</w:t>
      </w:r>
    </w:p>
    <w:p w14:paraId="0D95B365"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values="288.2 286.1 387.2 371.127841 " </w:t>
      </w:r>
      <w:proofErr w:type="spellStart"/>
      <w:r w:rsidRPr="006518C9">
        <w:rPr>
          <w:sz w:val="16"/>
          <w:szCs w:val="16"/>
        </w:rPr>
        <w:t>measure_ref</w:t>
      </w:r>
      <w:proofErr w:type="spellEnd"/>
      <w:r w:rsidRPr="006518C9">
        <w:rPr>
          <w:sz w:val="16"/>
          <w:szCs w:val="16"/>
        </w:rPr>
        <w:t>="</w:t>
      </w:r>
      <w:proofErr w:type="spellStart"/>
      <w:r w:rsidRPr="006518C9">
        <w:rPr>
          <w:sz w:val="16"/>
          <w:szCs w:val="16"/>
        </w:rPr>
        <w:t>m_mz</w:t>
      </w:r>
      <w:proofErr w:type="spellEnd"/>
      <w:r w:rsidRPr="006518C9">
        <w:rPr>
          <w:sz w:val="16"/>
          <w:szCs w:val="16"/>
        </w:rPr>
        <w:t>"/&gt;</w:t>
      </w:r>
    </w:p>
    <w:p w14:paraId="430FEF3A"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values="2137 83 656 1663" </w:t>
      </w:r>
      <w:proofErr w:type="spellStart"/>
      <w:r w:rsidRPr="006518C9">
        <w:rPr>
          <w:sz w:val="16"/>
          <w:szCs w:val="16"/>
        </w:rPr>
        <w:t>measure_ref</w:t>
      </w:r>
      <w:proofErr w:type="spellEnd"/>
      <w:r w:rsidRPr="006518C9">
        <w:rPr>
          <w:sz w:val="16"/>
          <w:szCs w:val="16"/>
        </w:rPr>
        <w:t>="</w:t>
      </w:r>
      <w:proofErr w:type="spellStart"/>
      <w:r w:rsidRPr="006518C9">
        <w:rPr>
          <w:sz w:val="16"/>
          <w:szCs w:val="16"/>
        </w:rPr>
        <w:t>m_intensity</w:t>
      </w:r>
      <w:proofErr w:type="spellEnd"/>
      <w:r w:rsidRPr="006518C9">
        <w:rPr>
          <w:sz w:val="16"/>
          <w:szCs w:val="16"/>
        </w:rPr>
        <w:t>"/&gt;</w:t>
      </w:r>
    </w:p>
    <w:p w14:paraId="55594D20"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values="0.0260 -0.1125 -0.0602 -0.1011" </w:t>
      </w:r>
      <w:proofErr w:type="spellStart"/>
      <w:r w:rsidRPr="006518C9">
        <w:rPr>
          <w:sz w:val="16"/>
          <w:szCs w:val="16"/>
        </w:rPr>
        <w:t>measure_ref</w:t>
      </w:r>
      <w:proofErr w:type="spellEnd"/>
      <w:r w:rsidRPr="006518C9">
        <w:rPr>
          <w:sz w:val="16"/>
          <w:szCs w:val="16"/>
        </w:rPr>
        <w:t>="</w:t>
      </w:r>
      <w:proofErr w:type="spellStart"/>
      <w:r w:rsidRPr="006518C9">
        <w:rPr>
          <w:sz w:val="16"/>
          <w:szCs w:val="16"/>
        </w:rPr>
        <w:t>m_error</w:t>
      </w:r>
      <w:proofErr w:type="spellEnd"/>
      <w:r w:rsidRPr="006518C9">
        <w:rPr>
          <w:sz w:val="16"/>
          <w:szCs w:val="16"/>
        </w:rPr>
        <w:t>"/&gt;</w:t>
      </w:r>
    </w:p>
    <w:p w14:paraId="5DF0A249"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 xml:space="preserve">="PSI-MS" accession="MS:1001239" name="frag: </w:t>
      </w:r>
      <w:proofErr w:type="spellStart"/>
      <w:r w:rsidRPr="006518C9">
        <w:rPr>
          <w:sz w:val="16"/>
          <w:szCs w:val="16"/>
        </w:rPr>
        <w:t>immonium</w:t>
      </w:r>
      <w:proofErr w:type="spellEnd"/>
      <w:r w:rsidRPr="006518C9">
        <w:rPr>
          <w:sz w:val="16"/>
          <w:szCs w:val="16"/>
        </w:rPr>
        <w:t xml:space="preserve"> ion"/&gt;</w:t>
      </w:r>
    </w:p>
    <w:p w14:paraId="738EA64E"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8EEBBB" w14:textId="77777777" w:rsidR="00187F44" w:rsidRPr="006518C9" w:rsidRDefault="00187F44" w:rsidP="00466496">
      <w:pPr>
        <w:pStyle w:val="PlainText"/>
        <w:ind w:left="0"/>
        <w:rPr>
          <w:sz w:val="16"/>
          <w:szCs w:val="16"/>
        </w:rPr>
      </w:pPr>
    </w:p>
    <w:p w14:paraId="7FF64643" w14:textId="77777777" w:rsidR="00187F44" w:rsidRPr="006518C9" w:rsidRDefault="00187F44" w:rsidP="00466496">
      <w:pPr>
        <w:pStyle w:val="PlainText"/>
        <w:ind w:left="0"/>
        <w:rPr>
          <w:sz w:val="16"/>
          <w:szCs w:val="16"/>
        </w:rPr>
      </w:pPr>
    </w:p>
    <w:p w14:paraId="25F276AC" w14:textId="77777777" w:rsidR="00187F44" w:rsidRPr="006518C9" w:rsidRDefault="00187F44" w:rsidP="00187F44">
      <w:pPr>
        <w:pStyle w:val="Heading3"/>
      </w:pPr>
      <w:bookmarkStart w:id="514" w:name="_Toc476057288"/>
      <w:r w:rsidRPr="006518C9">
        <w:t>Encoding Neutral loss fragment ions</w:t>
      </w:r>
      <w:bookmarkEnd w:id="514"/>
    </w:p>
    <w:p w14:paraId="61BF618D" w14:textId="77777777" w:rsidR="00187F44" w:rsidRPr="006518C9" w:rsidRDefault="00187F44" w:rsidP="00187F44">
      <w:pPr>
        <w:pStyle w:val="nobreak"/>
        <w:rPr>
          <w:lang w:val="en-US" w:eastAsia="en-US"/>
        </w:rPr>
      </w:pPr>
    </w:p>
    <w:p w14:paraId="060E397D" w14:textId="7777777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6AC02D06" w14:textId="77777777" w:rsidR="00187F44" w:rsidRPr="006518C9" w:rsidRDefault="00187F44" w:rsidP="00466496">
      <w:pPr>
        <w:pStyle w:val="PlainText"/>
        <w:ind w:left="0"/>
        <w:rPr>
          <w:sz w:val="16"/>
          <w:szCs w:val="16"/>
        </w:rPr>
      </w:pPr>
    </w:p>
    <w:p w14:paraId="698C3D5B"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charge="2" index="3"&gt;</w:t>
      </w:r>
    </w:p>
    <w:p w14:paraId="441AC7C4"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Measure_MZ</w:t>
      </w:r>
      <w:proofErr w:type="spellEnd"/>
      <w:r w:rsidRPr="006518C9">
        <w:rPr>
          <w:sz w:val="16"/>
          <w:szCs w:val="16"/>
        </w:rPr>
        <w:t>" values="165.0899353"/&gt;</w:t>
      </w:r>
    </w:p>
    <w:p w14:paraId="526E7FC5"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Measure_Int</w:t>
      </w:r>
      <w:proofErr w:type="spellEnd"/>
      <w:r w:rsidRPr="006518C9">
        <w:rPr>
          <w:sz w:val="16"/>
          <w:szCs w:val="16"/>
        </w:rPr>
        <w:t>" values="2058.2841796875"/&gt;</w:t>
      </w:r>
    </w:p>
    <w:p w14:paraId="74289309"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Measure_Error</w:t>
      </w:r>
      <w:proofErr w:type="spellEnd"/>
      <w:r w:rsidRPr="006518C9">
        <w:rPr>
          <w:sz w:val="16"/>
          <w:szCs w:val="16"/>
        </w:rPr>
        <w:t>" values="0.007899949187986977"/&gt;</w:t>
      </w:r>
    </w:p>
    <w:p w14:paraId="539DC4BE"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accession="MS:1001220" name="frag: y ion"/&gt;</w:t>
      </w:r>
    </w:p>
    <w:p w14:paraId="66918C41"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accession="MS:1000336" name="neutral loss" value="H3N"/&gt;</w:t>
      </w:r>
    </w:p>
    <w:p w14:paraId="78BE94A4"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596185" w14:textId="77777777" w:rsidR="00187F44" w:rsidRPr="006518C9" w:rsidRDefault="00187F44" w:rsidP="00466496">
      <w:pPr>
        <w:pStyle w:val="PlainText"/>
        <w:ind w:left="0"/>
        <w:rPr>
          <w:sz w:val="16"/>
          <w:szCs w:val="16"/>
        </w:rPr>
      </w:pPr>
    </w:p>
    <w:p w14:paraId="79FF1496" w14:textId="77777777" w:rsidR="00187F44" w:rsidRPr="006518C9" w:rsidRDefault="00187F44" w:rsidP="00466496">
      <w:pPr>
        <w:pStyle w:val="PlainText"/>
        <w:ind w:left="0"/>
        <w:rPr>
          <w:sz w:val="16"/>
          <w:szCs w:val="16"/>
        </w:rPr>
      </w:pPr>
    </w:p>
    <w:p w14:paraId="49C5C690" w14:textId="77777777" w:rsidR="008B6BE0" w:rsidRPr="006518C9" w:rsidRDefault="008438DA" w:rsidP="00187F44">
      <w:pPr>
        <w:pStyle w:val="Heading2"/>
        <w:jc w:val="both"/>
      </w:pPr>
      <w:bookmarkStart w:id="515" w:name="_Toc476057289"/>
      <w:r w:rsidRPr="006518C9">
        <w:t>Enzyme definition</w:t>
      </w:r>
      <w:bookmarkEnd w:id="515"/>
    </w:p>
    <w:p w14:paraId="435F56C2"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proofErr w:type="spellStart"/>
      <w:r w:rsidRPr="006518C9">
        <w:rPr>
          <w:lang w:val="en-US"/>
        </w:rPr>
        <w:t>SpectrumIdentificationProtocol</w:t>
      </w:r>
      <w:proofErr w:type="spellEnd"/>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proofErr w:type="spellStart"/>
      <w:r w:rsidR="00AA70F0" w:rsidRPr="006518C9">
        <w:rPr>
          <w:lang w:val="en-US"/>
        </w:rPr>
        <w:t>EnzymeName</w:t>
      </w:r>
      <w:proofErr w:type="spellEnd"/>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32"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proofErr w:type="spellStart"/>
      <w:r w:rsidR="008F04CE" w:rsidRPr="006518C9">
        <w:rPr>
          <w:lang w:val="en-US"/>
        </w:rPr>
        <w:t>EnzymeName</w:t>
      </w:r>
      <w:proofErr w:type="spellEnd"/>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proofErr w:type="spellStart"/>
      <w:r w:rsidR="001C04DF" w:rsidRPr="006518C9">
        <w:rPr>
          <w:lang w:val="en-US"/>
        </w:rPr>
        <w:t>SiteRegexp</w:t>
      </w:r>
      <w:proofErr w:type="spellEnd"/>
      <w:r w:rsidR="00DF524C" w:rsidRPr="006518C9">
        <w:rPr>
          <w:lang w:val="en-US"/>
        </w:rPr>
        <w:t>&gt;</w:t>
      </w:r>
      <w:r w:rsidR="00DC743D" w:rsidRPr="006518C9">
        <w:rPr>
          <w:lang w:val="en-US"/>
        </w:rPr>
        <w:t xml:space="preserve">. </w:t>
      </w:r>
      <w:r w:rsidR="0089272C" w:rsidRPr="006518C9">
        <w:rPr>
          <w:lang w:val="en-US"/>
        </w:rPr>
        <w:t>If the &lt;</w:t>
      </w:r>
      <w:proofErr w:type="spellStart"/>
      <w:r w:rsidR="0089272C" w:rsidRPr="006518C9">
        <w:rPr>
          <w:lang w:val="en-US"/>
        </w:rPr>
        <w:t>EnzymeName</w:t>
      </w:r>
      <w:proofErr w:type="spellEnd"/>
      <w:r w:rsidR="0089272C" w:rsidRPr="006518C9">
        <w:rPr>
          <w:lang w:val="en-US"/>
        </w:rPr>
        <w:t xml:space="preserve">&gt; element is used, the regular expression MAY also be provided additionally. </w:t>
      </w:r>
      <w:r w:rsidR="00474DD1" w:rsidRPr="006518C9">
        <w:rPr>
          <w:lang w:val="en-US"/>
        </w:rPr>
        <w:t>For a no enzyme search, (</w:t>
      </w:r>
      <w:proofErr w:type="gramStart"/>
      <w:r w:rsidR="00474DD1" w:rsidRPr="006518C9">
        <w:rPr>
          <w:lang w:val="en-US"/>
        </w:rPr>
        <w:t>i.e.</w:t>
      </w:r>
      <w:proofErr w:type="gramEnd"/>
      <w:r w:rsidR="00474DD1" w:rsidRPr="006518C9">
        <w:rPr>
          <w:lang w:val="en-US"/>
        </w:rPr>
        <w:t xml:space="preserv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w:t>
      </w:r>
      <w:proofErr w:type="spellStart"/>
      <w:r w:rsidR="004B5667" w:rsidRPr="006518C9">
        <w:rPr>
          <w:lang w:val="en-US"/>
        </w:rPr>
        <w:t>NoEnzyme</w:t>
      </w:r>
      <w:proofErr w:type="spellEnd"/>
      <w:r w:rsidR="004B5667" w:rsidRPr="006518C9">
        <w:rPr>
          <w:lang w:val="en-US"/>
        </w:rPr>
        <w:t>’ MUST be specified</w:t>
      </w:r>
      <w:r w:rsidR="00474DD1" w:rsidRPr="006518C9">
        <w:rPr>
          <w:lang w:val="en-US"/>
        </w:rPr>
        <w:t xml:space="preserve">, and the </w:t>
      </w:r>
      <w:proofErr w:type="spellStart"/>
      <w:r w:rsidR="00474DD1" w:rsidRPr="006518C9">
        <w:rPr>
          <w:lang w:val="en-US"/>
        </w:rPr>
        <w:t>missedCleavages</w:t>
      </w:r>
      <w:proofErr w:type="spellEnd"/>
      <w:r w:rsidR="00474DD1" w:rsidRPr="006518C9">
        <w:rPr>
          <w:lang w:val="en-US"/>
        </w:rPr>
        <w:t xml:space="preserve"> and </w:t>
      </w:r>
      <w:proofErr w:type="spellStart"/>
      <w:r w:rsidR="00474DD1" w:rsidRPr="006518C9">
        <w:rPr>
          <w:lang w:val="en-US"/>
        </w:rPr>
        <w:t>semiSpecific</w:t>
      </w:r>
      <w:proofErr w:type="spellEnd"/>
      <w:r w:rsidR="00474DD1" w:rsidRPr="006518C9">
        <w:rPr>
          <w:lang w:val="en-US"/>
        </w:rPr>
        <w:t xml:space="preserve">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3B901F27" w14:textId="77777777" w:rsidR="001048BC" w:rsidRPr="006518C9" w:rsidRDefault="001048BC" w:rsidP="00F60D70">
      <w:pPr>
        <w:pStyle w:val="nobreak"/>
        <w:jc w:val="both"/>
        <w:rPr>
          <w:lang w:val="en-US"/>
        </w:rPr>
      </w:pPr>
    </w:p>
    <w:p w14:paraId="2307EA5F"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w:t>
      </w:r>
      <w:proofErr w:type="gramStart"/>
      <w:r w:rsidR="00854D54" w:rsidRPr="006518C9">
        <w:rPr>
          <w:lang w:val="en-US"/>
        </w:rPr>
        <w:t>example</w:t>
      </w:r>
      <w:proofErr w:type="gramEnd"/>
      <w:r w:rsidR="00854D54" w:rsidRPr="006518C9">
        <w:rPr>
          <w:lang w:val="en-US"/>
        </w:rPr>
        <w:t xml:space="preserv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01B6F1C4" w14:textId="77777777" w:rsidR="00552978" w:rsidRPr="006518C9" w:rsidRDefault="00552978" w:rsidP="00F60D70">
      <w:pPr>
        <w:pStyle w:val="nobreak"/>
        <w:jc w:val="both"/>
        <w:rPr>
          <w:rFonts w:ascii="Courier New" w:hAnsi="Courier New" w:cs="Courier New"/>
          <w:lang w:val="en-US"/>
        </w:rPr>
      </w:pPr>
    </w:p>
    <w:p w14:paraId="6265A8F8" w14:textId="77777777" w:rsidR="006A342F" w:rsidRPr="006518C9" w:rsidRDefault="00C57F28" w:rsidP="00F60D70">
      <w:pPr>
        <w:pStyle w:val="nobreak"/>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p w14:paraId="711017D9" w14:textId="77777777" w:rsidR="00552978" w:rsidRPr="006518C9" w:rsidRDefault="00552978" w:rsidP="00F60D70">
      <w:pPr>
        <w:pStyle w:val="nobreak"/>
        <w:jc w:val="both"/>
        <w:rPr>
          <w:lang w:val="en-US"/>
        </w:rPr>
      </w:pPr>
    </w:p>
    <w:p w14:paraId="116FC3F0" w14:textId="77777777" w:rsidR="002E1544" w:rsidRPr="006518C9" w:rsidRDefault="001048BC" w:rsidP="00F60D70">
      <w:pPr>
        <w:pStyle w:val="nobreak"/>
        <w:jc w:val="both"/>
        <w:rPr>
          <w:lang w:val="en-US"/>
        </w:rPr>
      </w:pPr>
      <w:proofErr w:type="gramStart"/>
      <w:r w:rsidRPr="006518C9">
        <w:rPr>
          <w:lang w:val="en-US"/>
        </w:rPr>
        <w:t>The ?</w:t>
      </w:r>
      <w:proofErr w:type="gramEnd"/>
      <w:r w:rsidRPr="006518C9">
        <w:rPr>
          <w:lang w:val="en-US"/>
        </w:rPr>
        <w:t>&lt;=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7BC9B7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p w14:paraId="69A3FBF0" w14:textId="77777777" w:rsidR="002E1544" w:rsidRPr="006518C9" w:rsidRDefault="002E1544" w:rsidP="00F60D70">
      <w:pPr>
        <w:jc w:val="both"/>
        <w:rPr>
          <w:lang w:val="en-US"/>
        </w:rPr>
      </w:pPr>
      <w:proofErr w:type="gramStart"/>
      <w:r w:rsidRPr="006518C9">
        <w:rPr>
          <w:lang w:val="en-US"/>
        </w:rPr>
        <w:lastRenderedPageBreak/>
        <w:t>The ?</w:t>
      </w:r>
      <w:proofErr w:type="gramEnd"/>
      <w:r w:rsidRPr="006518C9">
        <w:rPr>
          <w:lang w:val="en-US"/>
        </w:rPr>
        <w:t>= is a “zero-width positive look-ahead assertion.”</w:t>
      </w:r>
    </w:p>
    <w:p w14:paraId="530527BD" w14:textId="77777777" w:rsidR="002E1544" w:rsidRPr="006518C9" w:rsidRDefault="002E1544" w:rsidP="00F60D70">
      <w:pPr>
        <w:jc w:val="both"/>
        <w:rPr>
          <w:lang w:val="en-US"/>
        </w:rPr>
      </w:pPr>
    </w:p>
    <w:p w14:paraId="07D259AD" w14:textId="77777777" w:rsidR="002E1544" w:rsidRPr="006518C9" w:rsidRDefault="002E1544" w:rsidP="00F60D70">
      <w:pPr>
        <w:jc w:val="both"/>
        <w:rPr>
          <w:lang w:val="en-US"/>
        </w:rPr>
      </w:pPr>
      <w:r w:rsidRPr="006518C9">
        <w:rPr>
          <w:lang w:val="en-US"/>
        </w:rPr>
        <w:t xml:space="preserve">A simple </w:t>
      </w:r>
      <w:proofErr w:type="gramStart"/>
      <w:r w:rsidRPr="006518C9">
        <w:rPr>
          <w:lang w:val="en-US"/>
        </w:rPr>
        <w:t>3 line</w:t>
      </w:r>
      <w:proofErr w:type="gramEnd"/>
      <w:r w:rsidRPr="006518C9">
        <w:rPr>
          <w:lang w:val="en-US"/>
        </w:rPr>
        <w:t xml:space="preserve"> </w:t>
      </w:r>
      <w:proofErr w:type="spellStart"/>
      <w:r w:rsidRPr="006518C9">
        <w:rPr>
          <w:lang w:val="en-US"/>
        </w:rPr>
        <w:t>perl</w:t>
      </w:r>
      <w:proofErr w:type="spellEnd"/>
      <w:r w:rsidRPr="006518C9">
        <w:rPr>
          <w:lang w:val="en-US"/>
        </w:rPr>
        <w:t xml:space="preserve"> program can be written to test a regular expression:</w:t>
      </w:r>
    </w:p>
    <w:p w14:paraId="2BC6F76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0B0EBF35"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w:t>
      </w:r>
      <w:proofErr w:type="gramStart"/>
      <w:r w:rsidRPr="006518C9">
        <w:rPr>
          <w:rFonts w:ascii="Courier New" w:hAnsi="Courier New" w:cs="Courier New"/>
          <w:lang w:val="en-US"/>
        </w:rPr>
        <w:t>(?&lt;</w:t>
      </w:r>
      <w:proofErr w:type="gramEnd"/>
      <w:r w:rsidRPr="006518C9">
        <w:rPr>
          <w:rFonts w:ascii="Courier New" w:hAnsi="Courier New" w:cs="Courier New"/>
          <w:lang w:val="en-US"/>
        </w:rPr>
        <w:t>=[KR])( ?!P)/, $protein);</w:t>
      </w:r>
    </w:p>
    <w:p w14:paraId="4FCA06F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147AA3E7" w14:textId="77777777" w:rsidR="002E1544" w:rsidRPr="006518C9" w:rsidRDefault="002E1544" w:rsidP="00F60D70">
      <w:pPr>
        <w:jc w:val="both"/>
        <w:rPr>
          <w:lang w:val="en-US"/>
        </w:rPr>
      </w:pPr>
    </w:p>
    <w:p w14:paraId="3FEE8ACB" w14:textId="77777777" w:rsidR="002E1544" w:rsidRPr="006518C9" w:rsidRDefault="002E1544" w:rsidP="00F60D70">
      <w:pPr>
        <w:jc w:val="both"/>
        <w:rPr>
          <w:lang w:val="en-US"/>
        </w:rPr>
      </w:pPr>
      <w:r w:rsidRPr="006518C9">
        <w:rPr>
          <w:lang w:val="en-US"/>
        </w:rPr>
        <w:t>The program returns:</w:t>
      </w:r>
    </w:p>
    <w:p w14:paraId="3D4F583A"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27F871AD"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012DD41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4017A83" w14:textId="77777777" w:rsidTr="00447E4C">
        <w:tc>
          <w:tcPr>
            <w:tcW w:w="1951" w:type="dxa"/>
          </w:tcPr>
          <w:p w14:paraId="562D37F6" w14:textId="77777777" w:rsidR="003039C2" w:rsidRPr="006518C9" w:rsidRDefault="003039C2" w:rsidP="00F60D70">
            <w:pPr>
              <w:jc w:val="both"/>
              <w:rPr>
                <w:b/>
                <w:lang w:val="en-US"/>
              </w:rPr>
            </w:pPr>
            <w:r w:rsidRPr="006518C9">
              <w:rPr>
                <w:b/>
                <w:lang w:val="en-US"/>
              </w:rPr>
              <w:t>Enzyme Name</w:t>
            </w:r>
          </w:p>
        </w:tc>
        <w:tc>
          <w:tcPr>
            <w:tcW w:w="2552" w:type="dxa"/>
          </w:tcPr>
          <w:p w14:paraId="1FC8C385" w14:textId="77777777" w:rsidR="003039C2" w:rsidRPr="006518C9" w:rsidRDefault="003039C2" w:rsidP="00F60D70">
            <w:pPr>
              <w:jc w:val="both"/>
              <w:rPr>
                <w:b/>
                <w:lang w:val="en-US"/>
              </w:rPr>
            </w:pPr>
            <w:r w:rsidRPr="006518C9">
              <w:rPr>
                <w:b/>
                <w:lang w:val="en-US"/>
              </w:rPr>
              <w:t>Regular expression</w:t>
            </w:r>
          </w:p>
        </w:tc>
      </w:tr>
      <w:tr w:rsidR="003039C2" w:rsidRPr="006518C9" w14:paraId="1FC2442D" w14:textId="77777777" w:rsidTr="00447E4C">
        <w:tc>
          <w:tcPr>
            <w:tcW w:w="1951" w:type="dxa"/>
          </w:tcPr>
          <w:p w14:paraId="77C5F271" w14:textId="77777777" w:rsidR="003039C2" w:rsidRPr="006518C9" w:rsidRDefault="003039C2" w:rsidP="00F60D70">
            <w:pPr>
              <w:jc w:val="both"/>
              <w:rPr>
                <w:lang w:val="en-US"/>
              </w:rPr>
            </w:pPr>
            <w:r w:rsidRPr="006518C9">
              <w:rPr>
                <w:lang w:val="en-US"/>
              </w:rPr>
              <w:t>Trypsin</w:t>
            </w:r>
          </w:p>
        </w:tc>
        <w:tc>
          <w:tcPr>
            <w:tcW w:w="2552" w:type="dxa"/>
          </w:tcPr>
          <w:p w14:paraId="7FF2C6D1"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tc>
      </w:tr>
      <w:tr w:rsidR="003039C2" w:rsidRPr="006518C9" w14:paraId="3EA49916" w14:textId="77777777" w:rsidTr="00447E4C">
        <w:tc>
          <w:tcPr>
            <w:tcW w:w="1951" w:type="dxa"/>
          </w:tcPr>
          <w:p w14:paraId="7ABE3CC0" w14:textId="77777777" w:rsidR="003039C2" w:rsidRPr="006518C9" w:rsidRDefault="003039C2" w:rsidP="00F60D70">
            <w:pPr>
              <w:jc w:val="both"/>
              <w:rPr>
                <w:lang w:val="en-US"/>
              </w:rPr>
            </w:pPr>
            <w:proofErr w:type="spellStart"/>
            <w:r w:rsidRPr="006518C9">
              <w:rPr>
                <w:lang w:val="en-US"/>
              </w:rPr>
              <w:t>Arg</w:t>
            </w:r>
            <w:proofErr w:type="spellEnd"/>
            <w:r w:rsidRPr="006518C9">
              <w:rPr>
                <w:lang w:val="en-US"/>
              </w:rPr>
              <w:t>-C</w:t>
            </w:r>
          </w:p>
        </w:tc>
        <w:tc>
          <w:tcPr>
            <w:tcW w:w="2552" w:type="dxa"/>
          </w:tcPr>
          <w:p w14:paraId="6F2D79B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=R)(?!P)</w:t>
            </w:r>
          </w:p>
        </w:tc>
      </w:tr>
      <w:tr w:rsidR="003039C2" w:rsidRPr="006518C9" w14:paraId="6418509B" w14:textId="77777777" w:rsidTr="00447E4C">
        <w:tc>
          <w:tcPr>
            <w:tcW w:w="1951" w:type="dxa"/>
          </w:tcPr>
          <w:p w14:paraId="4B91AED8" w14:textId="77777777" w:rsidR="003039C2" w:rsidRPr="006518C9" w:rsidRDefault="003039C2" w:rsidP="00F60D70">
            <w:pPr>
              <w:jc w:val="both"/>
              <w:rPr>
                <w:lang w:val="en-US"/>
              </w:rPr>
            </w:pPr>
            <w:r w:rsidRPr="006518C9">
              <w:rPr>
                <w:lang w:val="en-US"/>
              </w:rPr>
              <w:t>Asp-N</w:t>
            </w:r>
          </w:p>
        </w:tc>
        <w:tc>
          <w:tcPr>
            <w:tcW w:w="2552" w:type="dxa"/>
          </w:tcPr>
          <w:p w14:paraId="2EED63B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tc>
      </w:tr>
      <w:tr w:rsidR="003039C2" w:rsidRPr="006518C9" w14:paraId="2A56872B" w14:textId="77777777" w:rsidTr="00447E4C">
        <w:tc>
          <w:tcPr>
            <w:tcW w:w="1951" w:type="dxa"/>
          </w:tcPr>
          <w:p w14:paraId="13D92952" w14:textId="77777777" w:rsidR="003039C2" w:rsidRPr="006518C9" w:rsidRDefault="003039C2" w:rsidP="00F60D70">
            <w:pPr>
              <w:jc w:val="both"/>
              <w:rPr>
                <w:lang w:val="en-US"/>
              </w:rPr>
            </w:pPr>
            <w:r w:rsidRPr="006518C9">
              <w:rPr>
                <w:lang w:val="en-US"/>
              </w:rPr>
              <w:t>Asp-</w:t>
            </w:r>
            <w:proofErr w:type="spellStart"/>
            <w:r w:rsidRPr="006518C9">
              <w:rPr>
                <w:lang w:val="en-US"/>
              </w:rPr>
              <w:t>N_ambic</w:t>
            </w:r>
            <w:proofErr w:type="spellEnd"/>
          </w:p>
        </w:tc>
        <w:tc>
          <w:tcPr>
            <w:tcW w:w="2552" w:type="dxa"/>
          </w:tcPr>
          <w:p w14:paraId="0D12EE8E"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w:t>
            </w:r>
            <w:proofErr w:type="gramEnd"/>
            <w:r w:rsidRPr="006518C9">
              <w:rPr>
                <w:rFonts w:ascii="Courier New" w:hAnsi="Courier New" w:cs="Courier New"/>
                <w:lang w:val="en-US"/>
              </w:rPr>
              <w:t xml:space="preserve">[DE]) </w:t>
            </w:r>
          </w:p>
        </w:tc>
      </w:tr>
      <w:tr w:rsidR="003039C2" w:rsidRPr="006518C9" w14:paraId="6F525CBA" w14:textId="77777777" w:rsidTr="00447E4C">
        <w:tc>
          <w:tcPr>
            <w:tcW w:w="1951" w:type="dxa"/>
          </w:tcPr>
          <w:p w14:paraId="548C3E55" w14:textId="77777777" w:rsidR="003039C2" w:rsidRPr="006518C9" w:rsidRDefault="003039C2" w:rsidP="00F60D70">
            <w:pPr>
              <w:jc w:val="both"/>
              <w:rPr>
                <w:lang w:val="en-US"/>
              </w:rPr>
            </w:pPr>
            <w:r w:rsidRPr="006518C9">
              <w:rPr>
                <w:lang w:val="en-US"/>
              </w:rPr>
              <w:t>Chymotrypsin</w:t>
            </w:r>
          </w:p>
        </w:tc>
        <w:tc>
          <w:tcPr>
            <w:tcW w:w="2552" w:type="dxa"/>
          </w:tcPr>
          <w:p w14:paraId="2340282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=[FYWL])(?!P)</w:t>
            </w:r>
          </w:p>
        </w:tc>
      </w:tr>
      <w:tr w:rsidR="003039C2" w:rsidRPr="006518C9" w14:paraId="5C60401D" w14:textId="77777777" w:rsidTr="00447E4C">
        <w:tc>
          <w:tcPr>
            <w:tcW w:w="1951" w:type="dxa"/>
          </w:tcPr>
          <w:p w14:paraId="45BC3A9D" w14:textId="77777777" w:rsidR="003039C2" w:rsidRPr="006518C9" w:rsidRDefault="003039C2" w:rsidP="00F60D70">
            <w:pPr>
              <w:jc w:val="both"/>
              <w:rPr>
                <w:lang w:val="en-US"/>
              </w:rPr>
            </w:pPr>
            <w:proofErr w:type="spellStart"/>
            <w:r w:rsidRPr="006518C9">
              <w:rPr>
                <w:lang w:val="en-US"/>
              </w:rPr>
              <w:t>CNBr</w:t>
            </w:r>
            <w:proofErr w:type="spellEnd"/>
          </w:p>
        </w:tc>
        <w:tc>
          <w:tcPr>
            <w:tcW w:w="2552" w:type="dxa"/>
          </w:tcPr>
          <w:p w14:paraId="61217A5E"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=M)</w:t>
            </w:r>
          </w:p>
        </w:tc>
      </w:tr>
      <w:tr w:rsidR="003039C2" w:rsidRPr="006518C9" w14:paraId="44AF5879" w14:textId="77777777" w:rsidTr="00447E4C">
        <w:tc>
          <w:tcPr>
            <w:tcW w:w="1951" w:type="dxa"/>
          </w:tcPr>
          <w:p w14:paraId="73887BD0" w14:textId="77777777" w:rsidR="003039C2" w:rsidRPr="006518C9" w:rsidRDefault="003039C2" w:rsidP="00F60D70">
            <w:pPr>
              <w:jc w:val="both"/>
              <w:rPr>
                <w:lang w:val="en-US"/>
              </w:rPr>
            </w:pPr>
            <w:proofErr w:type="spellStart"/>
            <w:r w:rsidRPr="006518C9">
              <w:rPr>
                <w:lang w:val="en-US"/>
              </w:rPr>
              <w:t>Formic_acid</w:t>
            </w:r>
            <w:proofErr w:type="spellEnd"/>
          </w:p>
        </w:tc>
        <w:tc>
          <w:tcPr>
            <w:tcW w:w="2552" w:type="dxa"/>
          </w:tcPr>
          <w:p w14:paraId="5602CE4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w:t>
            </w:r>
            <w:proofErr w:type="gramStart"/>
            <w:r w:rsidRPr="006518C9">
              <w:rPr>
                <w:rFonts w:ascii="Courier New" w:hAnsi="Courier New" w:cs="Courier New"/>
                <w:lang w:val="en-US"/>
              </w:rPr>
              <w:t>(?&lt;</w:t>
            </w:r>
            <w:proofErr w:type="gramEnd"/>
            <w:r w:rsidRPr="006518C9">
              <w:rPr>
                <w:rFonts w:ascii="Courier New" w:hAnsi="Courier New" w:cs="Courier New"/>
                <w:lang w:val="en-US"/>
              </w:rPr>
              <w:t xml:space="preserve">=D))|((?=D)) </w:t>
            </w:r>
          </w:p>
        </w:tc>
      </w:tr>
      <w:tr w:rsidR="003039C2" w:rsidRPr="006518C9" w14:paraId="46414617" w14:textId="77777777" w:rsidTr="00447E4C">
        <w:tc>
          <w:tcPr>
            <w:tcW w:w="1951" w:type="dxa"/>
          </w:tcPr>
          <w:p w14:paraId="15E1F107" w14:textId="77777777" w:rsidR="003039C2" w:rsidRPr="006518C9" w:rsidRDefault="003039C2" w:rsidP="00F60D70">
            <w:pPr>
              <w:jc w:val="both"/>
              <w:rPr>
                <w:lang w:val="en-US"/>
              </w:rPr>
            </w:pPr>
            <w:r w:rsidRPr="006518C9">
              <w:rPr>
                <w:lang w:val="en-US"/>
              </w:rPr>
              <w:t>Lys-C</w:t>
            </w:r>
          </w:p>
        </w:tc>
        <w:tc>
          <w:tcPr>
            <w:tcW w:w="2552" w:type="dxa"/>
          </w:tcPr>
          <w:p w14:paraId="17E84F92"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=K)(?!P)</w:t>
            </w:r>
          </w:p>
        </w:tc>
      </w:tr>
      <w:tr w:rsidR="003039C2" w:rsidRPr="006518C9" w14:paraId="1874CD54" w14:textId="77777777" w:rsidTr="00447E4C">
        <w:tc>
          <w:tcPr>
            <w:tcW w:w="1951" w:type="dxa"/>
          </w:tcPr>
          <w:p w14:paraId="512AC715" w14:textId="77777777" w:rsidR="003039C2" w:rsidRPr="006518C9" w:rsidRDefault="003039C2" w:rsidP="00F60D70">
            <w:pPr>
              <w:jc w:val="both"/>
              <w:rPr>
                <w:lang w:val="en-US"/>
              </w:rPr>
            </w:pPr>
            <w:r w:rsidRPr="006518C9">
              <w:rPr>
                <w:lang w:val="en-US"/>
              </w:rPr>
              <w:t>Lys-C/P</w:t>
            </w:r>
          </w:p>
        </w:tc>
        <w:tc>
          <w:tcPr>
            <w:tcW w:w="2552" w:type="dxa"/>
          </w:tcPr>
          <w:p w14:paraId="71244B97"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w:t>
            </w:r>
          </w:p>
        </w:tc>
      </w:tr>
      <w:tr w:rsidR="003039C2" w:rsidRPr="006518C9" w14:paraId="359E6B18" w14:textId="77777777" w:rsidTr="00447E4C">
        <w:tc>
          <w:tcPr>
            <w:tcW w:w="1951" w:type="dxa"/>
          </w:tcPr>
          <w:p w14:paraId="53F5D187" w14:textId="77777777" w:rsidR="003039C2" w:rsidRPr="006518C9" w:rsidRDefault="003039C2" w:rsidP="00F60D70">
            <w:pPr>
              <w:jc w:val="both"/>
              <w:rPr>
                <w:lang w:val="en-US"/>
              </w:rPr>
            </w:pPr>
            <w:proofErr w:type="spellStart"/>
            <w:r w:rsidRPr="006518C9">
              <w:rPr>
                <w:lang w:val="en-US"/>
              </w:rPr>
              <w:t>PepsinA</w:t>
            </w:r>
            <w:proofErr w:type="spellEnd"/>
          </w:p>
        </w:tc>
        <w:tc>
          <w:tcPr>
            <w:tcW w:w="2552" w:type="dxa"/>
          </w:tcPr>
          <w:p w14:paraId="187402DC"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=[FL])</w:t>
            </w:r>
          </w:p>
        </w:tc>
      </w:tr>
      <w:tr w:rsidR="003039C2" w:rsidRPr="006518C9" w14:paraId="7736B600" w14:textId="77777777" w:rsidTr="00447E4C">
        <w:tc>
          <w:tcPr>
            <w:tcW w:w="1951" w:type="dxa"/>
          </w:tcPr>
          <w:p w14:paraId="197F41E7" w14:textId="77777777" w:rsidR="003039C2" w:rsidRPr="006518C9" w:rsidRDefault="003039C2" w:rsidP="00F60D70">
            <w:pPr>
              <w:jc w:val="both"/>
              <w:rPr>
                <w:lang w:val="en-US"/>
              </w:rPr>
            </w:pPr>
            <w:proofErr w:type="spellStart"/>
            <w:r w:rsidRPr="006518C9">
              <w:rPr>
                <w:lang w:val="en-US"/>
              </w:rPr>
              <w:t>TrypChymo</w:t>
            </w:r>
            <w:proofErr w:type="spellEnd"/>
          </w:p>
        </w:tc>
        <w:tc>
          <w:tcPr>
            <w:tcW w:w="2552" w:type="dxa"/>
          </w:tcPr>
          <w:p w14:paraId="420FE7A6"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=[FYWLKR])(?!P)</w:t>
            </w:r>
          </w:p>
        </w:tc>
      </w:tr>
      <w:tr w:rsidR="003039C2" w:rsidRPr="006518C9" w14:paraId="1AD7BAD2" w14:textId="77777777" w:rsidTr="00447E4C">
        <w:tc>
          <w:tcPr>
            <w:tcW w:w="1951" w:type="dxa"/>
          </w:tcPr>
          <w:p w14:paraId="08F11105" w14:textId="77777777" w:rsidR="003039C2" w:rsidRPr="006518C9" w:rsidRDefault="003039C2" w:rsidP="00F60D70">
            <w:pPr>
              <w:jc w:val="both"/>
              <w:rPr>
                <w:lang w:val="en-US"/>
              </w:rPr>
            </w:pPr>
            <w:r w:rsidRPr="006518C9">
              <w:rPr>
                <w:lang w:val="en-US"/>
              </w:rPr>
              <w:t>Trypsin/P</w:t>
            </w:r>
          </w:p>
        </w:tc>
        <w:tc>
          <w:tcPr>
            <w:tcW w:w="2552" w:type="dxa"/>
          </w:tcPr>
          <w:p w14:paraId="23269967"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w:t>
            </w:r>
          </w:p>
        </w:tc>
      </w:tr>
      <w:tr w:rsidR="003039C2" w:rsidRPr="006518C9" w14:paraId="326DF2FB" w14:textId="77777777" w:rsidTr="00447E4C">
        <w:tc>
          <w:tcPr>
            <w:tcW w:w="1951" w:type="dxa"/>
          </w:tcPr>
          <w:p w14:paraId="6126B8D1" w14:textId="77777777" w:rsidR="003039C2" w:rsidRPr="006518C9" w:rsidRDefault="003039C2" w:rsidP="00F60D70">
            <w:pPr>
              <w:jc w:val="both"/>
              <w:rPr>
                <w:lang w:val="en-US"/>
              </w:rPr>
            </w:pPr>
            <w:r w:rsidRPr="006518C9">
              <w:rPr>
                <w:lang w:val="en-US"/>
              </w:rPr>
              <w:t>V8-DE</w:t>
            </w:r>
          </w:p>
        </w:tc>
        <w:tc>
          <w:tcPr>
            <w:tcW w:w="2552" w:type="dxa"/>
          </w:tcPr>
          <w:p w14:paraId="258D226A"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=[BDEZ])(?!P)</w:t>
            </w:r>
          </w:p>
        </w:tc>
      </w:tr>
      <w:tr w:rsidR="003039C2" w:rsidRPr="006518C9" w14:paraId="567053A2" w14:textId="77777777" w:rsidTr="00447E4C">
        <w:tc>
          <w:tcPr>
            <w:tcW w:w="1951" w:type="dxa"/>
          </w:tcPr>
          <w:p w14:paraId="3F0F630C" w14:textId="77777777" w:rsidR="003039C2" w:rsidRPr="006518C9" w:rsidRDefault="003039C2" w:rsidP="00F60D70">
            <w:pPr>
              <w:jc w:val="both"/>
              <w:rPr>
                <w:lang w:val="en-US"/>
              </w:rPr>
            </w:pPr>
            <w:r w:rsidRPr="006518C9">
              <w:rPr>
                <w:lang w:val="en-US"/>
              </w:rPr>
              <w:t>V8-E</w:t>
            </w:r>
          </w:p>
        </w:tc>
        <w:tc>
          <w:tcPr>
            <w:tcW w:w="2552" w:type="dxa"/>
          </w:tcPr>
          <w:p w14:paraId="4C57915C" w14:textId="77777777" w:rsidR="003039C2" w:rsidRPr="006518C9" w:rsidRDefault="003039C2" w:rsidP="00F60D70">
            <w:pPr>
              <w:jc w:val="both"/>
              <w:rPr>
                <w:rFonts w:ascii="Courier New" w:hAnsi="Courier New" w:cs="Courier New"/>
                <w:highlight w:val="yello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=[EZ])(?!P)</w:t>
            </w:r>
          </w:p>
        </w:tc>
      </w:tr>
      <w:tr w:rsidR="00735E36" w:rsidRPr="006518C9" w14:paraId="24B63E09" w14:textId="77777777" w:rsidTr="00447E4C">
        <w:tc>
          <w:tcPr>
            <w:tcW w:w="1951" w:type="dxa"/>
          </w:tcPr>
          <w:p w14:paraId="2E454632" w14:textId="77777777" w:rsidR="00735E36" w:rsidRPr="006518C9" w:rsidRDefault="00735E36" w:rsidP="00F60D70">
            <w:pPr>
              <w:jc w:val="both"/>
              <w:rPr>
                <w:lang w:val="en-US"/>
              </w:rPr>
            </w:pPr>
            <w:r w:rsidRPr="006518C9">
              <w:rPr>
                <w:lang w:val="en-US"/>
              </w:rPr>
              <w:t>Leukocyte elastase</w:t>
            </w:r>
          </w:p>
        </w:tc>
        <w:tc>
          <w:tcPr>
            <w:tcW w:w="2552" w:type="dxa"/>
          </w:tcPr>
          <w:p w14:paraId="32A2A58F"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=[ALIV])(?!P)</w:t>
            </w:r>
          </w:p>
        </w:tc>
      </w:tr>
      <w:tr w:rsidR="00735E36" w:rsidRPr="006518C9" w14:paraId="177615D1" w14:textId="77777777" w:rsidTr="00447E4C">
        <w:tc>
          <w:tcPr>
            <w:tcW w:w="1951" w:type="dxa"/>
          </w:tcPr>
          <w:p w14:paraId="7E76A600" w14:textId="77777777" w:rsidR="00735E36" w:rsidRPr="006518C9" w:rsidRDefault="00735E36" w:rsidP="00F60D70">
            <w:pPr>
              <w:jc w:val="both"/>
              <w:rPr>
                <w:lang w:val="en-US"/>
              </w:rPr>
            </w:pPr>
            <w:r w:rsidRPr="006518C9">
              <w:rPr>
                <w:lang w:val="en-US"/>
              </w:rPr>
              <w:t>Proline endopeptidase</w:t>
            </w:r>
          </w:p>
        </w:tc>
        <w:tc>
          <w:tcPr>
            <w:tcW w:w="2552" w:type="dxa"/>
          </w:tcPr>
          <w:p w14:paraId="28CB39D3"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=[HKR]P)(?!P)</w:t>
            </w:r>
          </w:p>
        </w:tc>
      </w:tr>
      <w:tr w:rsidR="00735E36" w:rsidRPr="006518C9" w14:paraId="73AD8EFC" w14:textId="77777777" w:rsidTr="00447E4C">
        <w:tc>
          <w:tcPr>
            <w:tcW w:w="1951" w:type="dxa"/>
          </w:tcPr>
          <w:p w14:paraId="282FB550" w14:textId="77777777" w:rsidR="00735E36" w:rsidRPr="006518C9" w:rsidRDefault="00735E36" w:rsidP="00F60D70">
            <w:pPr>
              <w:jc w:val="both"/>
              <w:rPr>
                <w:lang w:val="en-US"/>
              </w:rPr>
            </w:pPr>
            <w:r w:rsidRPr="006518C9">
              <w:rPr>
                <w:lang w:val="en-US"/>
              </w:rPr>
              <w:t>Glutamyl endopeptidase</w:t>
            </w:r>
          </w:p>
        </w:tc>
        <w:tc>
          <w:tcPr>
            <w:tcW w:w="2552" w:type="dxa"/>
          </w:tcPr>
          <w:p w14:paraId="494B955B"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=[^E]E)</w:t>
            </w:r>
          </w:p>
        </w:tc>
      </w:tr>
      <w:tr w:rsidR="00735E36" w:rsidRPr="006518C9" w14:paraId="182F889E" w14:textId="77777777" w:rsidTr="00447E4C">
        <w:tc>
          <w:tcPr>
            <w:tcW w:w="1951" w:type="dxa"/>
          </w:tcPr>
          <w:p w14:paraId="64534BF6" w14:textId="77777777" w:rsidR="00735E36" w:rsidRPr="006518C9" w:rsidRDefault="00735E36" w:rsidP="00F60D70">
            <w:pPr>
              <w:jc w:val="both"/>
              <w:rPr>
                <w:lang w:val="en-US"/>
              </w:rPr>
            </w:pPr>
            <w:r w:rsidRPr="006518C9">
              <w:rPr>
                <w:lang w:val="en-US"/>
              </w:rPr>
              <w:t>2-iodobenzoate</w:t>
            </w:r>
          </w:p>
        </w:tc>
        <w:tc>
          <w:tcPr>
            <w:tcW w:w="2552" w:type="dxa"/>
          </w:tcPr>
          <w:p w14:paraId="6A96044A"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=W)</w:t>
            </w:r>
          </w:p>
        </w:tc>
      </w:tr>
    </w:tbl>
    <w:p w14:paraId="7298C0EE" w14:textId="77777777" w:rsidR="008438DA" w:rsidRPr="006518C9" w:rsidRDefault="003039C2" w:rsidP="00F60D70">
      <w:pPr>
        <w:pStyle w:val="Caption"/>
        <w:jc w:val="both"/>
        <w:rPr>
          <w:b w:val="0"/>
          <w:lang w:val="en-US"/>
        </w:rPr>
      </w:pPr>
      <w:bookmarkStart w:id="516" w:name="_Ref215304396"/>
      <w:r w:rsidRPr="006518C9">
        <w:rPr>
          <w:lang w:val="en-US"/>
        </w:rPr>
        <w:t xml:space="preserve">Table </w:t>
      </w:r>
      <w:bookmarkEnd w:id="516"/>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692E58C1" w14:textId="77777777" w:rsidR="00805A43" w:rsidRPr="006518C9" w:rsidRDefault="00805A43" w:rsidP="00F60D70">
      <w:pPr>
        <w:jc w:val="both"/>
        <w:rPr>
          <w:highlight w:val="yellow"/>
          <w:lang w:val="en-US"/>
        </w:rPr>
      </w:pPr>
    </w:p>
    <w:p w14:paraId="320FCC57" w14:textId="77777777" w:rsidR="00805A43" w:rsidRPr="006518C9" w:rsidRDefault="00805A43" w:rsidP="00F60D70">
      <w:pPr>
        <w:pStyle w:val="Heading2"/>
        <w:jc w:val="both"/>
      </w:pPr>
      <w:bookmarkStart w:id="517" w:name="_Toc476057290"/>
      <w:r w:rsidRPr="006518C9">
        <w:t>Unknown modifications</w:t>
      </w:r>
      <w:bookmarkEnd w:id="517"/>
    </w:p>
    <w:p w14:paraId="231EF27C"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w:t>
      </w:r>
      <w:proofErr w:type="spellStart"/>
      <w:r w:rsidRPr="006518C9">
        <w:rPr>
          <w:lang w:val="en-US"/>
        </w:rPr>
        <w:t>mzIdentML</w:t>
      </w:r>
      <w:proofErr w:type="spellEnd"/>
      <w:r w:rsidRPr="006518C9">
        <w:rPr>
          <w:lang w:val="en-US"/>
        </w:rPr>
        <w:t xml:space="preserve"> there has been a change with respect to how “unknown modifications” (</w:t>
      </w:r>
      <w:proofErr w:type="gramStart"/>
      <w:r w:rsidRPr="006518C9">
        <w:rPr>
          <w:lang w:val="en-US"/>
        </w:rPr>
        <w:t>i.e.</w:t>
      </w:r>
      <w:proofErr w:type="gramEnd"/>
      <w:r w:rsidRPr="006518C9">
        <w:rPr>
          <w:lang w:val="en-US"/>
        </w:rPr>
        <w:t xml:space="preserve"> those not present in an allowed CV) are reported on peptides. In version 1.0, </w:t>
      </w:r>
      <w:r w:rsidR="00BB563D" w:rsidRPr="006518C9">
        <w:rPr>
          <w:lang w:val="en-US"/>
        </w:rPr>
        <w:t>&lt;</w:t>
      </w:r>
      <w:proofErr w:type="spellStart"/>
      <w:r w:rsidRPr="006518C9">
        <w:rPr>
          <w:lang w:val="en-US"/>
        </w:rPr>
        <w:t>userParam</w:t>
      </w:r>
      <w:proofErr w:type="spellEnd"/>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proofErr w:type="spellStart"/>
      <w:r w:rsidRPr="006518C9">
        <w:rPr>
          <w:lang w:val="en-US"/>
        </w:rPr>
        <w:t>cvParam</w:t>
      </w:r>
      <w:proofErr w:type="spellEnd"/>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proofErr w:type="spellStart"/>
      <w:r w:rsidR="00BB563D" w:rsidRPr="006518C9">
        <w:rPr>
          <w:lang w:val="en-US"/>
        </w:rPr>
        <w:t>Unimod</w:t>
      </w:r>
      <w:proofErr w:type="spellEnd"/>
      <w:r w:rsidR="00BB563D" w:rsidRPr="006518C9">
        <w:rPr>
          <w:lang w:val="en-US"/>
        </w:rPr>
        <w:t xml:space="preserve">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proofErr w:type="spellStart"/>
      <w:r w:rsidR="00BB563D" w:rsidRPr="006518C9">
        <w:rPr>
          <w:lang w:val="en-US"/>
        </w:rPr>
        <w:t>Unimod</w:t>
      </w:r>
      <w:proofErr w:type="spellEnd"/>
      <w:r w:rsidR="00C51A85" w:rsidRPr="006518C9">
        <w:rPr>
          <w:lang w:val="en-US"/>
        </w:rPr>
        <w:t xml:space="preserve">. </w:t>
      </w:r>
    </w:p>
    <w:p w14:paraId="75494075" w14:textId="77777777" w:rsidR="00D60965" w:rsidRPr="006518C9" w:rsidRDefault="00D60965" w:rsidP="00F60D70">
      <w:pPr>
        <w:jc w:val="both"/>
        <w:rPr>
          <w:lang w:val="en-US"/>
        </w:rPr>
      </w:pPr>
    </w:p>
    <w:p w14:paraId="163AB84D" w14:textId="77777777" w:rsidR="00805A43" w:rsidRPr="006518C9" w:rsidRDefault="00805A43" w:rsidP="00F60D70">
      <w:pPr>
        <w:jc w:val="both"/>
        <w:rPr>
          <w:highlight w:val="yellow"/>
          <w:lang w:val="en-US"/>
        </w:rPr>
      </w:pPr>
    </w:p>
    <w:p w14:paraId="65BD15BF" w14:textId="77777777" w:rsidR="008B6BE0" w:rsidRPr="006518C9" w:rsidRDefault="008B6BE0" w:rsidP="00F60D70">
      <w:pPr>
        <w:pStyle w:val="Heading1"/>
        <w:jc w:val="both"/>
      </w:pPr>
      <w:bookmarkStart w:id="518" w:name="_Ref170622236"/>
      <w:bookmarkStart w:id="519" w:name="_Toc170636047"/>
      <w:bookmarkStart w:id="520" w:name="_Toc476057291"/>
      <w:bookmarkStart w:id="521" w:name="_Toc111817895"/>
      <w:bookmarkStart w:id="522" w:name="_Toc118017570"/>
      <w:r w:rsidRPr="006518C9">
        <w:t>Conclusions</w:t>
      </w:r>
      <w:bookmarkEnd w:id="518"/>
      <w:bookmarkEnd w:id="519"/>
      <w:bookmarkEnd w:id="520"/>
    </w:p>
    <w:p w14:paraId="21F82DEF" w14:textId="77777777" w:rsidR="008B6BE0" w:rsidRPr="006518C9" w:rsidRDefault="008B6BE0" w:rsidP="00F60D70">
      <w:pPr>
        <w:jc w:val="both"/>
        <w:rPr>
          <w:lang w:val="en-US"/>
        </w:rPr>
      </w:pPr>
      <w:r w:rsidRPr="006518C9">
        <w:rPr>
          <w:lang w:val="en-US"/>
        </w:rPr>
        <w:t xml:space="preserve">This document contains the specifications for using the </w:t>
      </w:r>
      <w:proofErr w:type="spellStart"/>
      <w:r w:rsidR="006D41B9" w:rsidRPr="006518C9">
        <w:rPr>
          <w:lang w:val="en-US"/>
        </w:rPr>
        <w:t>mzIdentML</w:t>
      </w:r>
      <w:proofErr w:type="spellEnd"/>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4906F2BB" w14:textId="77777777" w:rsidR="006B02A5" w:rsidRPr="006518C9" w:rsidRDefault="006B02A5" w:rsidP="00F60D70">
      <w:pPr>
        <w:jc w:val="both"/>
        <w:rPr>
          <w:highlight w:val="yellow"/>
          <w:lang w:val="en-US"/>
        </w:rPr>
      </w:pPr>
    </w:p>
    <w:p w14:paraId="2A9ABFA9" w14:textId="77777777" w:rsidR="00BA2856" w:rsidRPr="006518C9" w:rsidRDefault="006B02A5" w:rsidP="00F60D70">
      <w:pPr>
        <w:pStyle w:val="Heading1"/>
        <w:jc w:val="both"/>
      </w:pPr>
      <w:bookmarkStart w:id="523" w:name="_Toc476057292"/>
      <w:r w:rsidRPr="006518C9">
        <w:lastRenderedPageBreak/>
        <w:t>Authors</w:t>
      </w:r>
      <w:r w:rsidR="005B103B" w:rsidRPr="006518C9">
        <w:t xml:space="preserve"> and Contributors</w:t>
      </w:r>
      <w:bookmarkEnd w:id="523"/>
    </w:p>
    <w:bookmarkEnd w:id="521"/>
    <w:bookmarkEnd w:id="522"/>
    <w:p w14:paraId="0DB77410" w14:textId="77777777" w:rsidR="00D81DE0" w:rsidRPr="006518C9" w:rsidRDefault="00D81DE0" w:rsidP="00F60D70">
      <w:pPr>
        <w:jc w:val="both"/>
        <w:rPr>
          <w:lang w:val="en-US"/>
        </w:rPr>
      </w:pPr>
    </w:p>
    <w:p w14:paraId="51EC5018" w14:textId="77777777" w:rsidR="00D01283" w:rsidRPr="006518C9" w:rsidRDefault="00D01283" w:rsidP="00F60D70">
      <w:pPr>
        <w:jc w:val="both"/>
        <w:rPr>
          <w:lang w:val="en-US"/>
        </w:rPr>
      </w:pPr>
      <w:r w:rsidRPr="006518C9">
        <w:rPr>
          <w:lang w:val="en-US"/>
        </w:rPr>
        <w:t>Authors of this specification:</w:t>
      </w:r>
    </w:p>
    <w:p w14:paraId="71C99117" w14:textId="77777777" w:rsidR="001F7ECD" w:rsidRPr="006518C9" w:rsidRDefault="001F7ECD" w:rsidP="00F60D70">
      <w:pPr>
        <w:jc w:val="both"/>
        <w:rPr>
          <w:lang w:val="en-US"/>
        </w:rPr>
      </w:pPr>
      <w:r w:rsidRPr="006518C9">
        <w:rPr>
          <w:lang w:val="en-US"/>
        </w:rPr>
        <w:t xml:space="preserve">Juan Antonio </w:t>
      </w:r>
      <w:proofErr w:type="spellStart"/>
      <w:r w:rsidRPr="006518C9">
        <w:rPr>
          <w:lang w:val="en-US"/>
        </w:rPr>
        <w:t>Vizcaíno</w:t>
      </w:r>
      <w:proofErr w:type="spellEnd"/>
      <w:r w:rsidRPr="006518C9">
        <w:rPr>
          <w:lang w:val="en-US"/>
        </w:rPr>
        <w:t xml:space="preserve">, European Bioinformatics Institute </w:t>
      </w:r>
    </w:p>
    <w:p w14:paraId="5CD02088" w14:textId="77777777" w:rsidR="001F7ECD" w:rsidRPr="002971BD" w:rsidRDefault="001F7ECD" w:rsidP="00F60D70">
      <w:pPr>
        <w:jc w:val="both"/>
        <w:rPr>
          <w:lang w:val="de-DE"/>
        </w:rPr>
      </w:pPr>
      <w:r w:rsidRPr="002971BD">
        <w:rPr>
          <w:lang w:val="de-DE"/>
        </w:rPr>
        <w:t xml:space="preserve">Gerhard Mayer, Medizinisches Proteom-Center, Ruhr-Universität Bochum </w:t>
      </w:r>
    </w:p>
    <w:p w14:paraId="377CE0F1" w14:textId="77777777" w:rsidR="001F7ECD" w:rsidRPr="002971BD" w:rsidRDefault="001F7ECD" w:rsidP="00F60D70">
      <w:pPr>
        <w:jc w:val="both"/>
        <w:rPr>
          <w:lang w:val="de-DE"/>
        </w:rPr>
      </w:pPr>
      <w:r w:rsidRPr="002971BD">
        <w:rPr>
          <w:lang w:val="de-DE"/>
        </w:rPr>
        <w:t>Martin Eisenacher, Medizinisches Proteom-Center, Ruhr-Universität Bochum</w:t>
      </w:r>
    </w:p>
    <w:p w14:paraId="4CCE47BB"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20A2A408" w14:textId="77777777" w:rsidR="001F7ECD" w:rsidRDefault="001F7ECD" w:rsidP="00F60D70">
      <w:pPr>
        <w:jc w:val="both"/>
        <w:rPr>
          <w:lang w:val="en-US"/>
        </w:rPr>
      </w:pPr>
      <w:r w:rsidRPr="006518C9">
        <w:rPr>
          <w:lang w:val="en-US"/>
        </w:rPr>
        <w:t>Terry Farrah, Institute for Systems Biology</w:t>
      </w:r>
    </w:p>
    <w:p w14:paraId="1A7B8B3E"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1099962E" w14:textId="77777777" w:rsidR="001F7ECD" w:rsidRPr="006518C9" w:rsidRDefault="001F7ECD" w:rsidP="00F60D70">
      <w:pPr>
        <w:jc w:val="both"/>
        <w:rPr>
          <w:lang w:val="en-US"/>
        </w:rPr>
      </w:pPr>
      <w:r w:rsidRPr="006518C9">
        <w:rPr>
          <w:lang w:val="en-US"/>
        </w:rPr>
        <w:t>Andrew R Jones, University of Liverpool</w:t>
      </w:r>
    </w:p>
    <w:p w14:paraId="6F230F37" w14:textId="77777777" w:rsidR="00D81DE0" w:rsidRPr="006518C9" w:rsidRDefault="00D81DE0" w:rsidP="001F7ECD">
      <w:pPr>
        <w:rPr>
          <w:lang w:val="en-US"/>
        </w:rPr>
      </w:pPr>
    </w:p>
    <w:p w14:paraId="2F0BAD23"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33" w:history="1">
        <w:r w:rsidR="00D81DE0" w:rsidRPr="006518C9">
          <w:rPr>
            <w:rStyle w:val="Hyperlink"/>
            <w:lang w:val="en-US"/>
          </w:rPr>
          <w:t>andrew.jones@liv.ac.uk</w:t>
        </w:r>
      </w:hyperlink>
    </w:p>
    <w:p w14:paraId="6DFDF0CD" w14:textId="77777777" w:rsidR="00D81DE0" w:rsidRPr="006518C9" w:rsidRDefault="00D81DE0" w:rsidP="00466496">
      <w:pPr>
        <w:rPr>
          <w:lang w:val="en-US"/>
        </w:rPr>
      </w:pPr>
    </w:p>
    <w:p w14:paraId="420BE78D" w14:textId="77777777" w:rsidR="00D01283" w:rsidRPr="006518C9" w:rsidRDefault="00D01283" w:rsidP="00466496">
      <w:pPr>
        <w:rPr>
          <w:lang w:val="en-US"/>
        </w:rPr>
      </w:pPr>
    </w:p>
    <w:p w14:paraId="5DBEE875" w14:textId="77777777" w:rsidR="00060CAA" w:rsidRPr="006518C9" w:rsidRDefault="00060CAA" w:rsidP="00466496">
      <w:pPr>
        <w:rPr>
          <w:lang w:val="en-US"/>
        </w:rPr>
      </w:pPr>
    </w:p>
    <w:p w14:paraId="7FE8C158"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proofErr w:type="spellStart"/>
      <w:r w:rsidR="006D41B9" w:rsidRPr="006518C9">
        <w:rPr>
          <w:lang w:val="en-US"/>
        </w:rPr>
        <w:t>mzIdentML</w:t>
      </w:r>
      <w:proofErr w:type="spellEnd"/>
      <w:r w:rsidRPr="006518C9">
        <w:rPr>
          <w:lang w:val="en-US"/>
        </w:rPr>
        <w:t>:</w:t>
      </w:r>
    </w:p>
    <w:p w14:paraId="1F4E3BF1"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175E407B" w14:textId="77777777" w:rsidR="00FF6617" w:rsidRPr="006518C9" w:rsidRDefault="008B6BE0" w:rsidP="00466496">
      <w:pPr>
        <w:numPr>
          <w:ilvl w:val="0"/>
          <w:numId w:val="17"/>
        </w:numPr>
        <w:rPr>
          <w:lang w:val="en-US"/>
        </w:rPr>
      </w:pPr>
      <w:r w:rsidRPr="006518C9">
        <w:rPr>
          <w:lang w:val="en-US"/>
        </w:rPr>
        <w:t xml:space="preserve">Julian </w:t>
      </w:r>
      <w:proofErr w:type="spellStart"/>
      <w:r w:rsidRPr="006518C9">
        <w:rPr>
          <w:lang w:val="en-US"/>
        </w:rPr>
        <w:t>Selley</w:t>
      </w:r>
      <w:proofErr w:type="spellEnd"/>
      <w:r w:rsidR="004A5AFB" w:rsidRPr="006518C9">
        <w:rPr>
          <w:lang w:val="en-US"/>
        </w:rPr>
        <w:t>, University of Manchester</w:t>
      </w:r>
    </w:p>
    <w:p w14:paraId="15DC5D71" w14:textId="77777777" w:rsidR="00FF6617" w:rsidRPr="006518C9" w:rsidRDefault="00FF6617" w:rsidP="00466496">
      <w:pPr>
        <w:numPr>
          <w:ilvl w:val="0"/>
          <w:numId w:val="17"/>
        </w:numPr>
        <w:rPr>
          <w:lang w:val="en-US"/>
        </w:rPr>
      </w:pPr>
      <w:proofErr w:type="spellStart"/>
      <w:r w:rsidRPr="006518C9">
        <w:rPr>
          <w:lang w:val="en-US"/>
        </w:rPr>
        <w:t>Zsuzsanna</w:t>
      </w:r>
      <w:proofErr w:type="spellEnd"/>
      <w:r w:rsidRPr="006518C9">
        <w:rPr>
          <w:lang w:val="en-US"/>
        </w:rPr>
        <w:t xml:space="preserve"> </w:t>
      </w:r>
      <w:proofErr w:type="spellStart"/>
      <w:r w:rsidRPr="006518C9">
        <w:rPr>
          <w:lang w:val="en-US"/>
        </w:rPr>
        <w:t>Bencsath-Makkai</w:t>
      </w:r>
      <w:proofErr w:type="spellEnd"/>
      <w:r w:rsidRPr="006518C9">
        <w:rPr>
          <w:lang w:val="en-US"/>
        </w:rPr>
        <w:t>, Biomedical Engineering, McGill University</w:t>
      </w:r>
    </w:p>
    <w:p w14:paraId="41F978B7" w14:textId="77777777" w:rsidR="0010650C" w:rsidRPr="006518C9" w:rsidRDefault="00DA3855" w:rsidP="00466496">
      <w:pPr>
        <w:numPr>
          <w:ilvl w:val="0"/>
          <w:numId w:val="17"/>
        </w:numPr>
        <w:rPr>
          <w:lang w:val="en-US"/>
        </w:rPr>
      </w:pPr>
      <w:r w:rsidRPr="006518C9">
        <w:rPr>
          <w:lang w:val="en-US"/>
        </w:rPr>
        <w:t xml:space="preserve">Randy Julian, </w:t>
      </w:r>
      <w:proofErr w:type="spellStart"/>
      <w:r w:rsidR="00357480" w:rsidRPr="006518C9">
        <w:rPr>
          <w:lang w:val="en-US"/>
        </w:rPr>
        <w:t>IndigoBio</w:t>
      </w:r>
      <w:proofErr w:type="spellEnd"/>
    </w:p>
    <w:p w14:paraId="1A98D4F5"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w:t>
      </w:r>
      <w:proofErr w:type="spellStart"/>
      <w:r w:rsidR="0010650C" w:rsidRPr="006518C9">
        <w:rPr>
          <w:lang w:val="en-US"/>
        </w:rPr>
        <w:t>Binz</w:t>
      </w:r>
      <w:proofErr w:type="spellEnd"/>
      <w:r w:rsidRPr="006518C9">
        <w:rPr>
          <w:lang w:val="en-US"/>
        </w:rPr>
        <w:t xml:space="preserve">, </w:t>
      </w:r>
      <w:proofErr w:type="spellStart"/>
      <w:r w:rsidR="00A52115" w:rsidRPr="006518C9">
        <w:rPr>
          <w:lang w:val="en-US"/>
        </w:rPr>
        <w:t>GeneBio</w:t>
      </w:r>
      <w:proofErr w:type="spellEnd"/>
      <w:r w:rsidR="00A52115" w:rsidRPr="006518C9">
        <w:rPr>
          <w:lang w:val="en-US"/>
        </w:rPr>
        <w:t xml:space="preserve"> Geneva</w:t>
      </w:r>
    </w:p>
    <w:p w14:paraId="742E71A0" w14:textId="77777777" w:rsidR="00DA3855" w:rsidRPr="006518C9" w:rsidRDefault="00DA3855" w:rsidP="00466496">
      <w:pPr>
        <w:numPr>
          <w:ilvl w:val="0"/>
          <w:numId w:val="17"/>
        </w:numPr>
        <w:rPr>
          <w:lang w:val="en-US"/>
        </w:rPr>
      </w:pPr>
      <w:r w:rsidRPr="006518C9">
        <w:rPr>
          <w:lang w:val="en-US"/>
        </w:rPr>
        <w:t xml:space="preserve">Alex </w:t>
      </w:r>
      <w:proofErr w:type="spellStart"/>
      <w:r w:rsidRPr="006518C9">
        <w:rPr>
          <w:lang w:val="en-US"/>
        </w:rPr>
        <w:t>Masselot</w:t>
      </w:r>
      <w:proofErr w:type="spellEnd"/>
      <w:r w:rsidR="0012768D" w:rsidRPr="006518C9">
        <w:rPr>
          <w:lang w:val="en-US"/>
        </w:rPr>
        <w:t xml:space="preserve">, </w:t>
      </w:r>
      <w:proofErr w:type="spellStart"/>
      <w:r w:rsidR="0012768D" w:rsidRPr="006518C9">
        <w:rPr>
          <w:lang w:val="en-US"/>
        </w:rPr>
        <w:t>GeneBio</w:t>
      </w:r>
      <w:proofErr w:type="spellEnd"/>
      <w:r w:rsidR="0012768D" w:rsidRPr="006518C9">
        <w:rPr>
          <w:lang w:val="en-US"/>
        </w:rPr>
        <w:t xml:space="preserve"> Geneva</w:t>
      </w:r>
    </w:p>
    <w:p w14:paraId="34C9F0ED"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22C79DB" w14:textId="77777777" w:rsidR="00E6728C" w:rsidRPr="006518C9" w:rsidRDefault="003434D9" w:rsidP="00466496">
      <w:pPr>
        <w:numPr>
          <w:ilvl w:val="0"/>
          <w:numId w:val="17"/>
        </w:numPr>
        <w:rPr>
          <w:lang w:val="en-US"/>
        </w:rPr>
      </w:pPr>
      <w:r w:rsidRPr="006518C9">
        <w:rPr>
          <w:lang w:val="en-US"/>
        </w:rPr>
        <w:t xml:space="preserve">Henning </w:t>
      </w:r>
      <w:proofErr w:type="spellStart"/>
      <w:r w:rsidRPr="006518C9">
        <w:rPr>
          <w:lang w:val="en-US"/>
        </w:rPr>
        <w:t>Hermjakob</w:t>
      </w:r>
      <w:proofErr w:type="spellEnd"/>
      <w:r w:rsidRPr="006518C9">
        <w:rPr>
          <w:lang w:val="en-US"/>
        </w:rPr>
        <w:t>, European Bioinformatics Institute</w:t>
      </w:r>
    </w:p>
    <w:p w14:paraId="3F4BA485" w14:textId="77777777" w:rsidR="008B3521" w:rsidRPr="006518C9" w:rsidRDefault="008B3521" w:rsidP="00466496">
      <w:pPr>
        <w:numPr>
          <w:ilvl w:val="0"/>
          <w:numId w:val="17"/>
        </w:numPr>
        <w:rPr>
          <w:lang w:val="en-US"/>
        </w:rPr>
      </w:pPr>
      <w:r w:rsidRPr="006518C9">
        <w:rPr>
          <w:lang w:val="en-US"/>
        </w:rPr>
        <w:t xml:space="preserve">Luisa </w:t>
      </w:r>
      <w:proofErr w:type="spellStart"/>
      <w:r w:rsidRPr="006518C9">
        <w:rPr>
          <w:lang w:val="en-US"/>
        </w:rPr>
        <w:t>Montecchi</w:t>
      </w:r>
      <w:proofErr w:type="spellEnd"/>
      <w:r w:rsidRPr="006518C9">
        <w:rPr>
          <w:lang w:val="en-US"/>
        </w:rPr>
        <w:t>, European Bioinformatics Institute</w:t>
      </w:r>
    </w:p>
    <w:p w14:paraId="53F3539D" w14:textId="77777777" w:rsidR="00886F9A" w:rsidRPr="006518C9" w:rsidRDefault="00886F9A" w:rsidP="00466496">
      <w:pPr>
        <w:numPr>
          <w:ilvl w:val="0"/>
          <w:numId w:val="17"/>
        </w:numPr>
        <w:rPr>
          <w:lang w:val="en-US"/>
        </w:rPr>
      </w:pPr>
      <w:r w:rsidRPr="006518C9">
        <w:rPr>
          <w:lang w:val="en-US"/>
        </w:rPr>
        <w:t xml:space="preserve">Richard </w:t>
      </w:r>
      <w:proofErr w:type="spellStart"/>
      <w:r w:rsidRPr="006518C9">
        <w:rPr>
          <w:lang w:val="en-US"/>
        </w:rPr>
        <w:t>C</w:t>
      </w:r>
      <w:r w:rsidR="00100EA5" w:rsidRPr="006518C9">
        <w:rPr>
          <w:lang w:val="en-US"/>
        </w:rPr>
        <w:t>ô</w:t>
      </w:r>
      <w:r w:rsidRPr="006518C9">
        <w:rPr>
          <w:lang w:val="en-US"/>
        </w:rPr>
        <w:t>t</w:t>
      </w:r>
      <w:r w:rsidR="00100EA5" w:rsidRPr="006518C9">
        <w:rPr>
          <w:lang w:val="en-US"/>
        </w:rPr>
        <w:t>é</w:t>
      </w:r>
      <w:proofErr w:type="spellEnd"/>
      <w:r w:rsidRPr="006518C9">
        <w:rPr>
          <w:lang w:val="en-US"/>
        </w:rPr>
        <w:t>, European Bioinformatics Institute</w:t>
      </w:r>
    </w:p>
    <w:p w14:paraId="38DB8AF2" w14:textId="77777777" w:rsidR="00D81DE0" w:rsidRPr="002971BD" w:rsidRDefault="00F91C5A" w:rsidP="00466496">
      <w:pPr>
        <w:pStyle w:val="PlainText"/>
        <w:numPr>
          <w:ilvl w:val="0"/>
          <w:numId w:val="17"/>
        </w:numPr>
        <w:rPr>
          <w:rFonts w:ascii="Arial" w:hAnsi="Arial" w:cs="Arial"/>
          <w:lang w:val="de-DE"/>
        </w:rPr>
      </w:pPr>
      <w:r w:rsidRPr="002971BD">
        <w:rPr>
          <w:rFonts w:ascii="Arial" w:hAnsi="Arial" w:cs="Arial"/>
          <w:lang w:val="de-DE"/>
        </w:rPr>
        <w:t>Marc Sturm, Eberhard Karls University, Tübingen</w:t>
      </w:r>
    </w:p>
    <w:p w14:paraId="596E48BE" w14:textId="77777777" w:rsidR="00AF0D40" w:rsidRPr="006518C9" w:rsidRDefault="00AF0D40" w:rsidP="00466496">
      <w:pPr>
        <w:numPr>
          <w:ilvl w:val="0"/>
          <w:numId w:val="17"/>
        </w:numPr>
        <w:rPr>
          <w:lang w:val="en-US"/>
        </w:rPr>
      </w:pPr>
      <w:r w:rsidRPr="006518C9">
        <w:rPr>
          <w:lang w:val="en-US"/>
        </w:rPr>
        <w:t xml:space="preserve">Jim </w:t>
      </w:r>
      <w:proofErr w:type="spellStart"/>
      <w:r w:rsidRPr="006518C9">
        <w:rPr>
          <w:lang w:val="en-US"/>
        </w:rPr>
        <w:t>Shofstahl</w:t>
      </w:r>
      <w:proofErr w:type="spellEnd"/>
      <w:r w:rsidRPr="006518C9">
        <w:rPr>
          <w:lang w:val="en-US"/>
        </w:rPr>
        <w:t>, Thermo Fisher</w:t>
      </w:r>
    </w:p>
    <w:p w14:paraId="76E99143" w14:textId="77777777" w:rsidR="00AF0D40" w:rsidRPr="006518C9" w:rsidRDefault="00AF0D40" w:rsidP="00466496">
      <w:pPr>
        <w:numPr>
          <w:ilvl w:val="0"/>
          <w:numId w:val="17"/>
        </w:numPr>
        <w:rPr>
          <w:lang w:val="en-US"/>
        </w:rPr>
      </w:pPr>
      <w:r w:rsidRPr="006518C9">
        <w:rPr>
          <w:lang w:val="en-US"/>
        </w:rPr>
        <w:t>David Horn, Agilent</w:t>
      </w:r>
    </w:p>
    <w:p w14:paraId="7976BB49" w14:textId="77777777" w:rsidR="00AF0D40" w:rsidRPr="006518C9" w:rsidRDefault="00AF0D40" w:rsidP="00466496">
      <w:pPr>
        <w:numPr>
          <w:ilvl w:val="0"/>
          <w:numId w:val="17"/>
        </w:numPr>
        <w:rPr>
          <w:lang w:val="en-US"/>
        </w:rPr>
      </w:pPr>
      <w:r w:rsidRPr="006518C9">
        <w:rPr>
          <w:lang w:val="en-US"/>
        </w:rPr>
        <w:t xml:space="preserve">Jimmy </w:t>
      </w:r>
      <w:proofErr w:type="spellStart"/>
      <w:r w:rsidRPr="006518C9">
        <w:rPr>
          <w:lang w:val="en-US"/>
        </w:rPr>
        <w:t>Eng</w:t>
      </w:r>
      <w:proofErr w:type="spellEnd"/>
      <w:r w:rsidRPr="006518C9">
        <w:rPr>
          <w:lang w:val="en-US"/>
        </w:rPr>
        <w:t>, Fred Hutchinson Cancer Research</w:t>
      </w:r>
    </w:p>
    <w:p w14:paraId="5AFBDAC6" w14:textId="77777777" w:rsidR="00AF0D40" w:rsidRPr="006518C9" w:rsidRDefault="00AF0D40" w:rsidP="00466496">
      <w:pPr>
        <w:numPr>
          <w:ilvl w:val="0"/>
          <w:numId w:val="17"/>
        </w:numPr>
        <w:rPr>
          <w:lang w:val="en-US"/>
        </w:rPr>
      </w:pPr>
      <w:r w:rsidRPr="006518C9">
        <w:rPr>
          <w:lang w:val="en-US"/>
        </w:rPr>
        <w:t>Brian Searle, Proteome Software</w:t>
      </w:r>
    </w:p>
    <w:p w14:paraId="0B04D67E" w14:textId="77777777" w:rsidR="00AF0D40" w:rsidRPr="006518C9" w:rsidRDefault="00AF0D40" w:rsidP="00466496">
      <w:pPr>
        <w:numPr>
          <w:ilvl w:val="0"/>
          <w:numId w:val="17"/>
        </w:numPr>
        <w:rPr>
          <w:lang w:val="en-US"/>
        </w:rPr>
      </w:pPr>
      <w:r w:rsidRPr="006518C9">
        <w:rPr>
          <w:lang w:val="en-US"/>
        </w:rPr>
        <w:t xml:space="preserve">Phillip Young, Waters </w:t>
      </w:r>
    </w:p>
    <w:p w14:paraId="53A55D37" w14:textId="77777777" w:rsidR="00491A6E" w:rsidRPr="002971BD" w:rsidRDefault="00491A6E" w:rsidP="00466496">
      <w:pPr>
        <w:numPr>
          <w:ilvl w:val="0"/>
          <w:numId w:val="17"/>
        </w:numPr>
        <w:rPr>
          <w:lang w:val="de-DE"/>
        </w:rPr>
      </w:pPr>
      <w:r w:rsidRPr="002971BD">
        <w:rPr>
          <w:lang w:val="de-DE"/>
        </w:rPr>
        <w:t>Michael Kohl, Medizinisches Proteom-Center, Ruhr-Universität Bochum, Germany</w:t>
      </w:r>
    </w:p>
    <w:p w14:paraId="09F5DEBA" w14:textId="77777777" w:rsidR="00491A6E" w:rsidRPr="006518C9" w:rsidRDefault="00491A6E" w:rsidP="00466496">
      <w:pPr>
        <w:numPr>
          <w:ilvl w:val="0"/>
          <w:numId w:val="17"/>
        </w:numPr>
        <w:rPr>
          <w:lang w:val="en-US"/>
        </w:rPr>
      </w:pPr>
      <w:r w:rsidRPr="006518C9">
        <w:rPr>
          <w:lang w:val="en-US"/>
        </w:rPr>
        <w:t xml:space="preserve">Christian Stephan, </w:t>
      </w:r>
      <w:proofErr w:type="spellStart"/>
      <w:r w:rsidRPr="006518C9">
        <w:rPr>
          <w:lang w:val="en-US"/>
        </w:rPr>
        <w:t>Medizinisches</w:t>
      </w:r>
      <w:proofErr w:type="spellEnd"/>
      <w:r w:rsidRPr="006518C9">
        <w:rPr>
          <w:lang w:val="en-US"/>
        </w:rPr>
        <w:t xml:space="preserve"> </w:t>
      </w:r>
      <w:proofErr w:type="spellStart"/>
      <w:r w:rsidRPr="006518C9">
        <w:rPr>
          <w:lang w:val="en-US"/>
        </w:rPr>
        <w:t>Proteom</w:t>
      </w:r>
      <w:proofErr w:type="spellEnd"/>
      <w:r w:rsidRPr="006518C9">
        <w:rPr>
          <w:lang w:val="en-US"/>
        </w:rPr>
        <w:t>-Center, Ruhr-Universität Bochum, Germany</w:t>
      </w:r>
    </w:p>
    <w:p w14:paraId="386E2D95"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75D786D1"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685BEA06" w14:textId="77777777" w:rsidR="00A550D8" w:rsidRPr="002971BD" w:rsidRDefault="00A550D8" w:rsidP="00466496">
      <w:pPr>
        <w:numPr>
          <w:ilvl w:val="0"/>
          <w:numId w:val="17"/>
        </w:numPr>
        <w:rPr>
          <w:lang w:val="de-DE"/>
        </w:rPr>
      </w:pPr>
      <w:r w:rsidRPr="002971BD">
        <w:rPr>
          <w:lang w:val="de-DE"/>
        </w:rPr>
        <w:t>Julian Uszkoreit, Medizinisches Proteom-Center, Ruhr-Universität Bochum, Germany</w:t>
      </w:r>
    </w:p>
    <w:p w14:paraId="292DC9D0" w14:textId="77777777" w:rsidR="00A550D8" w:rsidRPr="002971BD" w:rsidRDefault="00A550D8" w:rsidP="00466496">
      <w:pPr>
        <w:numPr>
          <w:ilvl w:val="0"/>
          <w:numId w:val="17"/>
        </w:numPr>
        <w:rPr>
          <w:lang w:val="de-DE"/>
        </w:rPr>
      </w:pPr>
      <w:r w:rsidRPr="002971BD">
        <w:rPr>
          <w:lang w:val="de-DE"/>
        </w:rPr>
        <w:t xml:space="preserve">Oliver Kohlbacher, </w:t>
      </w:r>
      <w:r w:rsidRPr="002971BD">
        <w:rPr>
          <w:rFonts w:cs="Arial"/>
          <w:lang w:val="de-DE"/>
        </w:rPr>
        <w:t>Eberhard Karls University, Tübingen</w:t>
      </w:r>
    </w:p>
    <w:p w14:paraId="5CA3FE09" w14:textId="77777777" w:rsidR="00762CCD" w:rsidRPr="002971BD" w:rsidRDefault="00762CCD" w:rsidP="00466496">
      <w:pPr>
        <w:numPr>
          <w:ilvl w:val="0"/>
          <w:numId w:val="17"/>
        </w:numPr>
        <w:rPr>
          <w:lang w:val="de-DE"/>
        </w:rPr>
      </w:pPr>
      <w:r w:rsidRPr="002971BD">
        <w:rPr>
          <w:lang w:val="de-DE"/>
        </w:rPr>
        <w:t xml:space="preserve">Mathias Walzer, </w:t>
      </w:r>
      <w:r w:rsidRPr="002971BD">
        <w:rPr>
          <w:rFonts w:cs="Arial"/>
          <w:lang w:val="de-DE"/>
        </w:rPr>
        <w:t>Eberhard Karls University, Tübingen</w:t>
      </w:r>
    </w:p>
    <w:p w14:paraId="1A55986E" w14:textId="77777777" w:rsidR="00790870" w:rsidRPr="006518C9" w:rsidRDefault="00790870" w:rsidP="00466496">
      <w:pPr>
        <w:numPr>
          <w:ilvl w:val="0"/>
          <w:numId w:val="17"/>
        </w:numPr>
        <w:rPr>
          <w:lang w:val="en-US"/>
        </w:rPr>
      </w:pPr>
      <w:r w:rsidRPr="006518C9">
        <w:rPr>
          <w:lang w:val="en-US"/>
        </w:rPr>
        <w:t xml:space="preserve">David </w:t>
      </w:r>
      <w:proofErr w:type="spellStart"/>
      <w:r w:rsidRPr="006518C9">
        <w:rPr>
          <w:lang w:val="en-US"/>
        </w:rPr>
        <w:t>Ovelleiro</w:t>
      </w:r>
      <w:proofErr w:type="spellEnd"/>
      <w:r w:rsidRPr="006518C9">
        <w:rPr>
          <w:lang w:val="en-US"/>
        </w:rPr>
        <w:t>, European Bioinformatics Institute</w:t>
      </w:r>
    </w:p>
    <w:p w14:paraId="60C582C9" w14:textId="77777777" w:rsidR="00A550D8" w:rsidRPr="006518C9" w:rsidRDefault="00A550D8" w:rsidP="00466496">
      <w:pPr>
        <w:numPr>
          <w:ilvl w:val="0"/>
          <w:numId w:val="17"/>
        </w:numPr>
        <w:rPr>
          <w:lang w:val="en-US"/>
        </w:rPr>
      </w:pPr>
      <w:r w:rsidRPr="006518C9">
        <w:rPr>
          <w:lang w:val="en-US"/>
        </w:rPr>
        <w:t xml:space="preserve">Alberto Medina, </w:t>
      </w:r>
      <w:proofErr w:type="spellStart"/>
      <w:r w:rsidRPr="006518C9">
        <w:rPr>
          <w:lang w:val="en-US"/>
        </w:rPr>
        <w:t>ProteoRed</w:t>
      </w:r>
      <w:proofErr w:type="spellEnd"/>
      <w:r w:rsidRPr="006518C9">
        <w:rPr>
          <w:lang w:val="en-US"/>
        </w:rPr>
        <w:t xml:space="preserve"> Consortium, Spain</w:t>
      </w:r>
    </w:p>
    <w:p w14:paraId="14373629"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xml:space="preserve">, </w:t>
      </w:r>
      <w:proofErr w:type="spellStart"/>
      <w:r w:rsidRPr="006518C9">
        <w:rPr>
          <w:lang w:val="en-US"/>
        </w:rPr>
        <w:t>ProteoRed</w:t>
      </w:r>
      <w:proofErr w:type="spellEnd"/>
      <w:r w:rsidRPr="006518C9">
        <w:rPr>
          <w:lang w:val="en-US"/>
        </w:rPr>
        <w:t xml:space="preserve"> Consortium, Spain</w:t>
      </w:r>
    </w:p>
    <w:p w14:paraId="25256DE8" w14:textId="77777777" w:rsidR="00790870" w:rsidRPr="006518C9" w:rsidRDefault="00790870" w:rsidP="00466496">
      <w:pPr>
        <w:numPr>
          <w:ilvl w:val="0"/>
          <w:numId w:val="17"/>
        </w:numPr>
        <w:rPr>
          <w:lang w:val="en-US"/>
        </w:rPr>
      </w:pPr>
      <w:r w:rsidRPr="006518C9">
        <w:rPr>
          <w:lang w:val="en-US"/>
        </w:rPr>
        <w:t xml:space="preserve">Laurent </w:t>
      </w:r>
      <w:proofErr w:type="spellStart"/>
      <w:r w:rsidRPr="006518C9">
        <w:rPr>
          <w:lang w:val="en-US"/>
        </w:rPr>
        <w:t>Gatto</w:t>
      </w:r>
      <w:proofErr w:type="spellEnd"/>
      <w:r w:rsidRPr="006518C9">
        <w:rPr>
          <w:lang w:val="en-US"/>
        </w:rPr>
        <w:t>, University of Cambridge</w:t>
      </w:r>
    </w:p>
    <w:p w14:paraId="27F61ACD" w14:textId="77777777" w:rsidR="00F55DCC" w:rsidRPr="006518C9" w:rsidRDefault="00F55DCC" w:rsidP="00466496">
      <w:pPr>
        <w:numPr>
          <w:ilvl w:val="0"/>
          <w:numId w:val="17"/>
        </w:numPr>
        <w:rPr>
          <w:lang w:val="en-US"/>
        </w:rPr>
      </w:pPr>
      <w:r w:rsidRPr="006518C9">
        <w:rPr>
          <w:lang w:val="en-US"/>
        </w:rPr>
        <w:t>Simon Perkins, University of Liverpool</w:t>
      </w:r>
    </w:p>
    <w:p w14:paraId="276EE2D2" w14:textId="77777777" w:rsidR="00F55DCC" w:rsidRPr="006518C9" w:rsidRDefault="00F55DCC" w:rsidP="00466496">
      <w:pPr>
        <w:numPr>
          <w:ilvl w:val="0"/>
          <w:numId w:val="17"/>
        </w:numPr>
        <w:rPr>
          <w:lang w:val="en-US"/>
        </w:rPr>
      </w:pPr>
      <w:r w:rsidRPr="006518C9">
        <w:rPr>
          <w:lang w:val="en-US"/>
        </w:rPr>
        <w:t xml:space="preserve">Harald </w:t>
      </w:r>
      <w:proofErr w:type="spellStart"/>
      <w:r w:rsidRPr="006518C9">
        <w:rPr>
          <w:lang w:val="en-US"/>
        </w:rPr>
        <w:t>Barsnes</w:t>
      </w:r>
      <w:proofErr w:type="spellEnd"/>
      <w:r w:rsidRPr="006518C9">
        <w:rPr>
          <w:lang w:val="en-US"/>
        </w:rPr>
        <w:t>, University of Bergen</w:t>
      </w:r>
    </w:p>
    <w:p w14:paraId="64005C8B" w14:textId="77777777" w:rsidR="00F55DCC" w:rsidRPr="006518C9" w:rsidRDefault="00F55DCC" w:rsidP="00466496">
      <w:pPr>
        <w:numPr>
          <w:ilvl w:val="0"/>
          <w:numId w:val="17"/>
        </w:numPr>
        <w:rPr>
          <w:lang w:val="en-US"/>
        </w:rPr>
      </w:pPr>
      <w:r w:rsidRPr="006518C9">
        <w:rPr>
          <w:lang w:val="en-US"/>
        </w:rPr>
        <w:t xml:space="preserve">Marc </w:t>
      </w:r>
      <w:proofErr w:type="spellStart"/>
      <w:r w:rsidRPr="006518C9">
        <w:rPr>
          <w:lang w:val="en-US"/>
        </w:rPr>
        <w:t>Vaudel</w:t>
      </w:r>
      <w:proofErr w:type="spellEnd"/>
      <w:r w:rsidRPr="006518C9">
        <w:rPr>
          <w:lang w:val="en-US"/>
        </w:rPr>
        <w:t>, University of Bergen</w:t>
      </w:r>
    </w:p>
    <w:p w14:paraId="7CEB1A8E" w14:textId="77777777" w:rsidR="00F55DCC" w:rsidRPr="006518C9" w:rsidRDefault="00F55DCC" w:rsidP="00466496">
      <w:pPr>
        <w:numPr>
          <w:ilvl w:val="0"/>
          <w:numId w:val="17"/>
        </w:numPr>
        <w:rPr>
          <w:lang w:val="en-US"/>
        </w:rPr>
      </w:pPr>
      <w:proofErr w:type="spellStart"/>
      <w:r w:rsidRPr="006518C9">
        <w:rPr>
          <w:lang w:val="en-US"/>
        </w:rPr>
        <w:t>Yasset</w:t>
      </w:r>
      <w:proofErr w:type="spellEnd"/>
      <w:r w:rsidRPr="006518C9">
        <w:rPr>
          <w:lang w:val="en-US"/>
        </w:rPr>
        <w:t xml:space="preserve"> Perez-</w:t>
      </w:r>
      <w:proofErr w:type="spellStart"/>
      <w:r w:rsidRPr="006518C9">
        <w:rPr>
          <w:lang w:val="en-US"/>
        </w:rPr>
        <w:t>Riverol</w:t>
      </w:r>
      <w:proofErr w:type="spellEnd"/>
      <w:r w:rsidRPr="006518C9">
        <w:rPr>
          <w:lang w:val="en-US"/>
        </w:rPr>
        <w:t>, European Bioinformatics Institute</w:t>
      </w:r>
    </w:p>
    <w:p w14:paraId="6266C686" w14:textId="77777777" w:rsidR="00F55DCC" w:rsidRPr="006518C9" w:rsidRDefault="00F55DCC" w:rsidP="00466496">
      <w:pPr>
        <w:numPr>
          <w:ilvl w:val="0"/>
          <w:numId w:val="17"/>
        </w:numPr>
        <w:rPr>
          <w:lang w:val="en-US"/>
        </w:rPr>
      </w:pPr>
      <w:r w:rsidRPr="006518C9">
        <w:rPr>
          <w:lang w:val="en-US"/>
        </w:rPr>
        <w:t xml:space="preserve">Tobias </w:t>
      </w:r>
      <w:proofErr w:type="spellStart"/>
      <w:r w:rsidRPr="006518C9">
        <w:rPr>
          <w:lang w:val="en-US"/>
        </w:rPr>
        <w:t>Ternent</w:t>
      </w:r>
      <w:proofErr w:type="spellEnd"/>
      <w:r w:rsidRPr="006518C9">
        <w:rPr>
          <w:lang w:val="en-US"/>
        </w:rPr>
        <w:t>, European Bioinformatics Institute</w:t>
      </w:r>
    </w:p>
    <w:p w14:paraId="1BDAF626" w14:textId="77777777" w:rsidR="00F55DCC" w:rsidRPr="006518C9" w:rsidRDefault="007C10B6" w:rsidP="00466496">
      <w:pPr>
        <w:numPr>
          <w:ilvl w:val="0"/>
          <w:numId w:val="17"/>
        </w:numPr>
        <w:rPr>
          <w:lang w:val="en-US"/>
        </w:rPr>
      </w:pPr>
      <w:r w:rsidRPr="006518C9">
        <w:rPr>
          <w:lang w:val="en-US"/>
        </w:rPr>
        <w:t>Lutz Fischer, University of Edinburgh</w:t>
      </w:r>
    </w:p>
    <w:p w14:paraId="3A21BFC2" w14:textId="77777777" w:rsidR="007C10B6" w:rsidRPr="006518C9" w:rsidRDefault="007C10B6" w:rsidP="00466496">
      <w:pPr>
        <w:numPr>
          <w:ilvl w:val="0"/>
          <w:numId w:val="17"/>
        </w:numPr>
        <w:rPr>
          <w:lang w:val="en-US"/>
        </w:rPr>
      </w:pPr>
      <w:proofErr w:type="spellStart"/>
      <w:r w:rsidRPr="006518C9">
        <w:rPr>
          <w:lang w:val="en-US"/>
        </w:rPr>
        <w:t>Juri</w:t>
      </w:r>
      <w:proofErr w:type="spellEnd"/>
      <w:r w:rsidRPr="006518C9">
        <w:rPr>
          <w:lang w:val="en-US"/>
        </w:rPr>
        <w:t xml:space="preserve"> </w:t>
      </w:r>
      <w:proofErr w:type="spellStart"/>
      <w:r w:rsidRPr="006518C9">
        <w:rPr>
          <w:lang w:val="en-US"/>
        </w:rPr>
        <w:t>Rappsilber</w:t>
      </w:r>
      <w:proofErr w:type="spellEnd"/>
      <w:r w:rsidRPr="006518C9">
        <w:rPr>
          <w:lang w:val="en-US"/>
        </w:rPr>
        <w:t>, University of Edinburgh</w:t>
      </w:r>
    </w:p>
    <w:p w14:paraId="3BC658E8" w14:textId="77777777" w:rsidR="007C10B6" w:rsidRPr="006518C9" w:rsidRDefault="007C10B6" w:rsidP="00466496">
      <w:pPr>
        <w:numPr>
          <w:ilvl w:val="0"/>
          <w:numId w:val="17"/>
        </w:numPr>
        <w:rPr>
          <w:lang w:val="en-US"/>
        </w:rPr>
      </w:pPr>
      <w:r w:rsidRPr="006518C9">
        <w:rPr>
          <w:lang w:val="en-US"/>
        </w:rPr>
        <w:t xml:space="preserve">Eugen </w:t>
      </w:r>
      <w:proofErr w:type="spellStart"/>
      <w:r w:rsidRPr="006518C9">
        <w:rPr>
          <w:lang w:val="en-US"/>
        </w:rPr>
        <w:t>Netz</w:t>
      </w:r>
      <w:proofErr w:type="spellEnd"/>
      <w:r w:rsidRPr="006518C9">
        <w:rPr>
          <w:lang w:val="en-US"/>
        </w:rPr>
        <w:t>, Max Planck Institute for Developmental Biology, Tübingen</w:t>
      </w:r>
    </w:p>
    <w:p w14:paraId="434D978B" w14:textId="77777777" w:rsidR="007C10B6" w:rsidRPr="006518C9" w:rsidRDefault="007C10B6" w:rsidP="00466496">
      <w:pPr>
        <w:numPr>
          <w:ilvl w:val="0"/>
          <w:numId w:val="17"/>
        </w:numPr>
        <w:rPr>
          <w:lang w:val="en-US"/>
        </w:rPr>
      </w:pPr>
      <w:r w:rsidRPr="006518C9">
        <w:rPr>
          <w:lang w:val="en-US"/>
        </w:rPr>
        <w:t xml:space="preserve">Alexander Leitner, ETH </w:t>
      </w:r>
      <w:proofErr w:type="spellStart"/>
      <w:r w:rsidRPr="006518C9">
        <w:rPr>
          <w:lang w:val="en-US"/>
        </w:rPr>
        <w:t>ZürichRobert</w:t>
      </w:r>
      <w:proofErr w:type="spellEnd"/>
      <w:r w:rsidRPr="006518C9">
        <w:rPr>
          <w:lang w:val="en-US"/>
        </w:rPr>
        <w:t xml:space="preserve"> J. Chalkley, University of California San </w:t>
      </w:r>
      <w:proofErr w:type="spellStart"/>
      <w:r w:rsidRPr="006518C9">
        <w:rPr>
          <w:lang w:val="en-US"/>
        </w:rPr>
        <w:t>Franscisco</w:t>
      </w:r>
      <w:proofErr w:type="spellEnd"/>
    </w:p>
    <w:p w14:paraId="12BB927B" w14:textId="77777777" w:rsidR="007C10B6" w:rsidRPr="006518C9" w:rsidRDefault="007C10B6" w:rsidP="00466496">
      <w:pPr>
        <w:numPr>
          <w:ilvl w:val="0"/>
          <w:numId w:val="17"/>
        </w:numPr>
        <w:rPr>
          <w:lang w:val="en-US"/>
        </w:rPr>
      </w:pPr>
      <w:r w:rsidRPr="006518C9">
        <w:rPr>
          <w:lang w:val="en-US"/>
        </w:rPr>
        <w:t xml:space="preserve">Fawaz </w:t>
      </w:r>
      <w:proofErr w:type="spellStart"/>
      <w:r w:rsidRPr="006518C9">
        <w:rPr>
          <w:lang w:val="en-US"/>
        </w:rPr>
        <w:t>Ghali</w:t>
      </w:r>
      <w:proofErr w:type="spellEnd"/>
      <w:r w:rsidRPr="006518C9">
        <w:rPr>
          <w:lang w:val="en-US"/>
        </w:rPr>
        <w:t>, University of Liverpool</w:t>
      </w:r>
    </w:p>
    <w:p w14:paraId="40EF2A23" w14:textId="77777777" w:rsidR="00180A75" w:rsidRPr="002971BD" w:rsidRDefault="00180A75" w:rsidP="00466496">
      <w:pPr>
        <w:numPr>
          <w:ilvl w:val="0"/>
          <w:numId w:val="17"/>
        </w:numPr>
        <w:rPr>
          <w:lang w:val="de-DE"/>
        </w:rPr>
      </w:pPr>
      <w:r w:rsidRPr="002971BD">
        <w:rPr>
          <w:lang w:val="de-DE"/>
        </w:rPr>
        <w:t xml:space="preserve">Timo Sachsenberg, </w:t>
      </w:r>
      <w:r w:rsidRPr="002971BD">
        <w:rPr>
          <w:rFonts w:cs="Arial"/>
          <w:lang w:val="de-DE"/>
        </w:rPr>
        <w:t>Eberhard Karls University, Tübingen</w:t>
      </w:r>
    </w:p>
    <w:p w14:paraId="3230560F" w14:textId="77777777" w:rsidR="007C10B6" w:rsidRPr="006518C9" w:rsidRDefault="007C10B6" w:rsidP="00466496">
      <w:pPr>
        <w:numPr>
          <w:ilvl w:val="0"/>
          <w:numId w:val="17"/>
        </w:numPr>
        <w:rPr>
          <w:lang w:val="en-US"/>
        </w:rPr>
      </w:pPr>
      <w:r w:rsidRPr="006518C9">
        <w:rPr>
          <w:lang w:val="en-US"/>
        </w:rPr>
        <w:t xml:space="preserve">Andrea </w:t>
      </w:r>
      <w:proofErr w:type="spellStart"/>
      <w:r w:rsidRPr="006518C9">
        <w:rPr>
          <w:lang w:val="en-US"/>
        </w:rPr>
        <w:t>Sinz</w:t>
      </w:r>
      <w:proofErr w:type="spellEnd"/>
      <w:r w:rsidRPr="006518C9">
        <w:rPr>
          <w:lang w:val="en-US"/>
        </w:rPr>
        <w:t>, Martin Luther University Halle-Wittenberg</w:t>
      </w:r>
    </w:p>
    <w:p w14:paraId="03625305" w14:textId="77777777" w:rsidR="00A12DD3" w:rsidRPr="006518C9" w:rsidRDefault="00A12DD3" w:rsidP="00466496">
      <w:pPr>
        <w:rPr>
          <w:highlight w:val="yellow"/>
          <w:lang w:val="en-US"/>
        </w:rPr>
      </w:pPr>
    </w:p>
    <w:p w14:paraId="6E17AAEC" w14:textId="77777777" w:rsidR="00C226A7" w:rsidRPr="006518C9" w:rsidRDefault="00C226A7" w:rsidP="00466496">
      <w:pPr>
        <w:pStyle w:val="Heading1"/>
      </w:pPr>
      <w:bookmarkStart w:id="524" w:name="_Toc476057293"/>
      <w:r w:rsidRPr="006518C9">
        <w:t>References</w:t>
      </w:r>
      <w:bookmarkEnd w:id="524"/>
    </w:p>
    <w:p w14:paraId="1D052436" w14:textId="77777777" w:rsidR="0031233F" w:rsidRPr="006518C9" w:rsidRDefault="0031233F" w:rsidP="00B151A4">
      <w:pPr>
        <w:ind w:left="720"/>
        <w:rPr>
          <w:lang w:val="en-US"/>
        </w:rPr>
      </w:pPr>
    </w:p>
    <w:p w14:paraId="694AE47C"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792C6413"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370836D9"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512CE5BE"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42768BBB"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58DB5960"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7200ACE9"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1EF65C36" w14:textId="77777777" w:rsidR="0031233F" w:rsidRPr="006518C9" w:rsidRDefault="0031233F" w:rsidP="00F60D70">
      <w:pPr>
        <w:ind w:left="720"/>
        <w:jc w:val="both"/>
        <w:rPr>
          <w:lang w:val="en-US"/>
        </w:rPr>
      </w:pPr>
      <w:r w:rsidRPr="006518C9">
        <w:rPr>
          <w:lang w:val="en-US"/>
        </w:rPr>
        <w:fldChar w:fldCharType="end"/>
      </w:r>
    </w:p>
    <w:p w14:paraId="6C3C36F1" w14:textId="77777777" w:rsidR="0031233F" w:rsidRPr="006518C9" w:rsidRDefault="0031233F" w:rsidP="00F60D70">
      <w:pPr>
        <w:ind w:left="720"/>
        <w:jc w:val="both"/>
        <w:rPr>
          <w:lang w:val="en-US"/>
        </w:rPr>
      </w:pPr>
    </w:p>
    <w:p w14:paraId="5D14A5A6" w14:textId="77777777" w:rsidR="00507A7E" w:rsidRPr="006518C9" w:rsidRDefault="00507A7E" w:rsidP="00F60D70">
      <w:pPr>
        <w:pStyle w:val="Heading1"/>
        <w:jc w:val="both"/>
      </w:pPr>
      <w:bookmarkStart w:id="525" w:name="_Toc526008660"/>
      <w:bookmarkStart w:id="526" w:name="_Toc153690678"/>
      <w:bookmarkStart w:id="527" w:name="_Toc155584023"/>
      <w:bookmarkStart w:id="528" w:name="_Toc156877875"/>
      <w:bookmarkStart w:id="529" w:name="_Toc476057294"/>
      <w:r w:rsidRPr="006518C9">
        <w:t>Intellectual Property Statement</w:t>
      </w:r>
      <w:bookmarkEnd w:id="525"/>
      <w:bookmarkEnd w:id="526"/>
      <w:bookmarkEnd w:id="527"/>
      <w:bookmarkEnd w:id="528"/>
      <w:bookmarkEnd w:id="529"/>
    </w:p>
    <w:p w14:paraId="7C23B2EF"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00946EAB" w14:textId="77777777" w:rsidR="008B6BE0" w:rsidRPr="006518C9" w:rsidRDefault="008B6BE0" w:rsidP="00F60D70">
      <w:pPr>
        <w:jc w:val="both"/>
        <w:rPr>
          <w:rFonts w:eastAsia="MS Mincho"/>
          <w:lang w:val="en-US" w:eastAsia="zh-CN"/>
        </w:rPr>
      </w:pPr>
    </w:p>
    <w:p w14:paraId="596642B4"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4319D027" w14:textId="77777777" w:rsidR="00852A2F" w:rsidRPr="006518C9" w:rsidRDefault="00852A2F" w:rsidP="00F60D70">
      <w:pPr>
        <w:jc w:val="both"/>
        <w:rPr>
          <w:highlight w:val="yellow"/>
          <w:lang w:val="en-US"/>
        </w:rPr>
      </w:pPr>
    </w:p>
    <w:p w14:paraId="50534886" w14:textId="77777777" w:rsidR="00852A2F" w:rsidRPr="006518C9" w:rsidRDefault="00852A2F" w:rsidP="00F60D70">
      <w:pPr>
        <w:jc w:val="both"/>
        <w:rPr>
          <w:highlight w:val="yellow"/>
          <w:lang w:val="en-US"/>
        </w:rPr>
      </w:pPr>
    </w:p>
    <w:p w14:paraId="26122D26" w14:textId="77777777" w:rsidR="00507A7E" w:rsidRPr="006518C9" w:rsidRDefault="00507A7E" w:rsidP="00F60D70">
      <w:pPr>
        <w:pStyle w:val="Heading1"/>
        <w:numPr>
          <w:ilvl w:val="0"/>
          <w:numId w:val="0"/>
        </w:numPr>
        <w:jc w:val="both"/>
      </w:pPr>
      <w:bookmarkStart w:id="530" w:name="_Toc153687291"/>
      <w:bookmarkStart w:id="531" w:name="_Toc155584024"/>
      <w:bookmarkStart w:id="532" w:name="_Toc156877876"/>
      <w:bookmarkStart w:id="533" w:name="_Toc476057295"/>
      <w:r w:rsidRPr="006518C9">
        <w:t>Copyright Notice</w:t>
      </w:r>
      <w:bookmarkEnd w:id="530"/>
      <w:bookmarkEnd w:id="531"/>
      <w:bookmarkEnd w:id="532"/>
      <w:bookmarkEnd w:id="533"/>
    </w:p>
    <w:p w14:paraId="225AD6EF"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11F45748" w14:textId="77777777" w:rsidR="008B6BE0" w:rsidRPr="006518C9" w:rsidRDefault="008B6BE0" w:rsidP="00F60D70">
      <w:pPr>
        <w:jc w:val="both"/>
        <w:rPr>
          <w:lang w:val="en-US"/>
        </w:rPr>
      </w:pPr>
    </w:p>
    <w:p w14:paraId="65C5316E"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590645B7" w14:textId="77777777" w:rsidR="008B6BE0" w:rsidRPr="006518C9" w:rsidRDefault="008B6BE0" w:rsidP="00F60D70">
      <w:pPr>
        <w:jc w:val="both"/>
        <w:rPr>
          <w:lang w:val="en-US"/>
        </w:rPr>
      </w:pPr>
    </w:p>
    <w:p w14:paraId="60AD67E1"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7776F9E0" w14:textId="77777777" w:rsidR="008B6BE0" w:rsidRPr="006518C9" w:rsidRDefault="008B6BE0" w:rsidP="00F60D70">
      <w:pPr>
        <w:jc w:val="both"/>
        <w:rPr>
          <w:lang w:val="en-US"/>
        </w:rPr>
      </w:pPr>
    </w:p>
    <w:p w14:paraId="2A5D101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534" w:name="29"/>
      <w:bookmarkStart w:id="535" w:name="30"/>
      <w:bookmarkStart w:id="536" w:name="31"/>
      <w:bookmarkEnd w:id="534"/>
      <w:bookmarkEnd w:id="535"/>
      <w:bookmarkEnd w:id="536"/>
    </w:p>
    <w:p w14:paraId="4F3F3D2A" w14:textId="77777777" w:rsidR="008B6BE0" w:rsidRPr="006518C9" w:rsidRDefault="008B6BE0" w:rsidP="00F60D70">
      <w:pPr>
        <w:jc w:val="both"/>
        <w:rPr>
          <w:lang w:val="en-US"/>
        </w:rPr>
      </w:pPr>
    </w:p>
    <w:p w14:paraId="481A42EF" w14:textId="77777777" w:rsidR="0031233F" w:rsidRPr="006518C9" w:rsidRDefault="0031233F" w:rsidP="00466496">
      <w:pPr>
        <w:rPr>
          <w:lang w:val="en-US"/>
        </w:rPr>
      </w:pPr>
    </w:p>
    <w:p w14:paraId="32869A06" w14:textId="1A69C308" w:rsidR="00507A7E" w:rsidRPr="006518C9" w:rsidRDefault="00507A7E" w:rsidP="00466496">
      <w:pPr>
        <w:rPr>
          <w:lang w:val="en-US"/>
        </w:rPr>
      </w:pPr>
    </w:p>
    <w:sectPr w:rsidR="00507A7E" w:rsidRPr="006518C9" w:rsidSect="00060CAA">
      <w:headerReference w:type="default" r:id="rId434"/>
      <w:footerReference w:type="default" r:id="rId435"/>
      <w:headerReference w:type="first" r:id="rId436"/>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0" w:author="Joshua Klein" w:date="2020-03-27T15:48:00Z" w:initials="JK">
    <w:p w14:paraId="02411235" w14:textId="77777777" w:rsidR="00C741B0" w:rsidRPr="0053683A" w:rsidRDefault="00C741B0">
      <w:pPr>
        <w:pStyle w:val="CommentText"/>
        <w:rPr>
          <w:lang w:val="en-US"/>
        </w:rPr>
      </w:pPr>
      <w:r>
        <w:rPr>
          <w:rStyle w:val="CommentReference"/>
        </w:rPr>
        <w:annotationRef/>
      </w:r>
      <w:r>
        <w:rPr>
          <w:lang w:val="en-US"/>
        </w:rPr>
        <w:t>Show an example of additional identification parameters</w:t>
      </w:r>
    </w:p>
  </w:comment>
  <w:comment w:id="93" w:author="Joshua Klein" w:date="2020-03-29T14:12:00Z" w:initials="JK">
    <w:p w14:paraId="2C73B01B" w14:textId="07E49F20" w:rsidR="00C741B0" w:rsidRPr="002F6360" w:rsidRDefault="00C741B0">
      <w:pPr>
        <w:pStyle w:val="CommentText"/>
        <w:rPr>
          <w:lang w:val="en-US"/>
        </w:rPr>
      </w:pPr>
      <w:r>
        <w:rPr>
          <w:rStyle w:val="CommentReference"/>
        </w:rPr>
        <w:annotationRef/>
      </w:r>
      <w:r>
        <w:rPr>
          <w:lang w:val="en-US"/>
        </w:rPr>
        <w:t>Show an example XML snippet</w:t>
      </w:r>
    </w:p>
  </w:comment>
  <w:comment w:id="110" w:author="Joshua Klein" w:date="2020-03-28T21:05:00Z" w:initials="JK">
    <w:p w14:paraId="5B63ADAC" w14:textId="6B09ADBC" w:rsidR="00C741B0" w:rsidRPr="00824FA4" w:rsidRDefault="00C741B0">
      <w:pPr>
        <w:pStyle w:val="CommentText"/>
        <w:rPr>
          <w:lang w:val="en-US"/>
        </w:rPr>
      </w:pPr>
      <w:r>
        <w:rPr>
          <w:rStyle w:val="CommentReference"/>
        </w:rPr>
        <w:annotationRef/>
      </w:r>
      <w:r>
        <w:rPr>
          <w:lang w:val="en-US"/>
        </w:rPr>
        <w:t>Should also include a CV term for structure defining sequence? How to encode/enforce format? Tempting to just require IUPAC encoding, but IUPAC is not fully standardized (link style, substituent names, etc.). On the other hand, WURCS is overkill here. Could define the exact IUPAC grammar externally?</w:t>
      </w:r>
    </w:p>
  </w:comment>
  <w:comment w:id="168" w:author="Joshua Klein" w:date="2021-03-07T16:58:00Z" w:initials="JK">
    <w:p w14:paraId="7E7503AC" w14:textId="7293AF65" w:rsidR="004F540A" w:rsidRPr="004F540A" w:rsidRDefault="004F540A">
      <w:pPr>
        <w:pStyle w:val="CommentText"/>
        <w:rPr>
          <w:lang w:val="en-US"/>
        </w:rPr>
      </w:pPr>
      <w:r>
        <w:rPr>
          <w:rStyle w:val="CommentReference"/>
        </w:rPr>
        <w:annotationRef/>
      </w:r>
      <w:r>
        <w:rPr>
          <w:lang w:val="en-US"/>
        </w:rPr>
        <w:t xml:space="preserve">This may become excessive if using a large glycome. We may be better served referencing an external file, but that requires mandating a </w:t>
      </w:r>
      <w:r w:rsidR="00423CCE">
        <w:rPr>
          <w:lang w:val="en-US"/>
        </w:rPr>
        <w:t xml:space="preserve">defined </w:t>
      </w:r>
      <w:r>
        <w:rPr>
          <w:lang w:val="en-US"/>
        </w:rPr>
        <w:t>format.</w:t>
      </w:r>
    </w:p>
  </w:comment>
  <w:comment w:id="170" w:author="Joshua Klein" w:date="2021-03-07T21:31:00Z" w:initials="JK">
    <w:p w14:paraId="383A4160" w14:textId="708E9D19" w:rsidR="00E4534D" w:rsidRPr="00E4534D" w:rsidRDefault="00E4534D">
      <w:pPr>
        <w:pStyle w:val="CommentText"/>
        <w:rPr>
          <w:lang w:val="en-US"/>
        </w:rPr>
      </w:pPr>
      <w:r>
        <w:rPr>
          <w:rStyle w:val="CommentReference"/>
        </w:rPr>
        <w:annotationRef/>
      </w:r>
      <w:r>
        <w:rPr>
          <w:lang w:val="en-US"/>
        </w:rPr>
        <w:t xml:space="preserve">Adding ~400 glycan compositions accounts for nearly 285kB of 5,300 kB file. By extrapolation, 2000 glycan compositions (roughly where the standard mammalian reference lies) would use nearly 1425 kB. Still highly </w:t>
      </w:r>
      <w:proofErr w:type="spellStart"/>
      <w:r>
        <w:rPr>
          <w:lang w:val="en-US"/>
        </w:rPr>
        <w:t>compressable</w:t>
      </w:r>
      <w:proofErr w:type="spellEnd"/>
      <w:r>
        <w:rPr>
          <w:lang w:val="en-US"/>
        </w:rPr>
        <w:t>, but a subset of these will be repeated dozens of times in the &lt;</w:t>
      </w:r>
      <w:proofErr w:type="spellStart"/>
      <w:r>
        <w:rPr>
          <w:lang w:val="en-US"/>
        </w:rPr>
        <w:t>PeptideSequence</w:t>
      </w:r>
      <w:proofErr w:type="spellEnd"/>
      <w:r>
        <w:rPr>
          <w:lang w:val="en-US"/>
        </w:rPr>
        <w:t xml:space="preserve">&gt; elements. </w:t>
      </w:r>
    </w:p>
  </w:comment>
  <w:comment w:id="169" w:author="Joshua Klein" w:date="2021-03-07T17:01:00Z" w:initials="JK">
    <w:p w14:paraId="18BE545F" w14:textId="77777777" w:rsidR="00423CCE" w:rsidRDefault="00423CCE">
      <w:pPr>
        <w:pStyle w:val="CommentText"/>
        <w:rPr>
          <w:lang w:val="en-US"/>
        </w:rPr>
      </w:pPr>
      <w:r>
        <w:rPr>
          <w:rStyle w:val="CommentReference"/>
        </w:rPr>
        <w:annotationRef/>
      </w:r>
      <w:r w:rsidRPr="00423CCE">
        <w:rPr>
          <w:b/>
          <w:bCs/>
          <w:lang w:val="en-US"/>
        </w:rPr>
        <w:t>Marshall Bern</w:t>
      </w:r>
      <w:r>
        <w:rPr>
          <w:lang w:val="en-US"/>
        </w:rPr>
        <w:t xml:space="preserve"> Wrote:</w:t>
      </w:r>
    </w:p>
    <w:p w14:paraId="26BCA303" w14:textId="432172AD" w:rsidR="00423CCE" w:rsidRPr="00423CCE" w:rsidRDefault="00423CCE">
      <w:pPr>
        <w:pStyle w:val="CommentText"/>
        <w:rPr>
          <w:lang w:val="en-US"/>
        </w:rPr>
      </w:pPr>
      <w:r>
        <w:rPr>
          <w:lang w:val="en-US"/>
        </w:rPr>
        <w:t>The glycan database (assuming there is one) should be included.</w:t>
      </w:r>
    </w:p>
  </w:comment>
  <w:comment w:id="183" w:author="Joshua Klein" w:date="2021-03-07T15:00:00Z" w:initials="JK">
    <w:p w14:paraId="492A33D5" w14:textId="2C356177" w:rsidR="0030171A" w:rsidRDefault="0030171A">
      <w:pPr>
        <w:pStyle w:val="CommentText"/>
        <w:rPr>
          <w:lang w:val="en-US"/>
        </w:rPr>
      </w:pPr>
      <w:r>
        <w:rPr>
          <w:rStyle w:val="CommentReference"/>
        </w:rPr>
        <w:annotationRef/>
      </w:r>
      <w:r w:rsidRPr="0030171A">
        <w:rPr>
          <w:b/>
          <w:bCs/>
          <w:lang w:val="en-US"/>
        </w:rPr>
        <w:t>Marshall Bern</w:t>
      </w:r>
      <w:r>
        <w:rPr>
          <w:lang w:val="en-US"/>
        </w:rPr>
        <w:t xml:space="preserve"> Wrote:</w:t>
      </w:r>
    </w:p>
    <w:p w14:paraId="16E8EED8" w14:textId="77777777" w:rsidR="0030171A" w:rsidRDefault="0030171A">
      <w:pPr>
        <w:pStyle w:val="CommentText"/>
        <w:rPr>
          <w:lang w:val="en-US"/>
        </w:rPr>
      </w:pPr>
    </w:p>
    <w:p w14:paraId="2DAF60E7" w14:textId="77777777" w:rsidR="0030171A" w:rsidRDefault="0030171A" w:rsidP="0030171A">
      <w:pPr>
        <w:pStyle w:val="CommentText"/>
        <w:rPr>
          <w:lang w:val="en-US"/>
        </w:rPr>
      </w:pPr>
      <w:r>
        <w:rPr>
          <w:lang w:val="en-US"/>
        </w:rPr>
        <w:t xml:space="preserve">I assume that “controlled along multiple dimensions” means that you have separate glycan and peptide scores for glycopeptide-spectrum matches (GPSMs).  Does this parallel what has already been done for x-link matches?  Is it useful to know that a set of GPSMs has, say, 1% FDR on peptides and 5% FDR on glycans?  False peptide would be highly correlated with false glycan. If the peptide is correct, then the glycan is usually at least close. </w:t>
      </w:r>
    </w:p>
    <w:p w14:paraId="2911E0FE" w14:textId="3C2556B5" w:rsidR="0030171A" w:rsidRPr="0030171A" w:rsidRDefault="0030171A" w:rsidP="0030171A">
      <w:pPr>
        <w:pStyle w:val="CommentText"/>
        <w:rPr>
          <w:lang w:val="en-US"/>
        </w:rPr>
      </w:pPr>
      <w:r>
        <w:rPr>
          <w:lang w:val="en-US"/>
        </w:rPr>
        <w:t>Protein Prospector allows two different FDRs – e.g., 1% on ordinary PSMs and 5% on GPSMs. This is just one dimension, but two different thresholds.</w:t>
      </w:r>
    </w:p>
  </w:comment>
  <w:comment w:id="207" w:author="Joshua Klein" w:date="2020-05-05T21:56:00Z" w:initials="JK">
    <w:p w14:paraId="23633A45" w14:textId="27059CC4" w:rsidR="00C741B0" w:rsidRDefault="00C741B0">
      <w:pPr>
        <w:pStyle w:val="CommentText"/>
        <w:rPr>
          <w:lang w:val="en-US"/>
        </w:rPr>
      </w:pPr>
      <w:r>
        <w:rPr>
          <w:rStyle w:val="CommentReference"/>
        </w:rPr>
        <w:annotationRef/>
      </w:r>
      <w:r>
        <w:rPr>
          <w:lang w:val="en-US"/>
        </w:rPr>
        <w:t>This component is intended to define the search engine’s expectations about what it looks at for glycopeptide product ion spectrum, decoupled from the precise dissociation method used. It is well known how certain dissociation methods break glycopeptides along one or both moieties, but the mapping between dissociation method CV term and expectations is algorithm-specific.</w:t>
      </w:r>
    </w:p>
    <w:p w14:paraId="3411F47B" w14:textId="77777777" w:rsidR="00C741B0" w:rsidRDefault="00C741B0">
      <w:pPr>
        <w:pStyle w:val="CommentText"/>
        <w:rPr>
          <w:lang w:val="en-US"/>
        </w:rPr>
      </w:pPr>
    </w:p>
    <w:p w14:paraId="2BC67A0B" w14:textId="041EB7A1" w:rsidR="00C741B0" w:rsidRPr="004A0373" w:rsidRDefault="00C741B0">
      <w:pPr>
        <w:pStyle w:val="CommentText"/>
        <w:rPr>
          <w:lang w:val="en-US"/>
        </w:rPr>
      </w:pPr>
      <w:r>
        <w:rPr>
          <w:lang w:val="en-US"/>
        </w:rPr>
        <w:t xml:space="preserve">This paragraph may be omitted if it is considered to be too obvious that this information can be re-derived from the source spectrum’s metadata, but this may not always be the case, </w:t>
      </w:r>
      <w:proofErr w:type="gramStart"/>
      <w:r>
        <w:rPr>
          <w:lang w:val="en-US"/>
        </w:rPr>
        <w:t>e.g.</w:t>
      </w:r>
      <w:proofErr w:type="gramEnd"/>
      <w:r>
        <w:rPr>
          <w:lang w:val="en-US"/>
        </w:rPr>
        <w:t xml:space="preserve"> MGF searches or searches directly against vendor RAW files where the mapping from vendor-defined dissociation mode to a CV term may be arbitrary (e.g. “low energy collisional dissociation” term with a “large” energy as found on some Bruker instruments).</w:t>
      </w:r>
    </w:p>
  </w:comment>
  <w:comment w:id="208" w:author="Joshua Klein" w:date="2021-03-07T12:33:00Z" w:initials="JK">
    <w:p w14:paraId="07A0B459" w14:textId="77777777" w:rsidR="00192564" w:rsidRDefault="00192564">
      <w:pPr>
        <w:pStyle w:val="CommentText"/>
        <w:rPr>
          <w:lang w:val="en-US"/>
        </w:rPr>
      </w:pPr>
      <w:r>
        <w:rPr>
          <w:rStyle w:val="CommentReference"/>
        </w:rPr>
        <w:annotationRef/>
      </w:r>
      <w:r w:rsidRPr="00192564">
        <w:rPr>
          <w:b/>
          <w:bCs/>
          <w:lang w:val="en-US"/>
        </w:rPr>
        <w:t>Marshall Bern</w:t>
      </w:r>
      <w:r>
        <w:rPr>
          <w:lang w:val="en-US"/>
        </w:rPr>
        <w:t xml:space="preserve"> Wrote:</w:t>
      </w:r>
    </w:p>
    <w:p w14:paraId="28A4E024" w14:textId="77777777" w:rsidR="00192564" w:rsidRDefault="00192564">
      <w:pPr>
        <w:pStyle w:val="CommentText"/>
        <w:rPr>
          <w:rFonts w:cs="Arial"/>
        </w:rPr>
      </w:pPr>
      <w:r>
        <w:rPr>
          <w:rFonts w:cs="Arial"/>
        </w:rPr>
        <w:t xml:space="preserve">software that BSI is building for Bruker) looks for Y0, Y1, and then divides the glycopeptide spectrum into a glycan spectrum and a peptide spectrum.  And of course HCD doesn’t really eliminate the glycan – it turns it into oxonium ions and +203 stubs on b/y ions. </w:t>
      </w:r>
      <w:proofErr w:type="spellStart"/>
      <w:r>
        <w:rPr>
          <w:rFonts w:cs="Arial"/>
        </w:rPr>
        <w:t>Byonic</w:t>
      </w:r>
      <w:proofErr w:type="spellEnd"/>
      <w:r>
        <w:rPr>
          <w:rFonts w:cs="Arial"/>
        </w:rPr>
        <w:t xml:space="preserve"> scores the +203 stubs for HCD.  And it scores ETD fragmentation of acetyl from </w:t>
      </w:r>
      <w:proofErr w:type="spellStart"/>
      <w:r>
        <w:rPr>
          <w:rFonts w:cs="Arial"/>
        </w:rPr>
        <w:t>HexNAc</w:t>
      </w:r>
      <w:proofErr w:type="spellEnd"/>
      <w:r>
        <w:rPr>
          <w:rFonts w:cs="Arial"/>
        </w:rPr>
        <w:t>, and sialic acid loss even in ETD spectra.</w:t>
      </w:r>
    </w:p>
    <w:p w14:paraId="6662EB5D" w14:textId="77777777" w:rsidR="00192564" w:rsidRDefault="00192564">
      <w:pPr>
        <w:pStyle w:val="CommentText"/>
        <w:rPr>
          <w:rFonts w:cs="Arial"/>
        </w:rPr>
      </w:pPr>
    </w:p>
    <w:p w14:paraId="57118ABB" w14:textId="77777777" w:rsidR="00192564" w:rsidRDefault="00192564">
      <w:pPr>
        <w:pStyle w:val="CommentText"/>
        <w:rPr>
          <w:rFonts w:cs="Arial"/>
        </w:rPr>
      </w:pPr>
      <w:r>
        <w:rPr>
          <w:rFonts w:cs="Arial"/>
        </w:rPr>
        <w:t xml:space="preserve">Does </w:t>
      </w:r>
      <w:proofErr w:type="spellStart"/>
      <w:r>
        <w:rPr>
          <w:rFonts w:cs="Arial"/>
        </w:rPr>
        <w:t>mzIdentML</w:t>
      </w:r>
      <w:proofErr w:type="spellEnd"/>
      <w:r>
        <w:rPr>
          <w:rFonts w:cs="Arial"/>
        </w:rPr>
        <w:t xml:space="preserve"> have a way of encoding “search engine expectations” for ordinary peptides?  E.g., with some search engines, you can decide which ion series to score – some people include a-ions, some don’t. It might be easier to just stick to CID, HCD, </w:t>
      </w:r>
      <w:proofErr w:type="spellStart"/>
      <w:r>
        <w:rPr>
          <w:rFonts w:cs="Arial"/>
        </w:rPr>
        <w:t>HCD+stepped</w:t>
      </w:r>
      <w:proofErr w:type="spellEnd"/>
      <w:r>
        <w:rPr>
          <w:rFonts w:cs="Arial"/>
        </w:rPr>
        <w:t xml:space="preserve"> CE, etc.</w:t>
      </w:r>
    </w:p>
    <w:p w14:paraId="524E7D60" w14:textId="77777777" w:rsidR="00192564" w:rsidRDefault="00192564">
      <w:pPr>
        <w:pStyle w:val="CommentText"/>
        <w:rPr>
          <w:rFonts w:cs="Arial"/>
        </w:rPr>
      </w:pPr>
    </w:p>
    <w:p w14:paraId="4010E5EC" w14:textId="77777777" w:rsidR="00192564" w:rsidRDefault="00192564">
      <w:pPr>
        <w:pStyle w:val="CommentText"/>
        <w:rPr>
          <w:rFonts w:cs="Arial"/>
          <w:lang w:val="en-US"/>
        </w:rPr>
      </w:pPr>
      <w:r w:rsidRPr="00192564">
        <w:rPr>
          <w:rFonts w:cs="Arial"/>
          <w:b/>
          <w:bCs/>
          <w:lang w:val="en-US"/>
        </w:rPr>
        <w:t>Stefan Schulze</w:t>
      </w:r>
      <w:r>
        <w:rPr>
          <w:rFonts w:cs="Arial"/>
          <w:lang w:val="en-US"/>
        </w:rPr>
        <w:t xml:space="preserve"> Wrote:</w:t>
      </w:r>
    </w:p>
    <w:p w14:paraId="7FE657EC" w14:textId="77777777" w:rsidR="00192564" w:rsidRDefault="00192564">
      <w:pPr>
        <w:pStyle w:val="CommentText"/>
        <w:rPr>
          <w:rFonts w:cs="Arial"/>
        </w:rPr>
      </w:pPr>
      <w:r>
        <w:rPr>
          <w:rFonts w:cs="Arial"/>
        </w:rPr>
        <w:t>It might be worth noting here that these are only examples that don’t necessarily reflect the conditions of the measurement, e.g. HCD can be “glycan dissociating, peptide dissociating” as well, depending on the applied energy. But in any case its specifying what the search engine is assuming, not what actually happened during the measurement. So, I would just make a bit clearer that CID/ETD/HCD/</w:t>
      </w:r>
      <w:proofErr w:type="spellStart"/>
      <w:r>
        <w:rPr>
          <w:rFonts w:cs="Arial"/>
        </w:rPr>
        <w:t>etc</w:t>
      </w:r>
      <w:proofErr w:type="spellEnd"/>
      <w:r>
        <w:rPr>
          <w:rFonts w:cs="Arial"/>
        </w:rPr>
        <w:t xml:space="preserve"> are just examples.</w:t>
      </w:r>
    </w:p>
    <w:p w14:paraId="0C5B244D" w14:textId="77777777" w:rsidR="00192564" w:rsidRDefault="00192564">
      <w:pPr>
        <w:pStyle w:val="CommentText"/>
        <w:rPr>
          <w:rFonts w:cs="Arial"/>
        </w:rPr>
      </w:pPr>
    </w:p>
    <w:p w14:paraId="39854634" w14:textId="77777777" w:rsidR="00192564" w:rsidRDefault="00192564">
      <w:pPr>
        <w:pStyle w:val="CommentText"/>
        <w:rPr>
          <w:rFonts w:cs="Arial"/>
          <w:lang w:val="en-US"/>
        </w:rPr>
      </w:pPr>
      <w:r w:rsidRPr="00192564">
        <w:rPr>
          <w:rFonts w:cs="Arial"/>
          <w:b/>
          <w:bCs/>
          <w:lang w:val="en-US"/>
        </w:rPr>
        <w:t>Nathan Edwards</w:t>
      </w:r>
      <w:r>
        <w:rPr>
          <w:rFonts w:cs="Arial"/>
          <w:lang w:val="en-US"/>
        </w:rPr>
        <w:t xml:space="preserve"> Wrote:</w:t>
      </w:r>
    </w:p>
    <w:p w14:paraId="2C6E8617" w14:textId="4C424974" w:rsidR="00192564" w:rsidRPr="00192564" w:rsidRDefault="00192564" w:rsidP="00192564">
      <w:pPr>
        <w:pStyle w:val="CommentText"/>
        <w:rPr>
          <w:lang w:val="en-US"/>
        </w:rPr>
      </w:pPr>
      <w:r w:rsidRPr="00192564">
        <w:rPr>
          <w:lang w:val="en-US"/>
        </w:rPr>
        <w:t>I'm not convinced that the peptide dissociation etc. stuff is needed</w:t>
      </w:r>
      <w:r>
        <w:rPr>
          <w:lang w:val="en-US"/>
        </w:rPr>
        <w:t xml:space="preserve"> </w:t>
      </w:r>
      <w:r w:rsidRPr="00192564">
        <w:rPr>
          <w:lang w:val="en-US"/>
        </w:rPr>
        <w:t>for the peptide id - the spectrum file will indicate fragmentation</w:t>
      </w:r>
      <w:r>
        <w:rPr>
          <w:lang w:val="en-US"/>
        </w:rPr>
        <w:t xml:space="preserve"> </w:t>
      </w:r>
      <w:r w:rsidRPr="00192564">
        <w:rPr>
          <w:lang w:val="en-US"/>
        </w:rPr>
        <w:t>technology for specific spectra - and I can see that putting the</w:t>
      </w:r>
      <w:r>
        <w:rPr>
          <w:lang w:val="en-US"/>
        </w:rPr>
        <w:t xml:space="preserve"> </w:t>
      </w:r>
      <w:r w:rsidRPr="00192564">
        <w:rPr>
          <w:lang w:val="en-US"/>
        </w:rPr>
        <w:t xml:space="preserve">dissociation technology as </w:t>
      </w:r>
      <w:proofErr w:type="gramStart"/>
      <w:r w:rsidRPr="00192564">
        <w:rPr>
          <w:lang w:val="en-US"/>
        </w:rPr>
        <w:t>a</w:t>
      </w:r>
      <w:proofErr w:type="gramEnd"/>
      <w:r w:rsidRPr="00192564">
        <w:rPr>
          <w:lang w:val="en-US"/>
        </w:rPr>
        <w:t xml:space="preserve"> output "parameter" in the PSM is useful (as</w:t>
      </w:r>
    </w:p>
    <w:p w14:paraId="511FA049" w14:textId="3819D7C8" w:rsidR="00192564" w:rsidRPr="00192564" w:rsidRDefault="00192564" w:rsidP="00192564">
      <w:pPr>
        <w:pStyle w:val="CommentText"/>
        <w:rPr>
          <w:lang w:val="en-US"/>
        </w:rPr>
      </w:pPr>
      <w:proofErr w:type="spellStart"/>
      <w:r w:rsidRPr="00192564">
        <w:rPr>
          <w:lang w:val="en-US"/>
        </w:rPr>
        <w:t>its</w:t>
      </w:r>
      <w:proofErr w:type="spellEnd"/>
      <w:r w:rsidRPr="00192564">
        <w:rPr>
          <w:lang w:val="en-US"/>
        </w:rPr>
        <w:t xml:space="preserve"> a pain to pull it from the spectrum file). However, these</w:t>
      </w:r>
      <w:r>
        <w:rPr>
          <w:lang w:val="en-US"/>
        </w:rPr>
        <w:t xml:space="preserve"> </w:t>
      </w:r>
      <w:r w:rsidRPr="00192564">
        <w:rPr>
          <w:lang w:val="en-US"/>
        </w:rPr>
        <w:t>dissociation terms are somewhat interpretive. The issue here is just</w:t>
      </w:r>
    </w:p>
    <w:p w14:paraId="417B5672" w14:textId="0B7A27DC" w:rsidR="00192564" w:rsidRPr="00192564" w:rsidRDefault="00192564" w:rsidP="00192564">
      <w:pPr>
        <w:pStyle w:val="CommentText"/>
        <w:rPr>
          <w:lang w:val="en-US"/>
        </w:rPr>
      </w:pPr>
      <w:r w:rsidRPr="00192564">
        <w:rPr>
          <w:lang w:val="en-US"/>
        </w:rPr>
        <w:t xml:space="preserve">whether </w:t>
      </w:r>
      <w:proofErr w:type="spellStart"/>
      <w:r w:rsidRPr="00192564">
        <w:rPr>
          <w:lang w:val="en-US"/>
        </w:rPr>
        <w:t>cvParams</w:t>
      </w:r>
      <w:proofErr w:type="spellEnd"/>
      <w:r w:rsidRPr="00192564">
        <w:rPr>
          <w:lang w:val="en-US"/>
        </w:rPr>
        <w:t xml:space="preserve"> are warranted, vs </w:t>
      </w:r>
      <w:proofErr w:type="spellStart"/>
      <w:r w:rsidRPr="00192564">
        <w:rPr>
          <w:lang w:val="en-US"/>
        </w:rPr>
        <w:t>userParams</w:t>
      </w:r>
      <w:proofErr w:type="spellEnd"/>
      <w:r w:rsidRPr="00192564">
        <w:rPr>
          <w:lang w:val="en-US"/>
        </w:rPr>
        <w:t xml:space="preserve"> for anything the search</w:t>
      </w:r>
      <w:r>
        <w:rPr>
          <w:lang w:val="en-US"/>
        </w:rPr>
        <w:t xml:space="preserve"> </w:t>
      </w:r>
      <w:r w:rsidRPr="00192564">
        <w:rPr>
          <w:lang w:val="en-US"/>
        </w:rPr>
        <w:t>engine wants to provide for whatever reason (display, downstream</w:t>
      </w:r>
      <w:r>
        <w:rPr>
          <w:lang w:val="en-US"/>
        </w:rPr>
        <w:t xml:space="preserve"> </w:t>
      </w:r>
      <w:r w:rsidRPr="00192564">
        <w:rPr>
          <w:lang w:val="en-US"/>
        </w:rPr>
        <w:t xml:space="preserve">processing, </w:t>
      </w:r>
      <w:proofErr w:type="spellStart"/>
      <w:r w:rsidRPr="00192564">
        <w:rPr>
          <w:lang w:val="en-US"/>
        </w:rPr>
        <w:t>etc</w:t>
      </w:r>
      <w:proofErr w:type="spellEnd"/>
      <w:r>
        <w:rPr>
          <w:lang w:val="en-US"/>
        </w:rPr>
        <w:t>)</w:t>
      </w:r>
      <w:r w:rsidRPr="00192564">
        <w:rPr>
          <w:lang w:val="en-US"/>
        </w:rPr>
        <w:t>.</w:t>
      </w:r>
    </w:p>
  </w:comment>
  <w:comment w:id="255" w:author="Joshua Klein" w:date="2021-03-07T13:02:00Z" w:initials="JK">
    <w:p w14:paraId="51520945" w14:textId="77777777" w:rsidR="00CE15E8" w:rsidRDefault="00CE15E8">
      <w:pPr>
        <w:pStyle w:val="CommentText"/>
        <w:rPr>
          <w:lang w:val="en-US"/>
        </w:rPr>
      </w:pPr>
      <w:r>
        <w:rPr>
          <w:rStyle w:val="CommentReference"/>
        </w:rPr>
        <w:annotationRef/>
      </w:r>
      <w:r w:rsidRPr="00CE15E8">
        <w:rPr>
          <w:b/>
          <w:bCs/>
          <w:lang w:val="en-US"/>
        </w:rPr>
        <w:t>Nathan Edwards</w:t>
      </w:r>
      <w:r>
        <w:rPr>
          <w:lang w:val="en-US"/>
        </w:rPr>
        <w:t xml:space="preserve"> Wrote:</w:t>
      </w:r>
    </w:p>
    <w:p w14:paraId="215A900A" w14:textId="77777777" w:rsidR="00CE15E8" w:rsidRDefault="00CE15E8" w:rsidP="00CE15E8">
      <w:pPr>
        <w:pStyle w:val="CommentText"/>
        <w:rPr>
          <w:lang w:val="en-US"/>
        </w:rPr>
      </w:pPr>
      <w:r w:rsidRPr="00CE15E8">
        <w:rPr>
          <w:lang w:val="en-US"/>
        </w:rPr>
        <w:t>While I understand the desirability of the legitimacy that getting</w:t>
      </w:r>
      <w:r>
        <w:rPr>
          <w:lang w:val="en-US"/>
        </w:rPr>
        <w:t xml:space="preserve"> </w:t>
      </w:r>
      <w:proofErr w:type="spellStart"/>
      <w:r w:rsidRPr="00CE15E8">
        <w:rPr>
          <w:lang w:val="en-US"/>
        </w:rPr>
        <w:t>cvTerms</w:t>
      </w:r>
      <w:proofErr w:type="spellEnd"/>
      <w:r w:rsidRPr="00CE15E8">
        <w:rPr>
          <w:lang w:val="en-US"/>
        </w:rPr>
        <w:t xml:space="preserve"> for a specific search engine suggests, I find the addition of</w:t>
      </w:r>
      <w:r>
        <w:rPr>
          <w:lang w:val="en-US"/>
        </w:rPr>
        <w:t xml:space="preserve"> </w:t>
      </w:r>
      <w:r w:rsidRPr="00CE15E8">
        <w:rPr>
          <w:lang w:val="en-US"/>
        </w:rPr>
        <w:t>10+ scoring terms for a single search engine a bit much. While I do</w:t>
      </w:r>
      <w:r>
        <w:rPr>
          <w:lang w:val="en-US"/>
        </w:rPr>
        <w:t xml:space="preserve"> </w:t>
      </w:r>
      <w:r w:rsidRPr="00CE15E8">
        <w:rPr>
          <w:lang w:val="en-US"/>
        </w:rPr>
        <w:t xml:space="preserve">observe this pattern for the peptide id search engines, I think </w:t>
      </w:r>
      <w:r>
        <w:rPr>
          <w:lang w:val="en-US"/>
        </w:rPr>
        <w:t xml:space="preserve">it’s a </w:t>
      </w:r>
      <w:r w:rsidRPr="00CE15E8">
        <w:rPr>
          <w:lang w:val="en-US"/>
        </w:rPr>
        <w:t xml:space="preserve">mistake there too. I don't see any issue with </w:t>
      </w:r>
      <w:proofErr w:type="spellStart"/>
      <w:r w:rsidRPr="00CE15E8">
        <w:rPr>
          <w:lang w:val="en-US"/>
        </w:rPr>
        <w:t>userParam</w:t>
      </w:r>
      <w:proofErr w:type="spellEnd"/>
      <w:r w:rsidRPr="00CE15E8">
        <w:rPr>
          <w:lang w:val="en-US"/>
        </w:rPr>
        <w:t xml:space="preserve"> for internal (to</w:t>
      </w:r>
      <w:r>
        <w:rPr>
          <w:lang w:val="en-US"/>
        </w:rPr>
        <w:t xml:space="preserve"> </w:t>
      </w:r>
      <w:r w:rsidRPr="00CE15E8">
        <w:rPr>
          <w:lang w:val="en-US"/>
        </w:rPr>
        <w:t xml:space="preserve">software project, such as a viewer) use or for cases where </w:t>
      </w:r>
      <w:proofErr w:type="gramStart"/>
      <w:r w:rsidRPr="00CE15E8">
        <w:rPr>
          <w:lang w:val="en-US"/>
        </w:rPr>
        <w:t>there</w:t>
      </w:r>
      <w:proofErr w:type="gramEnd"/>
      <w:r w:rsidRPr="00CE15E8">
        <w:rPr>
          <w:lang w:val="en-US"/>
        </w:rPr>
        <w:t xml:space="preserve"> small</w:t>
      </w:r>
      <w:r>
        <w:rPr>
          <w:lang w:val="en-US"/>
        </w:rPr>
        <w:t xml:space="preserve"> </w:t>
      </w:r>
      <w:r w:rsidRPr="00CE15E8">
        <w:rPr>
          <w:lang w:val="en-US"/>
        </w:rPr>
        <w:t xml:space="preserve">scale adoption and ad-hoc parsers. I can see the need for the </w:t>
      </w:r>
      <w:proofErr w:type="spellStart"/>
      <w:r w:rsidRPr="00CE15E8">
        <w:rPr>
          <w:lang w:val="en-US"/>
        </w:rPr>
        <w:t>cvParams</w:t>
      </w:r>
      <w:proofErr w:type="spellEnd"/>
      <w:r>
        <w:rPr>
          <w:lang w:val="en-US"/>
        </w:rPr>
        <w:t xml:space="preserve"> </w:t>
      </w:r>
      <w:r w:rsidRPr="00CE15E8">
        <w:rPr>
          <w:lang w:val="en-US"/>
        </w:rPr>
        <w:t>for search engine scores when there is wide usage and extensive</w:t>
      </w:r>
      <w:r>
        <w:rPr>
          <w:lang w:val="en-US"/>
        </w:rPr>
        <w:t xml:space="preserve"> </w:t>
      </w:r>
      <w:r w:rsidRPr="00CE15E8">
        <w:rPr>
          <w:lang w:val="en-US"/>
        </w:rPr>
        <w:t>third-party use of the file format. I would be OK with your primary</w:t>
      </w:r>
      <w:r>
        <w:rPr>
          <w:lang w:val="en-US"/>
        </w:rPr>
        <w:t xml:space="preserve"> </w:t>
      </w:r>
      <w:r w:rsidRPr="00CE15E8">
        <w:rPr>
          <w:lang w:val="en-US"/>
        </w:rPr>
        <w:t xml:space="preserve">score and/or your primary q-value as </w:t>
      </w:r>
      <w:proofErr w:type="spellStart"/>
      <w:proofErr w:type="gramStart"/>
      <w:r w:rsidRPr="00CE15E8">
        <w:rPr>
          <w:lang w:val="en-US"/>
        </w:rPr>
        <w:t>cvParams</w:t>
      </w:r>
      <w:proofErr w:type="spellEnd"/>
      <w:r w:rsidRPr="00CE15E8">
        <w:rPr>
          <w:lang w:val="en-US"/>
        </w:rPr>
        <w:t xml:space="preserve"> ,</w:t>
      </w:r>
      <w:proofErr w:type="gramEnd"/>
      <w:r w:rsidRPr="00CE15E8">
        <w:rPr>
          <w:lang w:val="en-US"/>
        </w:rPr>
        <w:t xml:space="preserve"> but more than that seems</w:t>
      </w:r>
      <w:r>
        <w:rPr>
          <w:lang w:val="en-US"/>
        </w:rPr>
        <w:t xml:space="preserve"> </w:t>
      </w:r>
      <w:r w:rsidRPr="00CE15E8">
        <w:rPr>
          <w:lang w:val="en-US"/>
        </w:rPr>
        <w:t>like overkill to me.</w:t>
      </w:r>
    </w:p>
    <w:p w14:paraId="0C807DEF" w14:textId="77777777" w:rsidR="00366617" w:rsidRDefault="00366617" w:rsidP="00CE15E8">
      <w:pPr>
        <w:pStyle w:val="CommentText"/>
        <w:rPr>
          <w:lang w:val="en-US"/>
        </w:rPr>
      </w:pPr>
    </w:p>
    <w:p w14:paraId="35DAE75C" w14:textId="67845AD1" w:rsidR="00366617" w:rsidRPr="00366617" w:rsidRDefault="00366617" w:rsidP="00366617">
      <w:pPr>
        <w:pStyle w:val="CommentText"/>
        <w:rPr>
          <w:lang w:val="en-US"/>
        </w:rPr>
      </w:pPr>
      <w:r w:rsidRPr="00366617">
        <w:rPr>
          <w:lang w:val="en-US"/>
        </w:rPr>
        <w:t>I'm not crazy about the structure you've added to how scores</w:t>
      </w:r>
      <w:r>
        <w:rPr>
          <w:lang w:val="en-US"/>
        </w:rPr>
        <w:t xml:space="preserve"> </w:t>
      </w:r>
      <w:r w:rsidRPr="00366617">
        <w:rPr>
          <w:lang w:val="en-US"/>
        </w:rPr>
        <w:t>could/should be reported - not every search engine would/should score</w:t>
      </w:r>
      <w:r>
        <w:rPr>
          <w:lang w:val="en-US"/>
        </w:rPr>
        <w:t xml:space="preserve"> </w:t>
      </w:r>
      <w:r w:rsidRPr="00366617">
        <w:rPr>
          <w:lang w:val="en-US"/>
        </w:rPr>
        <w:t>peptides and glycans separately, or estimate their significance</w:t>
      </w:r>
      <w:r>
        <w:rPr>
          <w:lang w:val="en-US"/>
        </w:rPr>
        <w:t xml:space="preserve"> </w:t>
      </w:r>
      <w:r w:rsidRPr="00366617">
        <w:rPr>
          <w:lang w:val="en-US"/>
        </w:rPr>
        <w:t>separately, or think that "total" was a good term for combining scores,</w:t>
      </w:r>
    </w:p>
    <w:p w14:paraId="1C0A4FF9" w14:textId="2F081671" w:rsidR="00366617" w:rsidRPr="00CE15E8" w:rsidRDefault="00366617" w:rsidP="00366617">
      <w:pPr>
        <w:pStyle w:val="CommentText"/>
        <w:rPr>
          <w:lang w:val="en-US"/>
        </w:rPr>
      </w:pPr>
      <w:r w:rsidRPr="00366617">
        <w:rPr>
          <w:lang w:val="en-US"/>
        </w:rPr>
        <w:t xml:space="preserve">etc. IMO, the </w:t>
      </w:r>
      <w:proofErr w:type="spellStart"/>
      <w:r w:rsidRPr="00366617">
        <w:rPr>
          <w:lang w:val="en-US"/>
        </w:rPr>
        <w:t>cvParams</w:t>
      </w:r>
      <w:proofErr w:type="spellEnd"/>
      <w:r w:rsidRPr="00366617">
        <w:rPr>
          <w:lang w:val="en-US"/>
        </w:rPr>
        <w:t xml:space="preserve"> should be minimal and generic, avoiding any</w:t>
      </w:r>
      <w:r>
        <w:rPr>
          <w:lang w:val="en-US"/>
        </w:rPr>
        <w:t xml:space="preserve"> </w:t>
      </w:r>
      <w:r w:rsidRPr="00366617">
        <w:rPr>
          <w:lang w:val="en-US"/>
        </w:rPr>
        <w:t>encoding of current practice that might stifle a novel approach.</w:t>
      </w:r>
    </w:p>
  </w:comment>
  <w:comment w:id="256" w:author="Joshua Klein" w:date="2021-03-07T14:16:00Z" w:initials="JK">
    <w:p w14:paraId="46C15C51" w14:textId="729DC169" w:rsidR="00366617" w:rsidRDefault="00366617">
      <w:pPr>
        <w:pStyle w:val="CommentText"/>
        <w:rPr>
          <w:lang w:val="en-US"/>
        </w:rPr>
      </w:pPr>
      <w:r>
        <w:rPr>
          <w:rStyle w:val="CommentReference"/>
        </w:rPr>
        <w:annotationRef/>
      </w:r>
      <w:r>
        <w:rPr>
          <w:lang w:val="en-US"/>
        </w:rPr>
        <w:t>I’ve worked to minimize the loading of the term names to avoid implying that one method is better than another.</w:t>
      </w:r>
    </w:p>
    <w:p w14:paraId="1A0917CD" w14:textId="77777777" w:rsidR="00366617" w:rsidRDefault="00366617">
      <w:pPr>
        <w:pStyle w:val="CommentText"/>
        <w:rPr>
          <w:lang w:val="en-US"/>
        </w:rPr>
      </w:pPr>
    </w:p>
    <w:p w14:paraId="6451B5CE" w14:textId="1053E19D" w:rsidR="00366617" w:rsidRPr="00366617" w:rsidRDefault="00366617">
      <w:pPr>
        <w:pStyle w:val="CommentText"/>
        <w:rPr>
          <w:lang w:val="en-US"/>
        </w:rPr>
      </w:pPr>
      <w:r>
        <w:rPr>
          <w:lang w:val="en-US"/>
        </w:rPr>
        <w:t>The importance of these distinctions is to have them there if they’re needed to avoid needing to refer back to an article for semantics.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411235" w15:done="0"/>
  <w15:commentEx w15:paraId="2C73B01B" w15:done="0"/>
  <w15:commentEx w15:paraId="5B63ADAC" w15:done="0"/>
  <w15:commentEx w15:paraId="7E7503AC" w15:done="0"/>
  <w15:commentEx w15:paraId="383A4160" w15:paraIdParent="7E7503AC" w15:done="0"/>
  <w15:commentEx w15:paraId="26BCA303" w15:done="0"/>
  <w15:commentEx w15:paraId="2911E0FE" w15:done="0"/>
  <w15:commentEx w15:paraId="2BC67A0B" w15:done="0"/>
  <w15:commentEx w15:paraId="417B5672" w15:paraIdParent="2BC67A0B" w15:done="0"/>
  <w15:commentEx w15:paraId="1C0A4FF9" w15:done="0"/>
  <w15:commentEx w15:paraId="6451B5CE" w15:paraIdParent="1C0A4F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F84C7" w16cex:dateUtc="2021-03-07T21:58:00Z"/>
  <w16cex:commentExtensible w16cex:durableId="23EFC4AF" w16cex:dateUtc="2021-03-08T02:31:00Z"/>
  <w16cex:commentExtensible w16cex:durableId="23EF8572" w16cex:dateUtc="2021-03-07T22:01:00Z"/>
  <w16cex:commentExtensible w16cex:durableId="23EF6913" w16cex:dateUtc="2021-03-07T20:00:00Z"/>
  <w16cex:commentExtensible w16cex:durableId="225C5F91" w16cex:dateUtc="2020-05-06T01:56:00Z"/>
  <w16cex:commentExtensible w16cex:durableId="23EF468C" w16cex:dateUtc="2021-03-07T17:33:00Z"/>
  <w16cex:commentExtensible w16cex:durableId="23EF4D79" w16cex:dateUtc="2021-03-07T18:02:00Z"/>
  <w16cex:commentExtensible w16cex:durableId="23EF5EB2" w16cex:dateUtc="2021-03-07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11235" w16cid:durableId="22289ED4"/>
  <w16cid:commentId w16cid:paraId="2C73B01B" w16cid:durableId="222B2B38"/>
  <w16cid:commentId w16cid:paraId="5B63ADAC" w16cid:durableId="222A3A95"/>
  <w16cid:commentId w16cid:paraId="7E7503AC" w16cid:durableId="23EF84C7"/>
  <w16cid:commentId w16cid:paraId="383A4160" w16cid:durableId="23EFC4AF"/>
  <w16cid:commentId w16cid:paraId="26BCA303" w16cid:durableId="23EF8572"/>
  <w16cid:commentId w16cid:paraId="2911E0FE" w16cid:durableId="23EF6913"/>
  <w16cid:commentId w16cid:paraId="2BC67A0B" w16cid:durableId="225C5F91"/>
  <w16cid:commentId w16cid:paraId="417B5672" w16cid:durableId="23EF468C"/>
  <w16cid:commentId w16cid:paraId="1C0A4FF9" w16cid:durableId="23EF4D79"/>
  <w16cid:commentId w16cid:paraId="6451B5CE" w16cid:durableId="23EF5E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FF49B" w14:textId="77777777" w:rsidR="00501796" w:rsidRDefault="00501796">
      <w:r>
        <w:separator/>
      </w:r>
    </w:p>
  </w:endnote>
  <w:endnote w:type="continuationSeparator" w:id="0">
    <w:p w14:paraId="0368F0B1" w14:textId="77777777" w:rsidR="00501796" w:rsidRDefault="00501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4BC7" w14:textId="77777777" w:rsidR="00C741B0" w:rsidRDefault="00C741B0"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63</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89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BCC3D" w14:textId="77777777" w:rsidR="00501796" w:rsidRDefault="00501796">
      <w:r>
        <w:separator/>
      </w:r>
    </w:p>
  </w:footnote>
  <w:footnote w:type="continuationSeparator" w:id="0">
    <w:p w14:paraId="2CA2723B" w14:textId="77777777" w:rsidR="00501796" w:rsidRDefault="00501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3E45B" w14:textId="77777777" w:rsidR="00C741B0" w:rsidRDefault="00C741B0" w:rsidP="008B5995">
    <w:pPr>
      <w:tabs>
        <w:tab w:val="left" w:pos="7938"/>
      </w:tabs>
    </w:pPr>
    <w:r>
      <w:t xml:space="preserve">mzIdentML Specification </w:t>
    </w:r>
    <w:r w:rsidRPr="002A5705">
      <w:t>version 1.</w:t>
    </w:r>
    <w:r>
      <w:t>2.0 final-rc</w:t>
    </w:r>
    <w:r>
      <w:tab/>
      <w:t>Jan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1152E" w14:textId="77777777" w:rsidR="00C741B0" w:rsidRDefault="00C741B0" w:rsidP="00AC7651">
    <w:r>
      <w:t>PSI final recommendation</w:t>
    </w:r>
    <w:r>
      <w:tab/>
    </w:r>
    <w:r>
      <w:tab/>
    </w:r>
    <w:r>
      <w:tab/>
    </w:r>
    <w:r>
      <w:tab/>
    </w:r>
    <w:r>
      <w:tab/>
      <w:t xml:space="preserve">       PSI Proteomics Informatics Working Group</w:t>
    </w:r>
  </w:p>
  <w:p w14:paraId="503662D9" w14:textId="77777777" w:rsidR="00C741B0" w:rsidRDefault="00C741B0" w:rsidP="005B103B">
    <w:pPr>
      <w:jc w:val="right"/>
      <w:rPr>
        <w:lang w:val="pt-BR"/>
      </w:rPr>
    </w:pPr>
  </w:p>
  <w:p w14:paraId="517AF034" w14:textId="77777777" w:rsidR="00C741B0" w:rsidRPr="00B64B28" w:rsidRDefault="00C741B0" w:rsidP="005B103B">
    <w:pPr>
      <w:jc w:val="right"/>
    </w:pPr>
    <w:r w:rsidRPr="00B64B28">
      <w:t xml:space="preserve">Juan Antonio Vizcaíno, European Bioinformatics Institute </w:t>
    </w:r>
  </w:p>
  <w:p w14:paraId="745DDEC4" w14:textId="77777777" w:rsidR="00C741B0" w:rsidRDefault="00C741B0"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50380A46" w14:textId="77777777" w:rsidR="00C741B0" w:rsidRDefault="00C741B0" w:rsidP="005B103B">
    <w:pPr>
      <w:jc w:val="right"/>
      <w:rPr>
        <w:lang w:val="de-DE"/>
      </w:rPr>
    </w:pPr>
    <w:r w:rsidRPr="008B5995">
      <w:rPr>
        <w:lang w:val="de-DE"/>
      </w:rPr>
      <w:t>Martin Eisenacher, Medizinisches Proteom-Center, Ruhr-Universität Bochum</w:t>
    </w:r>
  </w:p>
  <w:p w14:paraId="10EF100D" w14:textId="77777777" w:rsidR="00C741B0" w:rsidRPr="00071A7F" w:rsidRDefault="00C741B0" w:rsidP="005B103B">
    <w:pPr>
      <w:jc w:val="right"/>
      <w:rPr>
        <w:lang w:val="en-US"/>
      </w:rPr>
    </w:pPr>
    <w:r w:rsidRPr="00071A7F">
      <w:rPr>
        <w:lang w:val="en-US"/>
      </w:rPr>
      <w:t>Sean Seymour, SCIEX</w:t>
    </w:r>
  </w:p>
  <w:p w14:paraId="3E47766C" w14:textId="77777777" w:rsidR="00C741B0" w:rsidRDefault="00C741B0" w:rsidP="005B103B">
    <w:pPr>
      <w:jc w:val="right"/>
      <w:rPr>
        <w:lang w:val="en-US"/>
      </w:rPr>
    </w:pPr>
    <w:r w:rsidRPr="00071A7F">
      <w:rPr>
        <w:lang w:val="en-US"/>
      </w:rPr>
      <w:t>Terry Farrah, Institute for Systems Biology</w:t>
    </w:r>
  </w:p>
  <w:p w14:paraId="5696F3CF" w14:textId="77777777" w:rsidR="00C741B0" w:rsidRPr="00071A7F" w:rsidRDefault="00C741B0" w:rsidP="006518C9">
    <w:pPr>
      <w:jc w:val="right"/>
      <w:rPr>
        <w:lang w:val="en-US"/>
      </w:rPr>
    </w:pPr>
    <w:r>
      <w:rPr>
        <w:lang w:val="en-US"/>
      </w:rPr>
      <w:t xml:space="preserve">Eric Deutsch, </w:t>
    </w:r>
    <w:r w:rsidRPr="006518C9">
      <w:rPr>
        <w:lang w:val="en-US"/>
      </w:rPr>
      <w:t>Institute for Systems Biology</w:t>
    </w:r>
  </w:p>
  <w:p w14:paraId="78143F96" w14:textId="77777777" w:rsidR="00C741B0" w:rsidRDefault="00C741B0" w:rsidP="005B103B">
    <w:pPr>
      <w:jc w:val="right"/>
    </w:pPr>
    <w:r>
      <w:t>Andrew R Jones, University of Liverpool</w:t>
    </w:r>
  </w:p>
  <w:p w14:paraId="3BD85335" w14:textId="77777777" w:rsidR="00C741B0" w:rsidRDefault="00C741B0" w:rsidP="005B103B">
    <w:pPr>
      <w:jc w:val="right"/>
    </w:pPr>
  </w:p>
  <w:p w14:paraId="74FCD983" w14:textId="77777777" w:rsidR="00C741B0" w:rsidRDefault="00C741B0" w:rsidP="005B103B"/>
  <w:p w14:paraId="23317ED0" w14:textId="77777777" w:rsidR="00C741B0" w:rsidRDefault="00C741B0" w:rsidP="007B733F">
    <w:pPr>
      <w:jc w:val="right"/>
    </w:pPr>
    <w:r>
      <w:t>Mar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29"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hua Klein">
    <w15:presenceInfo w15:providerId="Windows Live" w15:userId="d6c8dac9782035f7"/>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GB" w:vendorID="64" w:dllVersion="6" w:nlCheck="1" w:checkStyle="0"/>
  <w:activeWritingStyle w:appName="MSWord" w:lang="en-US" w:vendorID="64" w:dllVersion="6" w:nlCheck="1" w:checkStyle="0"/>
  <w:activeWritingStyle w:appName="MSWord" w:lang="fr-FR" w:vendorID="64" w:dllVersion="6" w:nlCheck="1" w:checkStyle="1"/>
  <w:activeWritingStyle w:appName="MSWord" w:lang="de-DE" w:vendorID="64" w:dllVersion="6" w:nlCheck="1" w:checkStyle="0"/>
  <w:activeWritingStyle w:appName="MSWord" w:lang="pt-BR"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94A"/>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2DBF"/>
    <w:rsid w:val="00043051"/>
    <w:rsid w:val="0004397E"/>
    <w:rsid w:val="0004488F"/>
    <w:rsid w:val="00046018"/>
    <w:rsid w:val="000463BA"/>
    <w:rsid w:val="00046728"/>
    <w:rsid w:val="00046970"/>
    <w:rsid w:val="000471D0"/>
    <w:rsid w:val="000476E9"/>
    <w:rsid w:val="000510E5"/>
    <w:rsid w:val="00051C9F"/>
    <w:rsid w:val="00053D76"/>
    <w:rsid w:val="00054A1E"/>
    <w:rsid w:val="000569C9"/>
    <w:rsid w:val="00056FC0"/>
    <w:rsid w:val="000573FA"/>
    <w:rsid w:val="0006010E"/>
    <w:rsid w:val="000605A2"/>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0E0"/>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0F7C19"/>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4757"/>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3298"/>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2564"/>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BC0"/>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7E5"/>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67A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2E3"/>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1BD"/>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094"/>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2D38"/>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846"/>
    <w:rsid w:val="002F1C51"/>
    <w:rsid w:val="002F2C86"/>
    <w:rsid w:val="002F39CA"/>
    <w:rsid w:val="002F4A57"/>
    <w:rsid w:val="002F4ABA"/>
    <w:rsid w:val="002F57FC"/>
    <w:rsid w:val="002F590B"/>
    <w:rsid w:val="002F61C4"/>
    <w:rsid w:val="002F6360"/>
    <w:rsid w:val="002F682A"/>
    <w:rsid w:val="002F6E3F"/>
    <w:rsid w:val="002F797A"/>
    <w:rsid w:val="003006BB"/>
    <w:rsid w:val="00301061"/>
    <w:rsid w:val="00301214"/>
    <w:rsid w:val="0030171A"/>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6B5C"/>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6617"/>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86726"/>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54B"/>
    <w:rsid w:val="003B4BDF"/>
    <w:rsid w:val="003B4EF8"/>
    <w:rsid w:val="003B56A4"/>
    <w:rsid w:val="003B5B83"/>
    <w:rsid w:val="003B6AAB"/>
    <w:rsid w:val="003B7EDB"/>
    <w:rsid w:val="003B7EF8"/>
    <w:rsid w:val="003C056C"/>
    <w:rsid w:val="003C0571"/>
    <w:rsid w:val="003C0C36"/>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17F2"/>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3627"/>
    <w:rsid w:val="004053FF"/>
    <w:rsid w:val="004054F4"/>
    <w:rsid w:val="00405B15"/>
    <w:rsid w:val="0040792E"/>
    <w:rsid w:val="00407F17"/>
    <w:rsid w:val="00410335"/>
    <w:rsid w:val="004120AA"/>
    <w:rsid w:val="00413583"/>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3CCE"/>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0373"/>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4F540A"/>
    <w:rsid w:val="00500C0A"/>
    <w:rsid w:val="00500D56"/>
    <w:rsid w:val="0050116D"/>
    <w:rsid w:val="00501796"/>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3A"/>
    <w:rsid w:val="0053685B"/>
    <w:rsid w:val="00536922"/>
    <w:rsid w:val="005369ED"/>
    <w:rsid w:val="005370BE"/>
    <w:rsid w:val="00537AAF"/>
    <w:rsid w:val="005412B9"/>
    <w:rsid w:val="005419FF"/>
    <w:rsid w:val="00541B97"/>
    <w:rsid w:val="00542565"/>
    <w:rsid w:val="00543620"/>
    <w:rsid w:val="00544012"/>
    <w:rsid w:val="00544811"/>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488"/>
    <w:rsid w:val="005C186C"/>
    <w:rsid w:val="005C22A1"/>
    <w:rsid w:val="005C334A"/>
    <w:rsid w:val="005C3ABC"/>
    <w:rsid w:val="005C478B"/>
    <w:rsid w:val="005C4DB1"/>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6DA"/>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9C5"/>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0BB"/>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177A"/>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55A3"/>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1EA7"/>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BA1"/>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2F7"/>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855"/>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4FA4"/>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221"/>
    <w:rsid w:val="0084799C"/>
    <w:rsid w:val="0085055F"/>
    <w:rsid w:val="008506B0"/>
    <w:rsid w:val="008506CB"/>
    <w:rsid w:val="00850ED8"/>
    <w:rsid w:val="008516B1"/>
    <w:rsid w:val="00851EC4"/>
    <w:rsid w:val="008520BF"/>
    <w:rsid w:val="00852A2F"/>
    <w:rsid w:val="008538F4"/>
    <w:rsid w:val="00854B12"/>
    <w:rsid w:val="00854D54"/>
    <w:rsid w:val="008567FD"/>
    <w:rsid w:val="00857454"/>
    <w:rsid w:val="008600FC"/>
    <w:rsid w:val="00860446"/>
    <w:rsid w:val="008607A4"/>
    <w:rsid w:val="00860A37"/>
    <w:rsid w:val="00862009"/>
    <w:rsid w:val="00862026"/>
    <w:rsid w:val="00863146"/>
    <w:rsid w:val="00863167"/>
    <w:rsid w:val="008636DC"/>
    <w:rsid w:val="00864C46"/>
    <w:rsid w:val="00864DF4"/>
    <w:rsid w:val="00865716"/>
    <w:rsid w:val="00865CB6"/>
    <w:rsid w:val="008666D5"/>
    <w:rsid w:val="0086677E"/>
    <w:rsid w:val="00867948"/>
    <w:rsid w:val="00870522"/>
    <w:rsid w:val="008709F9"/>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556"/>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0C94"/>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2A09"/>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39F8"/>
    <w:rsid w:val="00A442A1"/>
    <w:rsid w:val="00A443C3"/>
    <w:rsid w:val="00A44D1D"/>
    <w:rsid w:val="00A44ED6"/>
    <w:rsid w:val="00A46938"/>
    <w:rsid w:val="00A46BCF"/>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46C67"/>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1DD2"/>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18C8"/>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3A3D"/>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2DCA"/>
    <w:rsid w:val="00C03940"/>
    <w:rsid w:val="00C04291"/>
    <w:rsid w:val="00C04484"/>
    <w:rsid w:val="00C04554"/>
    <w:rsid w:val="00C04564"/>
    <w:rsid w:val="00C04AD8"/>
    <w:rsid w:val="00C04EB5"/>
    <w:rsid w:val="00C05150"/>
    <w:rsid w:val="00C0609A"/>
    <w:rsid w:val="00C06A9F"/>
    <w:rsid w:val="00C06D09"/>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2"/>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1B0"/>
    <w:rsid w:val="00C743E3"/>
    <w:rsid w:val="00C7501B"/>
    <w:rsid w:val="00C7550F"/>
    <w:rsid w:val="00C765EB"/>
    <w:rsid w:val="00C766E3"/>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5E8"/>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4C62"/>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66AD"/>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D70DB"/>
    <w:rsid w:val="00DE1517"/>
    <w:rsid w:val="00DE211B"/>
    <w:rsid w:val="00DE5401"/>
    <w:rsid w:val="00DE5E8B"/>
    <w:rsid w:val="00DE6A67"/>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3F1"/>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2650F"/>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34D"/>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4DCA"/>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37BA"/>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43FB"/>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29E2"/>
    <w:rsid w:val="00FB30DA"/>
    <w:rsid w:val="00FB4849"/>
    <w:rsid w:val="00FB4E36"/>
    <w:rsid w:val="00FB4FFB"/>
    <w:rsid w:val="00FB52C6"/>
    <w:rsid w:val="00FB53C9"/>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6EA1"/>
    <w:rsid w:val="00FC7751"/>
    <w:rsid w:val="00FD032D"/>
    <w:rsid w:val="00FD063D"/>
    <w:rsid w:val="00FD06C2"/>
    <w:rsid w:val="00FD06C5"/>
    <w:rsid w:val="00FD0D2B"/>
    <w:rsid w:val="00FD1372"/>
    <w:rsid w:val="00FD1CCA"/>
    <w:rsid w:val="00FD20C8"/>
    <w:rsid w:val="00FD292A"/>
    <w:rsid w:val="00FD392A"/>
    <w:rsid w:val="00FD472C"/>
    <w:rsid w:val="00FD559F"/>
    <w:rsid w:val="00FD5941"/>
    <w:rsid w:val="00FD59C1"/>
    <w:rsid w:val="00FD61B6"/>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49C51"/>
  <w15:docId w15:val="{E5CBC5A1-0AA6-4ED2-BD4F-B16AB7EF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character" w:customStyle="1" w:styleId="CommentTextChar">
    <w:name w:val="Comment Text Char"/>
    <w:link w:val="CommentText"/>
    <w:uiPriority w:val="99"/>
    <w:rsid w:val="002157BF"/>
    <w:rPr>
      <w:rFonts w:ascii="Arial" w:hAnsi="Arial"/>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 w:type="paragraph" w:styleId="ListParagraph">
    <w:name w:val="List Paragraph"/>
    <w:basedOn w:val="Normal"/>
    <w:qFormat/>
    <w:rsid w:val="005E66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69973924">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7" TargetMode="External"/><Relationship Id="rId299" Type="http://schemas.openxmlformats.org/officeDocument/2006/relationships/hyperlink" Target="http://www.ebi.ac.uk/ols/beta/ontologies/ms/terms?iri=http://purl.obolibrary.org/obo/MS_1001031" TargetMode="External"/><Relationship Id="rId21" Type="http://schemas.openxmlformats.org/officeDocument/2006/relationships/hyperlink" Target="http://www.psidev.info/mzidentml" TargetMode="External"/><Relationship Id="rId63" Type="http://schemas.openxmlformats.org/officeDocument/2006/relationships/hyperlink" Target="http://www.ebi.ac.uk/ols/beta/ontologies/ms/terms?iri=http://purl.obolibrary.org/obo/MS_1001032" TargetMode="External"/><Relationship Id="rId159" Type="http://schemas.openxmlformats.org/officeDocument/2006/relationships/hyperlink" Target="http://www.ebi.ac.uk/ols/beta/ontologies/ms/terms?iri=http://purl.obolibrary.org/obo/MS_1000904" TargetMode="External"/><Relationship Id="rId324" Type="http://schemas.openxmlformats.org/officeDocument/2006/relationships/hyperlink" Target="http://www.ebi.ac.uk/ols/beta/ontologies/ms/terms?iri=http://purl.obolibrary.org/obo/MS_1000569" TargetMode="External"/><Relationship Id="rId366" Type="http://schemas.openxmlformats.org/officeDocument/2006/relationships/hyperlink" Target="http://www.ebi.ac.uk/ols/beta/ontologies/ms/terms?iri=http://purl.obolibrary.org/obo/MS_1000774" TargetMode="External"/><Relationship Id="rId170" Type="http://schemas.openxmlformats.org/officeDocument/2006/relationships/hyperlink" Target="http://www.ebi.ac.uk/ols/beta/ontologies/ms/terms?iri=http://purl.obolibrary.org/obo/MS_1001225" TargetMode="External"/><Relationship Id="rId226" Type="http://schemas.openxmlformats.org/officeDocument/2006/relationships/hyperlink" Target="http://www.ebi.ac.uk/ols/beta/ontologies/ms/terms?iri=http://purl.obolibrary.org/obo/MS_1001494" TargetMode="External"/><Relationship Id="rId433" Type="http://schemas.openxmlformats.org/officeDocument/2006/relationships/hyperlink" Target="mailto:andrew.jones@liv.ac.uk" TargetMode="External"/><Relationship Id="rId268" Type="http://schemas.openxmlformats.org/officeDocument/2006/relationships/hyperlink" Target="http://www.ebi.ac.uk/ols/beta/ontologies/ms/terms?iri=http://purl.obolibrary.org/obo/MS_1000561" TargetMode="External"/><Relationship Id="rId32" Type="http://schemas.microsoft.com/office/2018/08/relationships/commentsExtensible" Target="commentsExtensible.xml"/><Relationship Id="rId74" Type="http://schemas.openxmlformats.org/officeDocument/2006/relationships/hyperlink" Target="http://www.ebi.ac.uk/ols/beta/ontologies/ms/terms?iri=http://purl.obolibrary.org/obo/MS_1001285" TargetMode="External"/><Relationship Id="rId128" Type="http://schemas.openxmlformats.org/officeDocument/2006/relationships/hyperlink" Target="http://www.ebi.ac.uk/ols/beta/ontologies/ms/terms?iri=http://purl.obolibrary.org/obo/MS_1000742" TargetMode="External"/><Relationship Id="rId335" Type="http://schemas.openxmlformats.org/officeDocument/2006/relationships/hyperlink" Target="http://www.ebi.ac.uk/ols/beta/ontologies/ms/terms?iri=http://purl.obolibrary.org/obo/MS_1000796" TargetMode="External"/><Relationship Id="rId377" Type="http://schemas.openxmlformats.org/officeDocument/2006/relationships/hyperlink" Target="http://www.ebi.ac.uk/ols/beta/ontologies/ms/terms?iri=http://purl.obolibrary.org/obo/MS_1001007"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0589" TargetMode="External"/><Relationship Id="rId237" Type="http://schemas.openxmlformats.org/officeDocument/2006/relationships/hyperlink" Target="http://www.ebi.ac.uk/ols/beta/ontologies/ms/terms?iri=http://purl.obolibrary.org/obo/MS_1001597"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025" TargetMode="External"/><Relationship Id="rId43" Type="http://schemas.openxmlformats.org/officeDocument/2006/relationships/hyperlink" Target="http://www.ebi.ac.uk/ols/beta/ontologies/ms/terms?iri=http://purl.obolibrary.org/obo/MS_1001037" TargetMode="External"/><Relationship Id="rId139" Type="http://schemas.openxmlformats.org/officeDocument/2006/relationships/hyperlink" Target="http://www.ebi.ac.uk/ols/beta/ontologies/ms/terms?iri=http://purl.obolibrary.org/obo/MS_1000563" TargetMode="External"/><Relationship Id="rId290" Type="http://schemas.openxmlformats.org/officeDocument/2006/relationships/hyperlink" Target="http://www.ebi.ac.uk/ols/beta/ontologies/ms/terms?iri=http://purl.obolibrary.org/obo/MS_1002029" TargetMode="External"/><Relationship Id="rId304" Type="http://schemas.openxmlformats.org/officeDocument/2006/relationships/hyperlink" Target="http://www.ebi.ac.uk/ols/beta/ontologies/ms/terms?iri=http://purl.obolibrary.org/obo/MS_1002490" TargetMode="External"/><Relationship Id="rId346" Type="http://schemas.openxmlformats.org/officeDocument/2006/relationships/image" Target="media/image15.png"/><Relationship Id="rId388" Type="http://schemas.openxmlformats.org/officeDocument/2006/relationships/hyperlink" Target="http://www.ebi.ac.uk/ols/beta/ontologies/ms/terms?iri=http://purl.obolibrary.org/obo/MS_1001154" TargetMode="External"/><Relationship Id="rId85" Type="http://schemas.openxmlformats.org/officeDocument/2006/relationships/hyperlink" Target="http://www.ebi.ac.uk/ols/beta/ontologies/ms/terms?iri=http://purl.obolibrary.org/obo/MS_1001343" TargetMode="External"/><Relationship Id="rId150" Type="http://schemas.openxmlformats.org/officeDocument/2006/relationships/hyperlink" Target="http://www.ebi.ac.uk/ols/beta/ontologies/ms/terms?iri=http://purl.obolibrary.org/obo/MS_1001090" TargetMode="External"/><Relationship Id="rId192" Type="http://schemas.openxmlformats.org/officeDocument/2006/relationships/hyperlink" Target="http://www.ebi.ac.uk/ols/beta/ontologies/ms/terms?iri=http://purl.obolibrary.org/obo/MS_1002403" TargetMode="External"/><Relationship Id="rId206" Type="http://schemas.openxmlformats.org/officeDocument/2006/relationships/hyperlink" Target="http://www.ebi.ac.uk/ols/beta/ontologies/ms/terms?iri=http://purl.obolibrary.org/obo/MS_1001153"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2404"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45" TargetMode="External"/><Relationship Id="rId315" Type="http://schemas.openxmlformats.org/officeDocument/2006/relationships/hyperlink" Target="http://www.ebi.ac.uk/ols/beta/ontologies/ms/terms?iri=http://purl.obolibrary.org/obo/MS_1000536" TargetMode="External"/><Relationship Id="rId357" Type="http://schemas.openxmlformats.org/officeDocument/2006/relationships/hyperlink" Target="http://www.ebi.ac.uk/ols/beta/ontologies/ms/terms?iri=http://purl.obolibrary.org/obo/MS_1001036" TargetMode="External"/><Relationship Id="rId54" Type="http://schemas.openxmlformats.org/officeDocument/2006/relationships/hyperlink" Target="http://www.ebi.ac.uk/ols/beta/ontologies/ms/terms?iri=http://purl.obolibrary.org/obo/MS_1001359" TargetMode="External"/><Relationship Id="rId96" Type="http://schemas.openxmlformats.org/officeDocument/2006/relationships/hyperlink" Target="http://www.ebi.ac.uk/ols/beta/ontologies/ms/terms?iri=http://purl.obolibrary.org/obo/MS_1001470" TargetMode="External"/><Relationship Id="rId161" Type="http://schemas.openxmlformats.org/officeDocument/2006/relationships/hyperlink" Target="http://www.ebi.ac.uk/ols/beta/ontologies/ms/terms?iri=http://purl.obolibrary.org/obo/MS_1001220" TargetMode="External"/><Relationship Id="rId217" Type="http://schemas.openxmlformats.org/officeDocument/2006/relationships/hyperlink" Target="http://www.ebi.ac.uk/ols/beta/ontologies/ms/terms?iri=http://purl.obolibrary.org/obo/MS_1001153" TargetMode="External"/><Relationship Id="rId399" Type="http://schemas.openxmlformats.org/officeDocument/2006/relationships/hyperlink" Target="http://www.ebi.ac.uk/ols/beta/ontologies/ms/terms?iri=http://purl.obolibrary.org/obo/MS_1001494" TargetMode="External"/><Relationship Id="rId259" Type="http://schemas.openxmlformats.org/officeDocument/2006/relationships/hyperlink" Target="http://www.ebi.ac.uk/ols/beta/ontologies/ms/terms?iri=http://purl.obolibrary.org/obo/MS_1001269"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image" Target="media/image2.emf"/><Relationship Id="rId119" Type="http://schemas.openxmlformats.org/officeDocument/2006/relationships/hyperlink" Target="http://www.ebi.ac.uk/ols/beta/ontologies/ms/terms?iri=http://purl.obolibrary.org/obo/MS_1001349" TargetMode="External"/><Relationship Id="rId270" Type="http://schemas.openxmlformats.org/officeDocument/2006/relationships/hyperlink" Target="http://www.ebi.ac.uk/ols/beta/ontologies/ms/terms?iri=http://purl.obolibrary.org/obo/MS_1000569" TargetMode="External"/><Relationship Id="rId326" Type="http://schemas.openxmlformats.org/officeDocument/2006/relationships/hyperlink" Target="http://www.ebi.ac.uk/ols/beta/ontologies/ms/terms?iri=http://purl.obolibrary.org/obo/MS_1001189" TargetMode="External"/><Relationship Id="rId65" Type="http://schemas.openxmlformats.org/officeDocument/2006/relationships/hyperlink" Target="http://www.ebi.ac.uk/ols/beta/ontologies/ms/terms?iri=http://purl.obolibrary.org/obo/MS_1001038" TargetMode="External"/><Relationship Id="rId130" Type="http://schemas.openxmlformats.org/officeDocument/2006/relationships/hyperlink" Target="http://www.ebi.ac.uk/ols/beta/ontologies/ms/terms?iri=http://purl.obolibrary.org/obo/MS_1001199" TargetMode="External"/><Relationship Id="rId368" Type="http://schemas.openxmlformats.org/officeDocument/2006/relationships/hyperlink" Target="http://www.ebi.ac.uk/ols/beta/ontologies/ms/terms?iri=http://purl.obolibrary.org/obo/MS_1000776" TargetMode="External"/><Relationship Id="rId172" Type="http://schemas.openxmlformats.org/officeDocument/2006/relationships/hyperlink" Target="http://www.ebi.ac.uk/ols/beta/ontologies/ms/terms?iri=http://purl.obolibrary.org/obo/MS_1000588" TargetMode="External"/><Relationship Id="rId228" Type="http://schemas.openxmlformats.org/officeDocument/2006/relationships/hyperlink" Target="http://www.ebi.ac.uk/ols/beta/ontologies/ms/terms?iri=http://purl.obolibrary.org/obo/MS_1002055" TargetMode="External"/><Relationship Id="rId435" Type="http://schemas.openxmlformats.org/officeDocument/2006/relationships/footer" Target="footer1.xml"/><Relationship Id="rId281" Type="http://schemas.openxmlformats.org/officeDocument/2006/relationships/hyperlink" Target="http://www.ebi.ac.uk/ols/beta/ontologies/ms/terms?iri=http://purl.obolibrary.org/obo/MS_1002509" TargetMode="External"/><Relationship Id="rId337" Type="http://schemas.openxmlformats.org/officeDocument/2006/relationships/hyperlink" Target="http://www.ebi.ac.uk/ols/beta/ontologies/ms/terms?iri=http://purl.obolibrary.org/obo/MS_1000798" TargetMode="External"/><Relationship Id="rId34" Type="http://schemas.openxmlformats.org/officeDocument/2006/relationships/image" Target="media/image8.emf"/><Relationship Id="rId76" Type="http://schemas.openxmlformats.org/officeDocument/2006/relationships/hyperlink" Target="http://www.ebi.ac.uk/ols/beta/ontologies/ms/terms?iri=http://purl.obolibrary.org/obo/MS_1001287" TargetMode="External"/><Relationship Id="rId141" Type="http://schemas.openxmlformats.org/officeDocument/2006/relationships/hyperlink" Target="http://www.ebi.ac.uk/ols/beta/ontologies/ms/terms?iri=http://purl.obolibrary.org/obo/MS_1000565" TargetMode="External"/><Relationship Id="rId379" Type="http://schemas.openxmlformats.org/officeDocument/2006/relationships/hyperlink" Target="http://www.ebi.ac.uk/ols/beta/ontologies/ms/terms?iri=http://purl.obolibrary.org/obo/MS_1001026"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147" TargetMode="External"/><Relationship Id="rId239" Type="http://schemas.openxmlformats.org/officeDocument/2006/relationships/hyperlink" Target="http://www.ebi.ac.uk/ols/beta/ontologies/ms/terms?iri=http://purl.obolibrary.org/obo/MS_1001599" TargetMode="External"/><Relationship Id="rId390" Type="http://schemas.openxmlformats.org/officeDocument/2006/relationships/hyperlink" Target="http://www.ebi.ac.uk/ols/beta/ontologies/ms/terms?iri=http://purl.obolibrary.org/obo/MS_1001156" TargetMode="External"/><Relationship Id="rId404" Type="http://schemas.openxmlformats.org/officeDocument/2006/relationships/hyperlink" Target="http://www.ebi.ac.uk/ols/beta/ontologies/ms/terms?iri=http://purl.obolibrary.org/obo/MS_1001009" TargetMode="External"/><Relationship Id="rId250" Type="http://schemas.openxmlformats.org/officeDocument/2006/relationships/hyperlink" Target="http://www.ebi.ac.uk/ols/beta/ontologies/ms/terms?iri=http://purl.obolibrary.org/obo/MS_1001266" TargetMode="External"/><Relationship Id="rId292" Type="http://schemas.openxmlformats.org/officeDocument/2006/relationships/hyperlink" Target="http://www.ebi.ac.uk/ols/beta/ontologies/ms/terms?iri=http://purl.obolibrary.org/obo/MS_1001460" TargetMode="External"/><Relationship Id="rId306" Type="http://schemas.openxmlformats.org/officeDocument/2006/relationships/hyperlink" Target="http://www.ebi.ac.uk/ols/beta/ontologies/ms/terms?iri=http://purl.obolibrary.org/obo/MS_1002492" TargetMode="External"/><Relationship Id="rId45" Type="http://schemas.openxmlformats.org/officeDocument/2006/relationships/hyperlink" Target="http://www.ebi.ac.uk/ols/beta/ontologies/ms/terms?iri=http://purl.obolibrary.org/obo/MS_1001042"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090" TargetMode="External"/><Relationship Id="rId348" Type="http://schemas.openxmlformats.org/officeDocument/2006/relationships/hyperlink" Target="http://www.ebi.ac.uk/ols/beta/ontologies/ms/terms?iri=http://purl.obolibrary.org/obo/MS_1000016" TargetMode="External"/><Relationship Id="rId152" Type="http://schemas.openxmlformats.org/officeDocument/2006/relationships/hyperlink" Target="http://www.ebi.ac.uk/ols/beta/ontologies/ms/terms?iri=http://purl.obolibrary.org/obo/MS_1001468" TargetMode="External"/><Relationship Id="rId194" Type="http://schemas.openxmlformats.org/officeDocument/2006/relationships/hyperlink" Target="http://www.ebi.ac.uk/ols/beta/ontologies/ms/terms?iri=http://purl.obolibrary.org/obo/MS_1001088" TargetMode="External"/><Relationship Id="rId208" Type="http://schemas.openxmlformats.org/officeDocument/2006/relationships/hyperlink" Target="http://www.ebi.ac.uk/ols/beta/ontologies/ms/terms?iri=http://purl.obolibrary.org/obo/MS_1001155" TargetMode="External"/><Relationship Id="rId415" Type="http://schemas.openxmlformats.org/officeDocument/2006/relationships/hyperlink" Target="http://www.ebi.ac.uk/ols/beta/ontologies/ms/terms?iri=http://purl.obolibrary.org/obo/MS_1001155" TargetMode="External"/><Relationship Id="rId261" Type="http://schemas.openxmlformats.org/officeDocument/2006/relationships/hyperlink" Target="http://www.ebi.ac.uk/ols/beta/ontologies/ms/terms?iri=http://purl.obolibrary.org/obo/MS_100127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361" TargetMode="External"/><Relationship Id="rId317" Type="http://schemas.openxmlformats.org/officeDocument/2006/relationships/hyperlink" Target="http://www.ebi.ac.uk/ols/beta/ontologies/ms/terms?iri=http://purl.obolibrary.org/obo/MS_1000539" TargetMode="External"/><Relationship Id="rId359" Type="http://schemas.openxmlformats.org/officeDocument/2006/relationships/hyperlink" Target="http://www.ebi.ac.uk/ols/beta/ontologies/ms/terms?iri=http://purl.obolibrary.org/obo/MS_1000767" TargetMode="External"/><Relationship Id="rId98" Type="http://schemas.openxmlformats.org/officeDocument/2006/relationships/hyperlink" Target="http://www.ebi.ac.uk/ols/beta/ontologies/ms/terms?iri=http://purl.obolibrary.org/obo/MS_1001091" TargetMode="External"/><Relationship Id="rId121" Type="http://schemas.openxmlformats.org/officeDocument/2006/relationships/hyperlink" Target="http://www.ebi.ac.uk/ols/beta/ontologies/ms/terms?iri=http://purl.obolibrary.org/obo/MS_1001351" TargetMode="External"/><Relationship Id="rId163" Type="http://schemas.openxmlformats.org/officeDocument/2006/relationships/hyperlink" Target="http://www.ebi.ac.uk/ols/beta/ontologies/ms/terms?iri=http://purl.obolibrary.org/obo/MS_1001223" TargetMode="External"/><Relationship Id="rId219" Type="http://schemas.openxmlformats.org/officeDocument/2006/relationships/hyperlink" Target="http://www.ebi.ac.uk/ols/beta/ontologies/ms/terms?iri=http://purl.obolibrary.org/obo/MS_1001058" TargetMode="External"/><Relationship Id="rId370" Type="http://schemas.openxmlformats.org/officeDocument/2006/relationships/hyperlink" Target="http://www.ebi.ac.uk/ols/beta/ontologies/ms/terms?iri=http://purl.obolibrary.org/obo/MS_1000767" TargetMode="External"/><Relationship Id="rId426" Type="http://schemas.openxmlformats.org/officeDocument/2006/relationships/hyperlink" Target="http://www.ebi.ac.uk/ols/beta/ontologies/ms/terms?iri=http://purl.obolibrary.org/obo/MS_1001494" TargetMode="External"/><Relationship Id="rId230" Type="http://schemas.openxmlformats.org/officeDocument/2006/relationships/hyperlink" Target="http://www.ebi.ac.uk/ols/beta/ontologies/ms/terms?iri=http://purl.obolibrary.org/obo/MS_1001101" TargetMode="External"/><Relationship Id="rId25" Type="http://schemas.openxmlformats.org/officeDocument/2006/relationships/image" Target="media/image4.emf"/><Relationship Id="rId67" Type="http://schemas.openxmlformats.org/officeDocument/2006/relationships/hyperlink" Target="http://www.ebi.ac.uk/ols/beta/ontologies/ms/terms?iri=http://purl.obolibrary.org/obo/MS_1001046" TargetMode="External"/><Relationship Id="rId272" Type="http://schemas.openxmlformats.org/officeDocument/2006/relationships/hyperlink" Target="http://www.ebi.ac.uk/ols/beta/ontologies/ms/terms?iri=http://purl.obolibrary.org/obo/MS_1001014" TargetMode="External"/><Relationship Id="rId328" Type="http://schemas.openxmlformats.org/officeDocument/2006/relationships/hyperlink" Target="http://www.ebi.ac.uk/ols/beta/ontologies/ms/terms?iri=http://purl.obolibrary.org/obo/MS_1001875" TargetMode="External"/><Relationship Id="rId132" Type="http://schemas.openxmlformats.org/officeDocument/2006/relationships/hyperlink" Target="http://www.ebi.ac.uk/ols/beta/ontologies/ms/terms?iri=http://purl.obolibrary.org/obo/MS_1001242" TargetMode="External"/><Relationship Id="rId174" Type="http://schemas.openxmlformats.org/officeDocument/2006/relationships/hyperlink" Target="http://www.ebi.ac.uk/ols/beta/ontologies/ms/terms?iri=http://purl.obolibrary.org/obo/MS_1000589" TargetMode="External"/><Relationship Id="rId381" Type="http://schemas.openxmlformats.org/officeDocument/2006/relationships/hyperlink" Target="http://www.ebi.ac.uk/ols/beta/ontologies/ms/terms?iri=http://purl.obolibrary.org/obo/MS_1001032" TargetMode="External"/><Relationship Id="rId241" Type="http://schemas.openxmlformats.org/officeDocument/2006/relationships/hyperlink" Target="http://www.ebi.ac.uk/ols/beta/ontologies/ms/terms?iri=http://purl.obolibrary.org/obo/MS_1001101" TargetMode="External"/><Relationship Id="rId437" Type="http://schemas.openxmlformats.org/officeDocument/2006/relationships/fontTable" Target="fontTable.xml"/><Relationship Id="rId36" Type="http://schemas.openxmlformats.org/officeDocument/2006/relationships/hyperlink" Target="http://www.ebi.ac.uk/ols/beta/ontologies/ms/terms?iri=http://purl.obolibrary.org/obo/MS_1001302" TargetMode="External"/><Relationship Id="rId283" Type="http://schemas.openxmlformats.org/officeDocument/2006/relationships/hyperlink" Target="http://www.ebi.ac.uk/ols/beta/ontologies/ms/terms?iri=http://purl.obolibrary.org/obo/UNIMOD:0" TargetMode="External"/><Relationship Id="rId339" Type="http://schemas.openxmlformats.org/officeDocument/2006/relationships/hyperlink" Target="http://www.ebi.ac.uk/ols/beta/ontologies/ms/terms?iri=http://purl.obolibrary.org/obo/MS_1000904" TargetMode="External"/><Relationship Id="rId78" Type="http://schemas.openxmlformats.org/officeDocument/2006/relationships/hyperlink" Target="http://www.ebi.ac.uk/ols/beta/ontologies/ms/terms?iri=http://purl.obolibrary.org/obo/MS_1001289" TargetMode="External"/><Relationship Id="rId101" Type="http://schemas.openxmlformats.org/officeDocument/2006/relationships/hyperlink" Target="http://www.ebi.ac.uk/ols/beta/ontologies/ms/terms?iri=http://purl.obolibrary.org/obo/MS_1001304" TargetMode="External"/><Relationship Id="rId143" Type="http://schemas.openxmlformats.org/officeDocument/2006/relationships/hyperlink" Target="http://www.ebi.ac.uk/ols/beta/ontologies/ms/terms?iri=http://purl.obolibrary.org/obo/MS_1001511" TargetMode="External"/><Relationship Id="rId185" Type="http://schemas.openxmlformats.org/officeDocument/2006/relationships/hyperlink" Target="http://www.ebi.ac.uk/ols/beta/ontologies/ms/terms?iri=http://purl.obolibrary.org/obo/MS_1001165" TargetMode="External"/><Relationship Id="rId350" Type="http://schemas.openxmlformats.org/officeDocument/2006/relationships/hyperlink" Target="http://www.ebi.ac.uk/ols/beta/ontologies/ms/terms?iri=http://purl.obolibrary.org/obo/MS_1000797"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157" TargetMode="External"/><Relationship Id="rId392" Type="http://schemas.openxmlformats.org/officeDocument/2006/relationships/hyperlink" Target="http://www.ebi.ac.uk/ols/beta/ontologies/ms/terms?iri=http://purl.obolibrary.org/obo/MS_1001158" TargetMode="External"/><Relationship Id="rId252" Type="http://schemas.openxmlformats.org/officeDocument/2006/relationships/hyperlink" Target="http://www.ebi.ac.uk/ols/beta/ontologies/ms/terms?iri=http://purl.obolibrary.org/obo/MS_1001268" TargetMode="External"/><Relationship Id="rId294" Type="http://schemas.openxmlformats.org/officeDocument/2006/relationships/hyperlink" Target="http://www.ebi.ac.uk/ols/beta/ontologies/ms/terms?iri=http://purl.obolibrary.org/obo/MS_1002504" TargetMode="External"/><Relationship Id="rId308" Type="http://schemas.openxmlformats.org/officeDocument/2006/relationships/hyperlink" Target="http://www.ebi.ac.uk/ols/beta/ontologies/ms/terms?iri=http://purl.obolibrary.org/obo/MS_1001080" TargetMode="External"/><Relationship Id="rId47" Type="http://schemas.openxmlformats.org/officeDocument/2006/relationships/hyperlink" Target="http://www.ebi.ac.uk/ols/beta/ontologies/ms/terms?iri=http://purl.obolibrary.org/obo/MS_1001302"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468" TargetMode="External"/><Relationship Id="rId154" Type="http://schemas.openxmlformats.org/officeDocument/2006/relationships/hyperlink" Target="http://www.ebi.ac.uk/ols/beta/ontologies/ms/terms?iri=http://purl.obolibrary.org/obo/MS_1001470" TargetMode="External"/><Relationship Id="rId361" Type="http://schemas.openxmlformats.org/officeDocument/2006/relationships/hyperlink" Target="http://www.ebi.ac.uk/ols/beta/ontologies/ms/terms?iri=http://purl.obolibrary.org/obo/MS_1000769" TargetMode="External"/><Relationship Id="rId196" Type="http://schemas.openxmlformats.org/officeDocument/2006/relationships/hyperlink" Target="http://www.ebi.ac.uk/ols/beta/ontologies/ms/terms?iri=http://purl.obolibrary.org/obo/MS_1001097" TargetMode="External"/><Relationship Id="rId417" Type="http://schemas.openxmlformats.org/officeDocument/2006/relationships/hyperlink" Target="http://www.ebi.ac.uk/ols/beta/ontologies/ms/terms?iri=http://purl.obolibrary.org/obo/MS_1001157"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364" TargetMode="External"/><Relationship Id="rId263" Type="http://schemas.openxmlformats.org/officeDocument/2006/relationships/hyperlink" Target="http://www.ebi.ac.uk/ols/beta/ontologies/ms/terms?iri=http://purl.obolibrary.org/obo/MS_1001267" TargetMode="External"/><Relationship Id="rId319" Type="http://schemas.openxmlformats.org/officeDocument/2006/relationships/hyperlink" Target="http://www.ebi.ac.uk/ols/beta/ontologies/ms/terms?iri=http://purl.obolibrary.org/obo/MS_1000600" TargetMode="External"/><Relationship Id="rId58" Type="http://schemas.openxmlformats.org/officeDocument/2006/relationships/hyperlink" Target="http://www.ebi.ac.uk/ols/beta/ontologies/ms/terms?iri=http://purl.obolibrary.org/obo/MS_1001005" TargetMode="External"/><Relationship Id="rId123" Type="http://schemas.openxmlformats.org/officeDocument/2006/relationships/hyperlink" Target="http://www.ebi.ac.uk/ols/beta/ontologies/ms/terms?iri=http://purl.obolibrary.org/obo/MS_1001353" TargetMode="External"/><Relationship Id="rId330" Type="http://schemas.openxmlformats.org/officeDocument/2006/relationships/hyperlink" Target="http://www.ebi.ac.uk/ols/beta/ontologies/ms/terms?iri=http://purl.obolibrary.org/obo/MS_1002057" TargetMode="External"/><Relationship Id="rId165" Type="http://schemas.openxmlformats.org/officeDocument/2006/relationships/hyperlink" Target="http://www.ebi.ac.uk/ols/beta/ontologies/ms/terms?iri=http://purl.obolibrary.org/obo/MS_1001227" TargetMode="External"/><Relationship Id="rId372" Type="http://schemas.openxmlformats.org/officeDocument/2006/relationships/hyperlink" Target="http://www.ebi.ac.uk/ols/beta/ontologies/ms/terms?iri=http://purl.obolibrary.org/obo/MS_1001530" TargetMode="External"/><Relationship Id="rId428" Type="http://schemas.openxmlformats.org/officeDocument/2006/relationships/hyperlink" Target="http://www.ebi.ac.uk/ols/beta/ontologies/ms/terms?iri=http://purl.obolibrary.org/obo/MS_1001025" TargetMode="External"/><Relationship Id="rId232" Type="http://schemas.openxmlformats.org/officeDocument/2006/relationships/hyperlink" Target="http://www.ebi.ac.uk/ols/beta/ontologies/ms/terms?iri=http://purl.obolibrary.org/obo/MS_1001592" TargetMode="External"/><Relationship Id="rId274" Type="http://schemas.openxmlformats.org/officeDocument/2006/relationships/hyperlink" Target="http://www.ebi.ac.uk/ols/beta/ontologies/ms/terms?iri=http://purl.obolibrary.org/obo/MS_1001016" TargetMode="External"/><Relationship Id="rId27" Type="http://schemas.openxmlformats.org/officeDocument/2006/relationships/image" Target="media/image6.emf"/><Relationship Id="rId69" Type="http://schemas.openxmlformats.org/officeDocument/2006/relationships/hyperlink" Target="http://www.ebi.ac.uk/ols/beta/ontologies/ms/terms?iri=http://purl.obolibrary.org/obo/MS_1001194" TargetMode="External"/><Relationship Id="rId134" Type="http://schemas.openxmlformats.org/officeDocument/2006/relationships/hyperlink" Target="http://www.ebi.ac.uk/ols/beta/ontologies/ms/terms?iri=http://purl.obolibrary.org/obo/MS_1001275" TargetMode="External"/><Relationship Id="rId80" Type="http://schemas.openxmlformats.org/officeDocument/2006/relationships/hyperlink" Target="http://www.ebi.ac.uk/ols/beta/ontologies/ms/terms?iri=http://purl.obolibrary.org/obo/MS_1002060" TargetMode="External"/><Relationship Id="rId176" Type="http://schemas.openxmlformats.org/officeDocument/2006/relationships/hyperlink" Target="http://www.ebi.ac.uk/ols/beta/ontologies/ms/terms?iri=http://purl.obolibrary.org/obo/MS_1001412" TargetMode="External"/><Relationship Id="rId341" Type="http://schemas.openxmlformats.org/officeDocument/2006/relationships/hyperlink" Target="http://www.ebi.ac.uk/ols/beta/ontologies/ms/terms?iri=http://purl.obolibrary.org/obo/MS_1001030" TargetMode="External"/><Relationship Id="rId383" Type="http://schemas.openxmlformats.org/officeDocument/2006/relationships/hyperlink" Target="http://www.ebi.ac.uk/ols/beta/ontologies/ms/terms?iri=http://purl.obolibrary.org/obo/MS_1001038" TargetMode="External"/><Relationship Id="rId439" Type="http://schemas.openxmlformats.org/officeDocument/2006/relationships/theme" Target="theme/theme1.xml"/><Relationship Id="rId201" Type="http://schemas.openxmlformats.org/officeDocument/2006/relationships/hyperlink" Target="http://www.ebi.ac.uk/ols/beta/ontologies/ms/terms?iri=http://purl.obolibrary.org/obo/MS_1001157" TargetMode="External"/><Relationship Id="rId243" Type="http://schemas.openxmlformats.org/officeDocument/2006/relationships/hyperlink" Target="http://www.ebi.ac.uk/ols/beta/ontologies/ms/terms?iri=http://purl.obolibrary.org/obo/MS_1001184" TargetMode="External"/><Relationship Id="rId285" Type="http://schemas.openxmlformats.org/officeDocument/2006/relationships/hyperlink" Target="http://www.ebi.ac.uk/ols/beta/ontologies/ms/terms?iri=http://purl.obolibrary.org/obo/MS_1001460" TargetMode="External"/><Relationship Id="rId38" Type="http://schemas.openxmlformats.org/officeDocument/2006/relationships/hyperlink" Target="http://www.ebi.ac.uk/ols/beta/ontologies/ms/terms?iri=http://purl.obolibrary.org/obo/MS_1001007" TargetMode="External"/><Relationship Id="rId103" Type="http://schemas.openxmlformats.org/officeDocument/2006/relationships/hyperlink" Target="http://www.ebi.ac.uk/ols/beta/ontologies/ms/terms?iri=http://purl.obolibrary.org/obo/MS_1001306" TargetMode="External"/><Relationship Id="rId310" Type="http://schemas.openxmlformats.org/officeDocument/2006/relationships/hyperlink" Target="http://www.ebi.ac.uk/ols/beta/ontologies/ms/terms?iri=http://purl.obolibrary.org/obo/MS_1001456" TargetMode="External"/><Relationship Id="rId91" Type="http://schemas.openxmlformats.org/officeDocument/2006/relationships/hyperlink" Target="http://www.ebi.ac.uk/ols/beta/ontologies/ms/terms?iri=http://purl.obolibrary.org/obo/MS_1001089" TargetMode="External"/><Relationship Id="rId145" Type="http://schemas.openxmlformats.org/officeDocument/2006/relationships/hyperlink" Target="http://www.ebi.ac.uk/ols/beta/ontologies/ms/terms?iri=http://purl.obolibrary.org/obo/MS_1001021" TargetMode="External"/><Relationship Id="rId187" Type="http://schemas.openxmlformats.org/officeDocument/2006/relationships/hyperlink" Target="http://www.ebi.ac.uk/ols/beta/ontologies/ms/terms?iri=http://purl.obolibrary.org/obo/MS_1002407" TargetMode="External"/><Relationship Id="rId352" Type="http://schemas.openxmlformats.org/officeDocument/2006/relationships/hyperlink" Target="http://www.ebi.ac.uk/ols/beta/ontologies/ms/terms?iri=http://purl.obolibrary.org/obo/MS_1000903" TargetMode="External"/><Relationship Id="rId394" Type="http://schemas.openxmlformats.org/officeDocument/2006/relationships/hyperlink" Target="http://www.ebi.ac.uk/ols/beta/ontologies/ms/terms?iri=http://purl.obolibrary.org/obo/MS_1001160"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59" TargetMode="External"/><Relationship Id="rId254" Type="http://schemas.openxmlformats.org/officeDocument/2006/relationships/hyperlink" Target="http://www.ebi.ac.uk/ols/beta/ontologies/ms/terms?iri=http://purl.obolibrary.org/obo/MS_1001270" TargetMode="External"/><Relationship Id="rId49" Type="http://schemas.openxmlformats.org/officeDocument/2006/relationships/hyperlink" Target="http://www.ebi.ac.uk/ols/beta/ontologies/ms/terms?iri=http://purl.obolibrary.org/obo/MS_1001210" TargetMode="External"/><Relationship Id="rId114" Type="http://schemas.openxmlformats.org/officeDocument/2006/relationships/hyperlink" Target="http://www.ebi.ac.uk/ols/beta/ontologies/ms/terms?iri=http://purl.obolibrary.org/obo/MS_1001470" TargetMode="External"/><Relationship Id="rId296" Type="http://schemas.openxmlformats.org/officeDocument/2006/relationships/hyperlink" Target="http://www.ebi.ac.uk/ols/beta/ontologies/ms/terms?iri=http://purl.obolibrary.org/obo/MOD:00000" TargetMode="External"/><Relationship Id="rId60" Type="http://schemas.openxmlformats.org/officeDocument/2006/relationships/hyperlink" Target="http://www.ebi.ac.uk/ols/beta/ontologies/ms/terms?iri=http://purl.obolibrary.org/obo/MS_1001009" TargetMode="External"/><Relationship Id="rId81" Type="http://schemas.openxmlformats.org/officeDocument/2006/relationships/image" Target="media/image10.png"/><Relationship Id="rId135" Type="http://schemas.openxmlformats.org/officeDocument/2006/relationships/hyperlink" Target="http://www.ebi.ac.uk/ols/beta/ontologies/ms/terms?iri=http://purl.obolibrary.org/obo/MS_1001040" TargetMode="External"/><Relationship Id="rId156" Type="http://schemas.openxmlformats.org/officeDocument/2006/relationships/hyperlink" Target="http://www.ebi.ac.uk/ols/beta/ontologies/ms/terms?iri=http://purl.obolibrary.org/obo/MS_1001512" TargetMode="External"/><Relationship Id="rId177" Type="http://schemas.openxmlformats.org/officeDocument/2006/relationships/hyperlink" Target="http://www.ebi.ac.uk/ols/beta/ontologies/ms/terms?iri=http://purl.obolibrary.org/obo/MS_1001413" TargetMode="External"/><Relationship Id="rId198" Type="http://schemas.openxmlformats.org/officeDocument/2006/relationships/hyperlink" Target="http://www.ebi.ac.uk/ols/beta/ontologies/ms/terms?iri=http://purl.obolibrary.org/obo/MS_1001099" TargetMode="External"/><Relationship Id="rId321" Type="http://schemas.openxmlformats.org/officeDocument/2006/relationships/hyperlink" Target="http://www.ebi.ac.uk/ols/beta/ontologies/ms/terms?iri=http://purl.obolibrary.org/obo/MS_1001456" TargetMode="External"/><Relationship Id="rId342" Type="http://schemas.openxmlformats.org/officeDocument/2006/relationships/hyperlink" Target="http://www.ebi.ac.uk/ols/beta/ontologies/ms/terms?iri=http://purl.obolibrary.org/obo/MS_1001035" TargetMode="External"/><Relationship Id="rId363" Type="http://schemas.openxmlformats.org/officeDocument/2006/relationships/hyperlink" Target="http://www.ebi.ac.uk/ols/beta/ontologies/ms/terms?iri=http://purl.obolibrary.org/obo/MS_1000771" TargetMode="External"/><Relationship Id="rId384" Type="http://schemas.openxmlformats.org/officeDocument/2006/relationships/hyperlink" Target="http://www.ebi.ac.uk/ols/beta/ontologies/ms/terms?iri=http://purl.obolibrary.org/obo/MS_1001042" TargetMode="External"/><Relationship Id="rId419" Type="http://schemas.openxmlformats.org/officeDocument/2006/relationships/hyperlink" Target="http://www.ebi.ac.uk/ols/beta/ontologies/ms/terms?iri=http://purl.obolibrary.org/obo/MS_1001159" TargetMode="External"/><Relationship Id="rId202" Type="http://schemas.openxmlformats.org/officeDocument/2006/relationships/hyperlink" Target="http://www.ebi.ac.uk/ols/beta/ontologies/ms/terms?iri=http://purl.obolibrary.org/obo/MS_1001158" TargetMode="External"/><Relationship Id="rId223" Type="http://schemas.openxmlformats.org/officeDocument/2006/relationships/hyperlink" Target="http://www.ebi.ac.uk/ols/beta/ontologies/ms/terms?iri=http://purl.obolibrary.org/obo/MS_1001448" TargetMode="External"/><Relationship Id="rId244" Type="http://schemas.openxmlformats.org/officeDocument/2006/relationships/hyperlink" Target="http://www.ebi.ac.uk/ols/beta/ontologies/ms/terms?iri=http://purl.obolibrary.org/obo/MS_1001035" TargetMode="External"/><Relationship Id="rId430" Type="http://schemas.openxmlformats.org/officeDocument/2006/relationships/hyperlink" Target="http://www.ncbi.nlm.nih.gov/IEB/ToolBox/SDKDOCS/SEQFEAT.HTML" TargetMode="External"/><Relationship Id="rId18" Type="http://schemas.openxmlformats.org/officeDocument/2006/relationships/hyperlink" Target="https://raw.githubusercontent.com/HUPO-PSI/mzIdentML/master/cv/XLMOD.obo" TargetMode="External"/><Relationship Id="rId39" Type="http://schemas.openxmlformats.org/officeDocument/2006/relationships/hyperlink" Target="http://www.ebi.ac.uk/ols/beta/ontologies/ms/terms?iri=http://purl.obolibrary.org/obo/MS_1001009" TargetMode="External"/><Relationship Id="rId265" Type="http://schemas.openxmlformats.org/officeDocument/2006/relationships/hyperlink" Target="http://www.ebi.ac.uk/ols/beta/ontologies/ms/terms?iri=http://purl.obolibrary.org/obo/MS_1001269" TargetMode="External"/><Relationship Id="rId286" Type="http://schemas.openxmlformats.org/officeDocument/2006/relationships/hyperlink" Target="http://www.ebi.ac.uk/ols/beta/ontologies/ms/terms?iri=http://purl.obolibrary.org/obo/MS_1001524" TargetMode="External"/><Relationship Id="rId50" Type="http://schemas.openxmlformats.org/officeDocument/2006/relationships/hyperlink" Target="http://www.ebi.ac.uk/ols/beta/ontologies/ms/terms?iri=http://purl.obolibrary.org/obo/MS_1001211" TargetMode="External"/><Relationship Id="rId104" Type="http://schemas.openxmlformats.org/officeDocument/2006/relationships/hyperlink" Target="http://www.ebi.ac.uk/ols/beta/ontologies/ms/terms?iri=http://purl.obolibrary.org/obo/MS_1001307" TargetMode="External"/><Relationship Id="rId125" Type="http://schemas.openxmlformats.org/officeDocument/2006/relationships/hyperlink" Target="http://www.ebi.ac.uk/ols/beta/ontologies/ms/terms?iri=http://purl.obolibrary.org/obo/MS_1002659" TargetMode="External"/><Relationship Id="rId146" Type="http://schemas.openxmlformats.org/officeDocument/2006/relationships/hyperlink" Target="http://www.ebi.ac.uk/ols/beta/ontologies/ms/terms?iri=http://purl.obolibrary.org/obo/MS_1001027" TargetMode="External"/><Relationship Id="rId167" Type="http://schemas.openxmlformats.org/officeDocument/2006/relationships/hyperlink" Target="http://www.ebi.ac.uk/ols/beta/ontologies/ms/terms?iri=http://purl.obolibrary.org/obo/MS_1001354" TargetMode="External"/><Relationship Id="rId188" Type="http://schemas.openxmlformats.org/officeDocument/2006/relationships/hyperlink" Target="http://www.ebi.ac.uk/ols/beta/ontologies/ms/terms?iri=http://purl.obolibrary.org/obo/MS_1002415" TargetMode="External"/><Relationship Id="rId311" Type="http://schemas.openxmlformats.org/officeDocument/2006/relationships/hyperlink" Target="http://www.ebi.ac.uk/ols/beta/ontologies/ms/terms?iri=http://purl.obolibrary.org/obo/MS_1000532" TargetMode="External"/><Relationship Id="rId332" Type="http://schemas.openxmlformats.org/officeDocument/2006/relationships/image" Target="media/image13.png"/><Relationship Id="rId353" Type="http://schemas.openxmlformats.org/officeDocument/2006/relationships/hyperlink" Target="http://www.ebi.ac.uk/ols/beta/ontologies/ms/terms?iri=http://purl.obolibrary.org/obo/MS_1000904" TargetMode="External"/><Relationship Id="rId374" Type="http://schemas.openxmlformats.org/officeDocument/2006/relationships/hyperlink" Target="http://www.ebi.ac.uk/ols/beta/ontologies/ms/terms?iri=http://purl.obolibrary.org/obo/MS_1001532" TargetMode="External"/><Relationship Id="rId395" Type="http://schemas.openxmlformats.org/officeDocument/2006/relationships/hyperlink" Target="http://www.ebi.ac.uk/ols/beta/ontologies/ms/terms?iri=http://purl.obolibrary.org/obo/MS_1001161" TargetMode="External"/><Relationship Id="rId409" Type="http://schemas.openxmlformats.org/officeDocument/2006/relationships/hyperlink" Target="http://www.ebi.ac.uk/ols/beta/ontologies/ms/terms?iri=http://purl.obolibrary.org/obo/MS_1001038" TargetMode="External"/><Relationship Id="rId71" Type="http://schemas.openxmlformats.org/officeDocument/2006/relationships/hyperlink" Target="http://www.ebi.ac.uk/ols/beta/ontologies/ms/terms?iri=http://purl.obolibrary.org/obo/MS_1001084" TargetMode="External"/><Relationship Id="rId92" Type="http://schemas.openxmlformats.org/officeDocument/2006/relationships/hyperlink" Target="http://www.ebi.ac.uk/ols/beta/ontologies/ms/terms?iri=http://purl.obolibrary.org/obo/MS_1001090" TargetMode="External"/><Relationship Id="rId213" Type="http://schemas.openxmlformats.org/officeDocument/2006/relationships/hyperlink" Target="http://www.ebi.ac.uk/ols/beta/ontologies/ms/terms?iri=http://purl.obolibrary.org/obo/MS_1001160" TargetMode="External"/><Relationship Id="rId234" Type="http://schemas.openxmlformats.org/officeDocument/2006/relationships/hyperlink" Target="http://www.ebi.ac.uk/ols/beta/ontologies/ms/terms?iri=http://purl.obolibrary.org/obo/MS_1001594" TargetMode="External"/><Relationship Id="rId420" Type="http://schemas.openxmlformats.org/officeDocument/2006/relationships/hyperlink" Target="http://www.ebi.ac.uk/ols/beta/ontologies/ms/terms?iri=http://purl.obolibrary.org/obo/MS_1001160" TargetMode="External"/><Relationship Id="rId2" Type="http://schemas.openxmlformats.org/officeDocument/2006/relationships/numbering" Target="numbering.xml"/><Relationship Id="rId29" Type="http://schemas.microsoft.com/office/2011/relationships/commentsExtended" Target="commentsExtended.xml"/><Relationship Id="rId255" Type="http://schemas.openxmlformats.org/officeDocument/2006/relationships/hyperlink" Target="http://www.ebi.ac.uk/ols/beta/ontologies/ms/terms?iri=http://purl.obolibrary.org/obo/MS_1001271" TargetMode="External"/><Relationship Id="rId276" Type="http://schemas.openxmlformats.org/officeDocument/2006/relationships/hyperlink" Target="http://www.ebi.ac.uk/ols/beta/ontologies/ms/terms?iri=http://purl.obolibrary.org/obo/MS_1001020" TargetMode="External"/><Relationship Id="rId297" Type="http://schemas.openxmlformats.org/officeDocument/2006/relationships/hyperlink" Target="http://www.ebi.ac.uk/ols/beta/ontologies/ms/terms?iri=http://purl.obolibrary.org/obo/MS_1001080" TargetMode="External"/><Relationship Id="rId40" Type="http://schemas.openxmlformats.org/officeDocument/2006/relationships/hyperlink" Target="http://www.ebi.ac.uk/ols/beta/ontologies/ms/terms?iri=http://purl.obolibrary.org/obo/MS_1001026" TargetMode="External"/><Relationship Id="rId115" Type="http://schemas.openxmlformats.org/officeDocument/2006/relationships/hyperlink" Target="http://www.ebi.ac.uk/ols/beta/ontologies/ms/terms?iri=http://purl.obolibrary.org/obo/MS_1001513" TargetMode="External"/><Relationship Id="rId136" Type="http://schemas.openxmlformats.org/officeDocument/2006/relationships/hyperlink" Target="http://www.ebi.ac.uk/ols/beta/ontologies/ms/terms?iri=http://purl.obolibrary.org/obo/MS_1000560" TargetMode="External"/><Relationship Id="rId157" Type="http://schemas.openxmlformats.org/officeDocument/2006/relationships/hyperlink" Target="http://www.ebi.ac.uk/ols/beta/ontologies/ms/terms?iri=http://purl.obolibrary.org/obo/MS_1001221" TargetMode="External"/><Relationship Id="rId178" Type="http://schemas.openxmlformats.org/officeDocument/2006/relationships/hyperlink" Target="http://www.ebi.ac.uk/ols/beta/ontologies/ms/terms?iri=http://purl.obolibrary.org/obo/MS_1001355" TargetMode="External"/><Relationship Id="rId301" Type="http://schemas.openxmlformats.org/officeDocument/2006/relationships/hyperlink" Target="http://www.ebi.ac.uk/ols/beta/ontologies/ms/terms?iri=http://purl.obolibrary.org/obo/MS_1001082" TargetMode="External"/><Relationship Id="rId322" Type="http://schemas.openxmlformats.org/officeDocument/2006/relationships/hyperlink" Target="http://www.ebi.ac.uk/ols/beta/ontologies/ms/terms?iri=http://purl.obolibrary.org/obo/MS_1000561" TargetMode="External"/><Relationship Id="rId343" Type="http://schemas.openxmlformats.org/officeDocument/2006/relationships/hyperlink" Target="http://www.ebi.ac.uk/ols/beta/ontologies/ms/terms?iri=http://purl.obolibrary.org/obo/MS_1001036" TargetMode="External"/><Relationship Id="rId364" Type="http://schemas.openxmlformats.org/officeDocument/2006/relationships/hyperlink" Target="http://www.ebi.ac.uk/ols/beta/ontologies/ms/terms?iri=http://purl.obolibrary.org/obo/MS_1000772" TargetMode="External"/><Relationship Id="rId61" Type="http://schemas.openxmlformats.org/officeDocument/2006/relationships/hyperlink" Target="http://www.ebi.ac.uk/ols/beta/ontologies/ms/terms?iri=http://purl.obolibrary.org/obo/MS_1001026" TargetMode="External"/><Relationship Id="rId82" Type="http://schemas.openxmlformats.org/officeDocument/2006/relationships/hyperlink" Target="http://www.ebi.ac.uk/ols/beta/ontologies/ms/terms?iri=http://purl.obolibrary.org/obo/MS_1001342" TargetMode="External"/><Relationship Id="rId199" Type="http://schemas.openxmlformats.org/officeDocument/2006/relationships/hyperlink" Target="http://www.ebi.ac.uk/ols/beta/ontologies/ms/terms?iri=http://purl.obolibrary.org/obo/MS_1001100" TargetMode="External"/><Relationship Id="rId203" Type="http://schemas.openxmlformats.org/officeDocument/2006/relationships/hyperlink" Target="http://www.ebi.ac.uk/ols/beta/ontologies/ms/terms?iri=http://purl.obolibrary.org/obo/MS_1001169" TargetMode="External"/><Relationship Id="rId385" Type="http://schemas.openxmlformats.org/officeDocument/2006/relationships/hyperlink" Target="http://www.ebi.ac.uk/ols/beta/ontologies/ms/terms?iri=http://purl.obolibrary.org/obo/MS_1001046"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454" TargetMode="External"/><Relationship Id="rId245" Type="http://schemas.openxmlformats.org/officeDocument/2006/relationships/hyperlink" Target="http://www.ebi.ac.uk/ols/beta/ontologies/ms/terms?iri=http://purl.obolibrary.org/obo/MS_1001036" TargetMode="External"/><Relationship Id="rId266" Type="http://schemas.openxmlformats.org/officeDocument/2006/relationships/hyperlink" Target="http://www.ebi.ac.uk/ols/beta/ontologies/ms/terms?iri=http://purl.obolibrary.org/obo/MS_1001270" TargetMode="External"/><Relationship Id="rId287" Type="http://schemas.openxmlformats.org/officeDocument/2006/relationships/hyperlink" Target="http://www.ebi.ac.uk/ols/beta/ontologies/ms/terms?iri=http://purl.obolibrary.org/obo/MS_1001525"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matrixscience.com/help/fragmentation_help.html" TargetMode="External"/><Relationship Id="rId30" Type="http://schemas.microsoft.com/office/2016/09/relationships/commentsIds" Target="commentsIds.xml"/><Relationship Id="rId105" Type="http://schemas.openxmlformats.org/officeDocument/2006/relationships/hyperlink" Target="http://www.ebi.ac.uk/ols/beta/ontologies/ms/terms?iri=http://purl.obolibrary.org/obo/MS_1001308" TargetMode="External"/><Relationship Id="rId126" Type="http://schemas.openxmlformats.org/officeDocument/2006/relationships/hyperlink" Target="http://www.ebi.ac.uk/ols/beta/ontologies/ms/terms?iri=http://purl.obolibrary.org/obo/MS_1002660" TargetMode="External"/><Relationship Id="rId147" Type="http://schemas.openxmlformats.org/officeDocument/2006/relationships/hyperlink" Target="http://www.ebi.ac.uk/ols/beta/ontologies/ms/terms?iri=http://purl.obolibrary.org/obo/MS_1001412" TargetMode="External"/><Relationship Id="rId168" Type="http://schemas.openxmlformats.org/officeDocument/2006/relationships/hyperlink" Target="http://www.ebi.ac.uk/ols/beta/ontologies/ms/terms?iri=http://purl.obolibrary.org/obo/MS_1001346" TargetMode="External"/><Relationship Id="rId312" Type="http://schemas.openxmlformats.org/officeDocument/2006/relationships/hyperlink" Target="http://www.ebi.ac.uk/ols/beta/ontologies/ms/terms?iri=http://purl.obolibrary.org/obo/MS_1000533" TargetMode="External"/><Relationship Id="rId333" Type="http://schemas.openxmlformats.org/officeDocument/2006/relationships/hyperlink" Target="http://www.ebi.ac.uk/ols/beta/ontologies/ms/terms?iri=http://purl.obolibrary.org/obo/MS_1001405" TargetMode="External"/><Relationship Id="rId354" Type="http://schemas.openxmlformats.org/officeDocument/2006/relationships/hyperlink" Target="http://www.ebi.ac.uk/ols/beta/ontologies/ms/terms?iri=http://purl.obolibrary.org/obo/MS_1000926" TargetMode="External"/><Relationship Id="rId51" Type="http://schemas.openxmlformats.org/officeDocument/2006/relationships/hyperlink" Target="http://www.ebi.ac.uk/ols/beta/ontologies/ms/terms?iri=http://purl.obolibrary.org/obo/MS_1001212" TargetMode="External"/><Relationship Id="rId72" Type="http://schemas.openxmlformats.org/officeDocument/2006/relationships/hyperlink" Target="http://www.ebi.ac.uk/ols/beta/ontologies/ms/terms?iri=http://purl.obolibrary.org/obo/MS_1001104" TargetMode="External"/><Relationship Id="rId93" Type="http://schemas.openxmlformats.org/officeDocument/2006/relationships/hyperlink" Target="http://www.ebi.ac.uk/ols/beta/ontologies/ms/terms?iri=http://purl.obolibrary.org/obo/MS_1001467" TargetMode="External"/><Relationship Id="rId189" Type="http://schemas.openxmlformats.org/officeDocument/2006/relationships/hyperlink" Target="http://www.ebi.ac.uk/ols/beta/ontologies/ms/terms?iri=http://purl.obolibrary.org/obo/MS_1002474" TargetMode="External"/><Relationship Id="rId375" Type="http://schemas.openxmlformats.org/officeDocument/2006/relationships/hyperlink" Target="http://www.ebi.ac.uk/ols/beta/ontologies/ms/terms?iri=http://purl.obolibrary.org/obo/MS_1001302" TargetMode="External"/><Relationship Id="rId396" Type="http://schemas.openxmlformats.org/officeDocument/2006/relationships/hyperlink" Target="http://www.ebi.ac.uk/ols/beta/ontologies/ms/terms?iri=http://purl.obolibrary.org/obo/MS_1001162"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61" TargetMode="External"/><Relationship Id="rId235" Type="http://schemas.openxmlformats.org/officeDocument/2006/relationships/hyperlink" Target="http://www.ebi.ac.uk/ols/beta/ontologies/ms/terms?iri=http://purl.obolibrary.org/obo/MS_1001595" TargetMode="External"/><Relationship Id="rId256" Type="http://schemas.openxmlformats.org/officeDocument/2006/relationships/hyperlink" Target="http://www.ebi.ac.uk/ols/beta/ontologies/ms/terms?iri=http://purl.obolibrary.org/obo/MS_1001266" TargetMode="External"/><Relationship Id="rId277" Type="http://schemas.openxmlformats.org/officeDocument/2006/relationships/hyperlink" Target="http://www.ebi.ac.uk/ols/beta/ontologies/ms/terms?iri=http://purl.obolibrary.org/obo/MS_1001021" TargetMode="External"/><Relationship Id="rId298" Type="http://schemas.openxmlformats.org/officeDocument/2006/relationships/hyperlink" Target="http://www.ebi.ac.uk/ols/beta/ontologies/ms/terms?iri=http://purl.obolibrary.org/obo/MS_1001010" TargetMode="External"/><Relationship Id="rId400" Type="http://schemas.openxmlformats.org/officeDocument/2006/relationships/hyperlink" Target="http://www.ebi.ac.uk/ols/beta/ontologies/ms/terms?iri=http://purl.obolibrary.org/obo/MS_1001448" TargetMode="External"/><Relationship Id="rId421" Type="http://schemas.openxmlformats.org/officeDocument/2006/relationships/hyperlink" Target="http://www.ebi.ac.uk/ols/beta/ontologies/ms/terms?iri=http://purl.obolibrary.org/obo/MS_1001161" TargetMode="External"/><Relationship Id="rId116" Type="http://schemas.openxmlformats.org/officeDocument/2006/relationships/hyperlink" Target="http://www.ebi.ac.uk/ols/beta/ontologies/ms/terms?iri=http://purl.obolibrary.org/obo/MS_1001512" TargetMode="External"/><Relationship Id="rId137" Type="http://schemas.openxmlformats.org/officeDocument/2006/relationships/hyperlink" Target="http://www.ebi.ac.uk/ols/beta/ontologies/ms/terms?iri=http://purl.obolibrary.org/obo/MS_1000526" TargetMode="External"/><Relationship Id="rId158" Type="http://schemas.openxmlformats.org/officeDocument/2006/relationships/hyperlink" Target="http://www.ebi.ac.uk/ols/beta/ontologies/ms/terms?iri=http://purl.obolibrary.org/obo/MS_1000903" TargetMode="External"/><Relationship Id="rId302" Type="http://schemas.openxmlformats.org/officeDocument/2006/relationships/hyperlink" Target="http://www.ebi.ac.uk/ols/beta/ontologies/ms/terms?iri=http://purl.obolibrary.org/obo/MS_1001083" TargetMode="External"/><Relationship Id="rId323" Type="http://schemas.openxmlformats.org/officeDocument/2006/relationships/hyperlink" Target="http://www.ebi.ac.uk/ols/beta/ontologies/ms/terms?iri=http://purl.obolibrary.org/obo/MS_1000568" TargetMode="External"/><Relationship Id="rId344" Type="http://schemas.openxmlformats.org/officeDocument/2006/relationships/hyperlink" Target="http://www.ebi.ac.uk/ols/beta/ontologies/ms/terms?iri=http://purl.obolibrary.org/obo/MS_1001405" TargetMode="External"/><Relationship Id="rId20" Type="http://schemas.openxmlformats.org/officeDocument/2006/relationships/hyperlink" Target="http://psidev.cvs.sourceforge.net/viewvc/psidev/psi/mod/data/PSI-MOD.obo" TargetMode="External"/><Relationship Id="rId41" Type="http://schemas.openxmlformats.org/officeDocument/2006/relationships/hyperlink" Target="http://www.ebi.ac.uk/ols/beta/ontologies/ms/terms?iri=http://purl.obolibrary.org/obo/MS_1001028" TargetMode="External"/><Relationship Id="rId62" Type="http://schemas.openxmlformats.org/officeDocument/2006/relationships/hyperlink" Target="http://www.ebi.ac.uk/ols/beta/ontologies/ms/terms?iri=http://purl.obolibrary.org/obo/MS_1001028" TargetMode="External"/><Relationship Id="rId83" Type="http://schemas.openxmlformats.org/officeDocument/2006/relationships/hyperlink" Target="http://www.ebi.ac.uk/ols/beta/ontologies/ms/terms?iri=http://purl.obolibrary.org/obo/MS_1001088" TargetMode="External"/><Relationship Id="rId179" Type="http://schemas.openxmlformats.org/officeDocument/2006/relationships/hyperlink" Target="http://www.ebi.ac.uk/ols/beta/ontologies/ms/terms?iri=http://purl.obolibrary.org/obo/MS_1000588" TargetMode="External"/><Relationship Id="rId365" Type="http://schemas.openxmlformats.org/officeDocument/2006/relationships/hyperlink" Target="http://www.ebi.ac.uk/ols/beta/ontologies/ms/terms?iri=http://purl.obolibrary.org/obo/MS_1000773" TargetMode="External"/><Relationship Id="rId386" Type="http://schemas.openxmlformats.org/officeDocument/2006/relationships/hyperlink" Target="http://www.ebi.ac.uk/ols/beta/ontologies/ms/terms?iri=http://purl.obolibrary.org/obo/MS_1001302" TargetMode="External"/><Relationship Id="rId190" Type="http://schemas.openxmlformats.org/officeDocument/2006/relationships/hyperlink" Target="http://www.ebi.ac.uk/ols/beta/ontologies/ms/terms?iri=http://purl.obolibrary.org/obo/MS_1002475" TargetMode="External"/><Relationship Id="rId204" Type="http://schemas.openxmlformats.org/officeDocument/2006/relationships/hyperlink" Target="http://www.ebi.ac.uk/ols/beta/ontologies/ms/terms?iri=http://purl.obolibrary.org/obo/MS_1001116" TargetMode="External"/><Relationship Id="rId225" Type="http://schemas.openxmlformats.org/officeDocument/2006/relationships/hyperlink" Target="http://www.ebi.ac.uk/ols/beta/ontologies/ms/terms?iri=http://purl.obolibrary.org/obo/MS_1001491" TargetMode="External"/><Relationship Id="rId246" Type="http://schemas.openxmlformats.org/officeDocument/2006/relationships/hyperlink" Target="http://www.ebi.ac.uk/ols/beta/ontologies/ms/terms?iri=http://purl.obolibrary.org/obo/MS_1001177" TargetMode="External"/><Relationship Id="rId267" Type="http://schemas.openxmlformats.org/officeDocument/2006/relationships/hyperlink" Target="http://www.ebi.ac.uk/ols/beta/ontologies/ms/terms?iri=http://purl.obolibrary.org/obo/MS_1001271" TargetMode="External"/><Relationship Id="rId288" Type="http://schemas.openxmlformats.org/officeDocument/2006/relationships/hyperlink" Target="http://www.ebi.ac.uk/ols/beta/ontologies/ms/terms?iri=http://purl.obolibrary.org/obo/MS_1001972"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pcre.org" TargetMode="External"/><Relationship Id="rId106" Type="http://schemas.openxmlformats.org/officeDocument/2006/relationships/hyperlink" Target="http://www.ebi.ac.uk/ols/beta/ontologies/ms/terms?iri=http://purl.obolibrary.org/obo/MS_1001309" TargetMode="External"/><Relationship Id="rId127" Type="http://schemas.openxmlformats.org/officeDocument/2006/relationships/hyperlink" Target="http://www.ebi.ac.uk/ols/beta/ontologies/ms/terms?iri=http://purl.obolibrary.org/obo/MS_1001040" TargetMode="External"/><Relationship Id="rId313" Type="http://schemas.openxmlformats.org/officeDocument/2006/relationships/hyperlink" Target="http://www.ebi.ac.uk/ols/beta/ontologies/ms/terms?iri=http://purl.obolibrary.org/obo/MS_1000534" TargetMode="External"/><Relationship Id="rId10" Type="http://schemas.openxmlformats.org/officeDocument/2006/relationships/hyperlink" Target="http://www.ietf.org/rfc/rfc2119.txt" TargetMode="External"/><Relationship Id="rId31" Type="http://schemas.openxmlformats.org/officeDocument/2006/relationships/image" Target="media/image7.png"/><Relationship Id="rId52" Type="http://schemas.openxmlformats.org/officeDocument/2006/relationships/hyperlink" Target="http://www.ebi.ac.uk/ols/beta/ontologies/ms/terms?iri=http://purl.obolibrary.org/obo/MS_1001255" TargetMode="External"/><Relationship Id="rId73" Type="http://schemas.openxmlformats.org/officeDocument/2006/relationships/hyperlink" Target="http://www.ebi.ac.uk/ols/beta/ontologies/ms/terms?iri=http://purl.obolibrary.org/obo/MS_1001142" TargetMode="External"/><Relationship Id="rId94" Type="http://schemas.openxmlformats.org/officeDocument/2006/relationships/hyperlink" Target="http://www.ebi.ac.uk/ols/beta/ontologies/ms/terms?iri=http://purl.obolibrary.org/obo/MS_1001468" TargetMode="External"/><Relationship Id="rId148" Type="http://schemas.openxmlformats.org/officeDocument/2006/relationships/hyperlink" Target="http://www.ebi.ac.uk/ols/beta/ontologies/ms/terms?iri=http://purl.obolibrary.org/obo/MS_1001413" TargetMode="External"/><Relationship Id="rId169" Type="http://schemas.openxmlformats.org/officeDocument/2006/relationships/hyperlink" Target="http://www.ebi.ac.uk/ols/beta/ontologies/ms/terms?iri=http://purl.obolibrary.org/obo/MS_1001226" TargetMode="External"/><Relationship Id="rId334" Type="http://schemas.openxmlformats.org/officeDocument/2006/relationships/hyperlink" Target="http://www.ebi.ac.uk/ols/beta/ontologies/ms/terms?iri=http://purl.obolibrary.org/obo/MS_1000016" TargetMode="External"/><Relationship Id="rId355" Type="http://schemas.openxmlformats.org/officeDocument/2006/relationships/hyperlink" Target="http://www.ebi.ac.uk/ols/beta/ontologies/ms/terms?iri=http://purl.obolibrary.org/obo/MS_1001030" TargetMode="External"/><Relationship Id="rId376" Type="http://schemas.openxmlformats.org/officeDocument/2006/relationships/hyperlink" Target="http://www.ebi.ac.uk/ols/beta/ontologies/ms/terms?iri=http://purl.obolibrary.org/obo/MS_1001005" TargetMode="External"/><Relationship Id="rId397" Type="http://schemas.openxmlformats.org/officeDocument/2006/relationships/hyperlink" Target="http://www.ebi.ac.uk/ols/beta/ontologies/ms/terms?iri=http://purl.obolibrary.org/obo/MS_1001163"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0587" TargetMode="External"/><Relationship Id="rId215" Type="http://schemas.openxmlformats.org/officeDocument/2006/relationships/hyperlink" Target="http://www.ebi.ac.uk/ols/beta/ontologies/ms/terms?iri=http://purl.obolibrary.org/obo/MS_1001162" TargetMode="External"/><Relationship Id="rId236" Type="http://schemas.openxmlformats.org/officeDocument/2006/relationships/hyperlink" Target="http://www.ebi.ac.uk/ols/beta/ontologies/ms/terms?iri=http://purl.obolibrary.org/obo/MS_1001596" TargetMode="External"/><Relationship Id="rId257" Type="http://schemas.openxmlformats.org/officeDocument/2006/relationships/hyperlink" Target="http://www.ebi.ac.uk/ols/beta/ontologies/ms/terms?iri=http://purl.obolibrary.org/obo/MS_1001267" TargetMode="External"/><Relationship Id="rId278" Type="http://schemas.openxmlformats.org/officeDocument/2006/relationships/hyperlink" Target="http://www.ebi.ac.uk/ols/beta/ontologies/ms/terms?iri=http://purl.obolibrary.org/obo/MS_1001024"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303" Type="http://schemas.openxmlformats.org/officeDocument/2006/relationships/hyperlink" Target="http://www.ebi.ac.uk/ols/beta/ontologies/ms/terms?iri=http://purl.obolibrary.org/obo/MS_1001584" TargetMode="External"/><Relationship Id="rId42" Type="http://schemas.openxmlformats.org/officeDocument/2006/relationships/hyperlink" Target="http://www.ebi.ac.uk/ols/beta/ontologies/ms/terms?iri=http://purl.obolibrary.org/obo/MS_1001032" TargetMode="External"/><Relationship Id="rId84" Type="http://schemas.openxmlformats.org/officeDocument/2006/relationships/hyperlink" Target="http://www.ebi.ac.uk/ols/beta/ontologies/ms/terms?iri=http://purl.obolibrary.org/obo/MS_1001090" TargetMode="External"/><Relationship Id="rId138" Type="http://schemas.openxmlformats.org/officeDocument/2006/relationships/hyperlink" Target="http://www.ebi.ac.uk/ols/beta/ontologies/ms/terms?iri=http://purl.obolibrary.org/obo/MS_1000562" TargetMode="External"/><Relationship Id="rId345" Type="http://schemas.openxmlformats.org/officeDocument/2006/relationships/image" Target="media/image14.png"/><Relationship Id="rId387" Type="http://schemas.openxmlformats.org/officeDocument/2006/relationships/hyperlink" Target="http://www.ebi.ac.uk/ols/beta/ontologies/ms/terms?iri=http://purl.obolibrary.org/obo/MS_1001153" TargetMode="External"/><Relationship Id="rId191" Type="http://schemas.openxmlformats.org/officeDocument/2006/relationships/hyperlink" Target="http://www.ebi.ac.uk/ols/beta/ontologies/ms/terms?iri=http://purl.obolibrary.org/obo/MS_1002663" TargetMode="External"/><Relationship Id="rId205" Type="http://schemas.openxmlformats.org/officeDocument/2006/relationships/hyperlink" Target="http://www.ebi.ac.uk/ols/beta/ontologies/ms/terms?iri=http://purl.obolibrary.org/obo/MS_1002402" TargetMode="External"/><Relationship Id="rId247" Type="http://schemas.openxmlformats.org/officeDocument/2006/relationships/hyperlink" Target="http://www.ebi.ac.uk/ols/beta/ontologies/ms/terms?iri=http://purl.obolibrary.org/obo/MS_1002404"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310" TargetMode="External"/><Relationship Id="rId289" Type="http://schemas.openxmlformats.org/officeDocument/2006/relationships/hyperlink" Target="http://www.ebi.ac.uk/ols/beta/ontologies/ms/terms?iri=http://purl.obolibrary.org/obo/MS_1002028"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256" TargetMode="External"/><Relationship Id="rId149" Type="http://schemas.openxmlformats.org/officeDocument/2006/relationships/hyperlink" Target="http://www.ebi.ac.uk/ols/beta/ontologies/ms/terms?iri=http://purl.obolibrary.org/obo/MS_1001512" TargetMode="External"/><Relationship Id="rId314" Type="http://schemas.openxmlformats.org/officeDocument/2006/relationships/hyperlink" Target="http://www.ebi.ac.uk/ols/beta/ontologies/ms/terms?iri=http://purl.obolibrary.org/obo/MS_1000535" TargetMode="External"/><Relationship Id="rId356" Type="http://schemas.openxmlformats.org/officeDocument/2006/relationships/hyperlink" Target="http://www.ebi.ac.uk/ols/beta/ontologies/ms/terms?iri=http://purl.obolibrary.org/obo/MS_1001035" TargetMode="External"/><Relationship Id="rId398" Type="http://schemas.openxmlformats.org/officeDocument/2006/relationships/hyperlink" Target="http://www.ebi.ac.uk/ols/beta/ontologies/ms/terms?iri=http://purl.obolibrary.org/obo/MS_1001153" TargetMode="External"/><Relationship Id="rId95" Type="http://schemas.openxmlformats.org/officeDocument/2006/relationships/hyperlink" Target="http://www.ebi.ac.uk/ols/beta/ontologies/ms/terms?iri=http://purl.obolibrary.org/obo/MS_1001469" TargetMode="External"/><Relationship Id="rId160" Type="http://schemas.openxmlformats.org/officeDocument/2006/relationships/hyperlink" Target="http://www.ebi.ac.uk/ols/beta/ontologies/ms/terms?iri=http://purl.obolibrary.org/obo/MS_1000926" TargetMode="External"/><Relationship Id="rId216" Type="http://schemas.openxmlformats.org/officeDocument/2006/relationships/hyperlink" Target="http://www.ebi.ac.uk/ols/beta/ontologies/ms/terms?iri=http://purl.obolibrary.org/obo/MS_1001163"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268" TargetMode="External"/><Relationship Id="rId22" Type="http://schemas.openxmlformats.org/officeDocument/2006/relationships/hyperlink" Target="http://psidev-ms-vocab@lists.sourceforge.net" TargetMode="External"/><Relationship Id="rId64" Type="http://schemas.openxmlformats.org/officeDocument/2006/relationships/hyperlink" Target="http://www.ebi.ac.uk/ols/beta/ontologies/ms/terms?iri=http://purl.obolibrary.org/obo/MS_1001037" TargetMode="External"/><Relationship Id="rId118" Type="http://schemas.openxmlformats.org/officeDocument/2006/relationships/hyperlink" Target="http://www.ebi.ac.uk/ols/beta/ontologies/ms/terms?iri=http://purl.obolibrary.org/obo/MS_1001348" TargetMode="External"/><Relationship Id="rId325" Type="http://schemas.openxmlformats.org/officeDocument/2006/relationships/hyperlink" Target="http://www.ebi.ac.uk/ols/beta/ontologies/ms/terms?iri=http://purl.obolibrary.org/obo/MS_1001056" TargetMode="External"/><Relationship Id="rId367" Type="http://schemas.openxmlformats.org/officeDocument/2006/relationships/hyperlink" Target="http://www.ebi.ac.uk/ols/beta/ontologies/ms/terms?iri=http://purl.obolibrary.org/obo/MS_1000775" TargetMode="External"/><Relationship Id="rId171" Type="http://schemas.openxmlformats.org/officeDocument/2006/relationships/hyperlink" Target="http://www.ebi.ac.uk/ols/beta/ontologies/ms/terms?iri=http://purl.obolibrary.org/obo/MS_1001227" TargetMode="External"/><Relationship Id="rId227" Type="http://schemas.openxmlformats.org/officeDocument/2006/relationships/hyperlink" Target="http://www.ebi.ac.uk/ols/beta/ontologies/ms/terms?iri=http://purl.obolibrary.org/obo/MS_1001574" TargetMode="External"/><Relationship Id="rId269" Type="http://schemas.openxmlformats.org/officeDocument/2006/relationships/hyperlink" Target="http://www.ebi.ac.uk/ols/beta/ontologies/ms/terms?iri=http://purl.obolibrary.org/obo/MS_1000568" TargetMode="External"/><Relationship Id="rId434" Type="http://schemas.openxmlformats.org/officeDocument/2006/relationships/header" Target="header1.xml"/><Relationship Id="rId33" Type="http://schemas.openxmlformats.org/officeDocument/2006/relationships/hyperlink" Target="https://github.com/HUPO-PSI/mzIdentML/tree/master/examples/1_2examples" TargetMode="External"/><Relationship Id="rId129" Type="http://schemas.openxmlformats.org/officeDocument/2006/relationships/hyperlink" Target="http://www.ebi.ac.uk/ols/beta/ontologies/ms/terms?iri=http://purl.obolibrary.org/obo/MS_1001107" TargetMode="External"/><Relationship Id="rId280" Type="http://schemas.openxmlformats.org/officeDocument/2006/relationships/hyperlink" Target="http://www.ebi.ac.uk/ols/beta/ontologies/ms/terms?iri=http://purl.obolibrary.org/obo/MS_1001011" TargetMode="External"/><Relationship Id="rId336" Type="http://schemas.openxmlformats.org/officeDocument/2006/relationships/hyperlink" Target="http://www.ebi.ac.uk/ols/beta/ontologies/ms/terms?iri=http://purl.obolibrary.org/obo/MS_1000797" TargetMode="External"/><Relationship Id="rId75" Type="http://schemas.openxmlformats.org/officeDocument/2006/relationships/hyperlink" Target="http://www.ebi.ac.uk/ols/beta/ontologies/ms/terms?iri=http://purl.obolibrary.org/obo/MS_1001286" TargetMode="External"/><Relationship Id="rId140" Type="http://schemas.openxmlformats.org/officeDocument/2006/relationships/hyperlink" Target="http://www.ebi.ac.uk/ols/beta/ontologies/ms/terms?iri=http://purl.obolibrary.org/obo/MS_1000564" TargetMode="External"/><Relationship Id="rId182" Type="http://schemas.openxmlformats.org/officeDocument/2006/relationships/hyperlink" Target="http://www.ebi.ac.uk/ols/beta/ontologies/ms/terms?iri=http://purl.obolibrary.org/obo/MS_1002415" TargetMode="External"/><Relationship Id="rId378" Type="http://schemas.openxmlformats.org/officeDocument/2006/relationships/hyperlink" Target="http://www.ebi.ac.uk/ols/beta/ontologies/ms/terms?iri=http://purl.obolibrary.org/obo/MS_1001009"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598" TargetMode="External"/><Relationship Id="rId291" Type="http://schemas.openxmlformats.org/officeDocument/2006/relationships/hyperlink" Target="http://www.ebi.ac.uk/ols/beta/ontologies/ms/terms?iri=http://purl.obolibrary.org/obo/MS_1002030" TargetMode="External"/><Relationship Id="rId305" Type="http://schemas.openxmlformats.org/officeDocument/2006/relationships/hyperlink" Target="http://www.ebi.ac.uk/ols/beta/ontologies/ms/terms?iri=http://purl.obolibrary.org/obo/MS_1002491" TargetMode="External"/><Relationship Id="rId347" Type="http://schemas.openxmlformats.org/officeDocument/2006/relationships/hyperlink" Target="http://www.ebi.ac.uk/ols/beta/ontologies/ms/terms?iri=http://purl.obolibrary.org/obo/MS_1001405" TargetMode="External"/><Relationship Id="rId44" Type="http://schemas.openxmlformats.org/officeDocument/2006/relationships/hyperlink" Target="http://www.ebi.ac.uk/ols/beta/ontologies/ms/terms?iri=http://purl.obolibrary.org/obo/MS_1001038" TargetMode="External"/><Relationship Id="rId86" Type="http://schemas.openxmlformats.org/officeDocument/2006/relationships/hyperlink" Target="http://www.ebi.ac.uk/ols/beta/ontologies/ms/terms?iri=http://purl.obolibrary.org/obo/MS_1001344" TargetMode="External"/><Relationship Id="rId151" Type="http://schemas.openxmlformats.org/officeDocument/2006/relationships/hyperlink" Target="http://www.ebi.ac.uk/ols/beta/ontologies/ms/terms?iri=http://purl.obolibrary.org/obo/MS_1001467" TargetMode="External"/><Relationship Id="rId389" Type="http://schemas.openxmlformats.org/officeDocument/2006/relationships/hyperlink" Target="http://www.ebi.ac.uk/ols/beta/ontologies/ms/terms?iri=http://purl.obolibrary.org/obo/MS_1001155" TargetMode="External"/><Relationship Id="rId193" Type="http://schemas.openxmlformats.org/officeDocument/2006/relationships/hyperlink" Target="http://www.ebi.ac.uk/ols/beta/ontologies/ms/terms?iri=http://purl.obolibrary.org/obo/MS_1001116" TargetMode="External"/><Relationship Id="rId207" Type="http://schemas.openxmlformats.org/officeDocument/2006/relationships/hyperlink" Target="http://www.ebi.ac.uk/ols/beta/ontologies/ms/terms?iri=http://purl.obolibrary.org/obo/MS_1001154" TargetMode="External"/><Relationship Id="rId249" Type="http://schemas.openxmlformats.org/officeDocument/2006/relationships/image" Target="media/image11.png"/><Relationship Id="rId414" Type="http://schemas.openxmlformats.org/officeDocument/2006/relationships/hyperlink" Target="http://www.ebi.ac.uk/ols/beta/ontologies/ms/terms?iri=http://purl.obolibrary.org/obo/MS_1001154"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512" TargetMode="External"/><Relationship Id="rId260" Type="http://schemas.openxmlformats.org/officeDocument/2006/relationships/hyperlink" Target="http://www.ebi.ac.uk/ols/beta/ontologies/ms/terms?iri=http://purl.obolibrary.org/obo/MS_1001270" TargetMode="External"/><Relationship Id="rId316" Type="http://schemas.openxmlformats.org/officeDocument/2006/relationships/hyperlink" Target="http://www.ebi.ac.uk/ols/beta/ontologies/ms/terms?iri=http://purl.obolibrary.org/obo/MS_1000537" TargetMode="External"/><Relationship Id="rId55" Type="http://schemas.openxmlformats.org/officeDocument/2006/relationships/hyperlink" Target="http://www.ebi.ac.uk/ols/beta/ontologies/ms/terms?iri=http://purl.obolibrary.org/obo/MS_1001360" TargetMode="External"/><Relationship Id="rId97" Type="http://schemas.openxmlformats.org/officeDocument/2006/relationships/hyperlink" Target="http://www.ebi.ac.uk/ols/beta/ontologies/ms/terms?iri=http://purl.obolibrary.org/obo/MS_1001045" TargetMode="External"/><Relationship Id="rId120" Type="http://schemas.openxmlformats.org/officeDocument/2006/relationships/hyperlink" Target="http://www.ebi.ac.uk/ols/beta/ontologies/ms/terms?iri=http://purl.obolibrary.org/obo/MS_1001350" TargetMode="External"/><Relationship Id="rId358" Type="http://schemas.openxmlformats.org/officeDocument/2006/relationships/hyperlink" Target="http://www.ebi.ac.uk/ols/beta/ontologies/ms/terms?iri=http://purl.obolibrary.org/obo/MS_1001405" TargetMode="External"/><Relationship Id="rId162" Type="http://schemas.openxmlformats.org/officeDocument/2006/relationships/hyperlink" Target="http://www.ebi.ac.uk/ols/beta/ontologies/ms/terms?iri=http://purl.obolibrary.org/obo/MS_1001222" TargetMode="External"/><Relationship Id="rId218" Type="http://schemas.openxmlformats.org/officeDocument/2006/relationships/hyperlink" Target="http://www.ebi.ac.uk/ols/beta/ontologies/ms/terms?iri=http://purl.obolibrary.org/obo/MS_1001060" TargetMode="External"/><Relationship Id="rId425" Type="http://schemas.openxmlformats.org/officeDocument/2006/relationships/hyperlink" Target="http://www.ebi.ac.uk/ols/beta/ontologies/ms/terms?iri=http://purl.obolibrary.org/obo/MS_1001447" TargetMode="External"/><Relationship Id="rId271" Type="http://schemas.openxmlformats.org/officeDocument/2006/relationships/hyperlink" Target="http://www.ebi.ac.uk/ols/beta/ontologies/ms/terms?iri=http://purl.obolibrary.org/obo/MS_1001011" TargetMode="External"/><Relationship Id="rId24" Type="http://schemas.openxmlformats.org/officeDocument/2006/relationships/image" Target="media/image3.emf"/><Relationship Id="rId66" Type="http://schemas.openxmlformats.org/officeDocument/2006/relationships/hyperlink" Target="http://www.ebi.ac.uk/ols/beta/ontologies/ms/terms?iri=http://purl.obolibrary.org/obo/MS_1001042" TargetMode="External"/><Relationship Id="rId131" Type="http://schemas.openxmlformats.org/officeDocument/2006/relationships/hyperlink" Target="http://www.ebi.ac.uk/ols/beta/ontologies/ms/terms?iri=http://purl.obolibrary.org/obo/MS_1001200" TargetMode="External"/><Relationship Id="rId327" Type="http://schemas.openxmlformats.org/officeDocument/2006/relationships/hyperlink" Target="http://www.ebi.ac.uk/ols/beta/ontologies/ms/terms?iri=http://purl.obolibrary.org/obo/MS_1001190" TargetMode="External"/><Relationship Id="rId369" Type="http://schemas.openxmlformats.org/officeDocument/2006/relationships/hyperlink" Target="http://www.ebi.ac.uk/ols/beta/ontologies/ms/terms?iri=http://purl.obolibrary.org/obo/MS_1000777" TargetMode="External"/><Relationship Id="rId173" Type="http://schemas.openxmlformats.org/officeDocument/2006/relationships/hyperlink" Target="http://www.ebi.ac.uk/ols/beta/ontologies/ms/terms?iri=http://purl.obolibrary.org/obo/MS_1000587" TargetMode="External"/><Relationship Id="rId229" Type="http://schemas.openxmlformats.org/officeDocument/2006/relationships/hyperlink" Target="http://www.ebi.ac.uk/ols/beta/ontologies/ms/terms?iri=http://purl.obolibrary.org/obo/MS_1001060" TargetMode="External"/><Relationship Id="rId380" Type="http://schemas.openxmlformats.org/officeDocument/2006/relationships/hyperlink" Target="http://www.ebi.ac.uk/ols/beta/ontologies/ms/terms?iri=http://purl.obolibrary.org/obo/MS_1001028" TargetMode="External"/><Relationship Id="rId436" Type="http://schemas.openxmlformats.org/officeDocument/2006/relationships/header" Target="header2.xml"/><Relationship Id="rId240" Type="http://schemas.openxmlformats.org/officeDocument/2006/relationships/hyperlink" Target="http://www.ebi.ac.uk/ols/beta/ontologies/ms/terms?iri=http://purl.obolibrary.org/obo/MS_1002213" TargetMode="External"/><Relationship Id="rId35" Type="http://schemas.openxmlformats.org/officeDocument/2006/relationships/image" Target="media/image9.png"/><Relationship Id="rId77" Type="http://schemas.openxmlformats.org/officeDocument/2006/relationships/hyperlink" Target="http://www.ebi.ac.uk/ols/beta/ontologies/ms/terms?iri=http://purl.obolibrary.org/obo/MS_1001288" TargetMode="External"/><Relationship Id="rId100" Type="http://schemas.openxmlformats.org/officeDocument/2006/relationships/hyperlink" Target="http://www.ebi.ac.uk/ols/beta/ontologies/ms/terms?iri=http://purl.obolibrary.org/obo/MS_1001303" TargetMode="External"/><Relationship Id="rId282" Type="http://schemas.openxmlformats.org/officeDocument/2006/relationships/hyperlink" Target="http://www.ebi.ac.uk/ols/beta/ontologies/ms/terms?iri=http://purl.obolibrary.org/obo/MS_1002510" TargetMode="External"/><Relationship Id="rId338" Type="http://schemas.openxmlformats.org/officeDocument/2006/relationships/hyperlink" Target="http://www.ebi.ac.uk/ols/beta/ontologies/ms/terms?iri=http://purl.obolibrary.org/obo/MS_1000903"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0" TargetMode="External"/><Relationship Id="rId184" Type="http://schemas.openxmlformats.org/officeDocument/2006/relationships/hyperlink" Target="http://www.ebi.ac.uk/ols/beta/ontologies/ms/terms?iri=http://purl.obolibrary.org/obo/MS_1001164" TargetMode="External"/><Relationship Id="rId391" Type="http://schemas.openxmlformats.org/officeDocument/2006/relationships/hyperlink" Target="http://www.ebi.ac.uk/ols/beta/ontologies/ms/terms?iri=http://purl.obolibrary.org/obo/MS_1001157" TargetMode="External"/><Relationship Id="rId405" Type="http://schemas.openxmlformats.org/officeDocument/2006/relationships/hyperlink" Target="http://www.ebi.ac.uk/ols/beta/ontologies/ms/terms?iri=http://purl.obolibrary.org/obo/MS_1001026" TargetMode="External"/><Relationship Id="rId251" Type="http://schemas.openxmlformats.org/officeDocument/2006/relationships/hyperlink" Target="http://www.ebi.ac.uk/ols/beta/ontologies/ms/terms?iri=http://purl.obolibrary.org/obo/MS_1001267" TargetMode="External"/><Relationship Id="rId46" Type="http://schemas.openxmlformats.org/officeDocument/2006/relationships/hyperlink" Target="http://www.ebi.ac.uk/ols/beta/ontologies/ms/terms?iri=http://purl.obolibrary.org/obo/MS_1001046" TargetMode="External"/><Relationship Id="rId293" Type="http://schemas.openxmlformats.org/officeDocument/2006/relationships/hyperlink" Target="http://www.ebi.ac.uk/ols/beta/ontologies/ms/terms?iri=http://purl.obolibrary.org/obo/XLMOD:00002" TargetMode="External"/><Relationship Id="rId307" Type="http://schemas.openxmlformats.org/officeDocument/2006/relationships/hyperlink" Target="http://www.ebi.ac.uk/ols/beta/ontologies/ms/terms?iri=http://purl.obolibrary.org/obo/MS_1002493" TargetMode="External"/><Relationship Id="rId349" Type="http://schemas.openxmlformats.org/officeDocument/2006/relationships/hyperlink" Target="http://www.ebi.ac.uk/ols/beta/ontologies/ms/terms?iri=http://purl.obolibrary.org/obo/MS_1000796" TargetMode="External"/><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467" TargetMode="External"/><Relationship Id="rId153" Type="http://schemas.openxmlformats.org/officeDocument/2006/relationships/hyperlink" Target="http://www.ebi.ac.uk/ols/beta/ontologies/ms/terms?iri=http://purl.obolibrary.org/obo/MS_1001469" TargetMode="External"/><Relationship Id="rId195" Type="http://schemas.openxmlformats.org/officeDocument/2006/relationships/hyperlink" Target="http://www.ebi.ac.uk/ols/beta/ontologies/ms/terms?iri=http://purl.obolibrary.org/obo/MS_1001093" TargetMode="External"/><Relationship Id="rId209" Type="http://schemas.openxmlformats.org/officeDocument/2006/relationships/hyperlink" Target="http://www.ebi.ac.uk/ols/beta/ontologies/ms/terms?iri=http://purl.obolibrary.org/obo/MS_1001156" TargetMode="External"/><Relationship Id="rId360" Type="http://schemas.openxmlformats.org/officeDocument/2006/relationships/hyperlink" Target="http://www.ebi.ac.uk/ols/beta/ontologies/ms/terms?iri=http://purl.obolibrary.org/obo/MS_1000768"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94"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302" TargetMode="External"/><Relationship Id="rId262" Type="http://schemas.openxmlformats.org/officeDocument/2006/relationships/hyperlink" Target="http://www.ebi.ac.uk/ols/beta/ontologies/ms/terms?iri=http://purl.obolibrary.org/obo/MS_1001266" TargetMode="External"/><Relationship Id="rId318" Type="http://schemas.openxmlformats.org/officeDocument/2006/relationships/hyperlink" Target="http://www.ebi.ac.uk/ols/beta/ontologies/ms/terms?iri=http://purl.obolibrary.org/obo/MS_1000551" TargetMode="External"/><Relationship Id="rId99" Type="http://schemas.openxmlformats.org/officeDocument/2006/relationships/hyperlink" Target="http://www.ebi.ac.uk/ols/beta/ontologies/ms/terms?iri=http://purl.obolibrary.org/obo/MS_1001251" TargetMode="External"/><Relationship Id="rId122" Type="http://schemas.openxmlformats.org/officeDocument/2006/relationships/hyperlink" Target="http://www.ebi.ac.uk/ols/beta/ontologies/ms/terms?iri=http://purl.obolibrary.org/obo/MS_1001352" TargetMode="External"/><Relationship Id="rId164" Type="http://schemas.openxmlformats.org/officeDocument/2006/relationships/hyperlink" Target="http://www.ebi.ac.uk/ols/beta/ontologies/ms/terms?iri=http://purl.obolibrary.org/obo/MS_1001225" TargetMode="External"/><Relationship Id="rId371" Type="http://schemas.openxmlformats.org/officeDocument/2006/relationships/hyperlink" Target="http://www.ebi.ac.uk/ols/beta/ontologies/ms/terms?iri=http://purl.obolibrary.org/obo/MS_1001529" TargetMode="External"/><Relationship Id="rId427" Type="http://schemas.openxmlformats.org/officeDocument/2006/relationships/hyperlink" Target="http://www.ebi.ac.uk/ols/beta/ontologies/ms/terms?iri=http://purl.obolibrary.org/obo/MS_1001410" TargetMode="External"/><Relationship Id="rId26" Type="http://schemas.openxmlformats.org/officeDocument/2006/relationships/image" Target="media/image5.emf"/><Relationship Id="rId231" Type="http://schemas.openxmlformats.org/officeDocument/2006/relationships/hyperlink" Target="http://www.ebi.ac.uk/ols/beta/ontologies/ms/terms?iri=http://purl.obolibrary.org/obo/MS_1001591" TargetMode="External"/><Relationship Id="rId273" Type="http://schemas.openxmlformats.org/officeDocument/2006/relationships/hyperlink" Target="http://www.ebi.ac.uk/ols/beta/ontologies/ms/terms?iri=http://purl.obolibrary.org/obo/MS_1001015" TargetMode="External"/><Relationship Id="rId329" Type="http://schemas.openxmlformats.org/officeDocument/2006/relationships/hyperlink" Target="http://www.ebi.ac.uk/ols/beta/ontologies/ms/terms?iri=http://purl.obolibrary.org/obo/MS_1001876" TargetMode="External"/><Relationship Id="rId68" Type="http://schemas.openxmlformats.org/officeDocument/2006/relationships/hyperlink" Target="http://www.ebi.ac.uk/ols/beta/ontologies/ms/terms?iri=http://purl.obolibrary.org/obo/MS_1001302" TargetMode="External"/><Relationship Id="rId133" Type="http://schemas.openxmlformats.org/officeDocument/2006/relationships/hyperlink" Target="http://www.ebi.ac.uk/ols/beta/ontologies/ms/terms?iri=http://purl.obolibrary.org/obo/MS_1001243" TargetMode="External"/><Relationship Id="rId175" Type="http://schemas.openxmlformats.org/officeDocument/2006/relationships/hyperlink" Target="http://www.ebi.ac.uk/ols/beta/ontologies/ms/terms?iri=http://purl.obolibrary.org/obo/MS_1000586" TargetMode="External"/><Relationship Id="rId340" Type="http://schemas.openxmlformats.org/officeDocument/2006/relationships/hyperlink" Target="http://www.ebi.ac.uk/ols/beta/ontologies/ms/terms?iri=http://purl.obolibrary.org/obo/MS_1000926" TargetMode="External"/><Relationship Id="rId200" Type="http://schemas.openxmlformats.org/officeDocument/2006/relationships/hyperlink" Target="http://www.ebi.ac.uk/ols/beta/ontologies/ms/terms?iri=http://purl.obolibrary.org/obo/MS_1001125" TargetMode="External"/><Relationship Id="rId382" Type="http://schemas.openxmlformats.org/officeDocument/2006/relationships/hyperlink" Target="http://www.ebi.ac.uk/ols/beta/ontologies/ms/terms?iri=http://purl.obolibrary.org/obo/MS_1001037" TargetMode="External"/><Relationship Id="rId438" Type="http://schemas.microsoft.com/office/2011/relationships/people" Target="people.xml"/><Relationship Id="rId242" Type="http://schemas.openxmlformats.org/officeDocument/2006/relationships/hyperlink" Target="http://www.ebi.ac.uk/ols/beta/ontologies/ms/terms?iri=http://purl.obolibrary.org/obo/MS_1002401" TargetMode="External"/><Relationship Id="rId284" Type="http://schemas.openxmlformats.org/officeDocument/2006/relationships/hyperlink" Target="http://www.ebi.ac.uk/ols/beta/ontologies/ms/terms?iri=http://purl.obolibrary.org/obo/MS_1001471" TargetMode="External"/><Relationship Id="rId37" Type="http://schemas.openxmlformats.org/officeDocument/2006/relationships/hyperlink" Target="http://www.ebi.ac.uk/ols/beta/ontologies/ms/terms?iri=http://purl.obolibrary.org/obo/MS_1001005" TargetMode="External"/><Relationship Id="rId79" Type="http://schemas.openxmlformats.org/officeDocument/2006/relationships/hyperlink" Target="http://www.ebi.ac.uk/ols/beta/ontologies/ms/terms?iri=http://purl.obolibrary.org/obo/MS_1001290" TargetMode="External"/><Relationship Id="rId102" Type="http://schemas.openxmlformats.org/officeDocument/2006/relationships/hyperlink" Target="http://www.ebi.ac.uk/ols/beta/ontologies/ms/terms?iri=http://purl.obolibrary.org/obo/MS_1001305" TargetMode="External"/><Relationship Id="rId144" Type="http://schemas.openxmlformats.org/officeDocument/2006/relationships/hyperlink" Target="http://www.ebi.ac.uk/ols/beta/ontologies/ms/terms?iri=http://purl.obolibrary.org/obo/MS_1001020"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2236" TargetMode="External"/><Relationship Id="rId351" Type="http://schemas.openxmlformats.org/officeDocument/2006/relationships/hyperlink" Target="http://www.ebi.ac.uk/ols/beta/ontologies/ms/terms?iri=http://purl.obolibrary.org/obo/MS_1000798" TargetMode="External"/><Relationship Id="rId393" Type="http://schemas.openxmlformats.org/officeDocument/2006/relationships/hyperlink" Target="http://www.ebi.ac.uk/ols/beta/ontologies/ms/terms?iri=http://purl.obolibrary.org/obo/MS_1001159" TargetMode="External"/><Relationship Id="rId407" Type="http://schemas.openxmlformats.org/officeDocument/2006/relationships/hyperlink" Target="http://www.ebi.ac.uk/ols/beta/ontologies/ms/terms?iri=http://purl.obolibrary.org/obo/MS_1001032" TargetMode="External"/><Relationship Id="rId211" Type="http://schemas.openxmlformats.org/officeDocument/2006/relationships/hyperlink" Target="http://www.ebi.ac.uk/ols/beta/ontologies/ms/terms?iri=http://purl.obolibrary.org/obo/MS_1001158" TargetMode="External"/><Relationship Id="rId253" Type="http://schemas.openxmlformats.org/officeDocument/2006/relationships/hyperlink" Target="http://www.ebi.ac.uk/ols/beta/ontologies/ms/terms?iri=http://purl.obolibrary.org/obo/MS_1001269" TargetMode="External"/><Relationship Id="rId295" Type="http://schemas.openxmlformats.org/officeDocument/2006/relationships/hyperlink" Target="http://www.ebi.ac.uk/ols/beta/ontologies/ms/terms?iri=http://purl.obolibrary.org/obo/XLMOD:00004" TargetMode="External"/><Relationship Id="rId309" Type="http://schemas.openxmlformats.org/officeDocument/2006/relationships/image" Target="media/image12.png"/><Relationship Id="rId48" Type="http://schemas.openxmlformats.org/officeDocument/2006/relationships/hyperlink" Target="http://www.ebi.ac.uk/ols/beta/ontologies/ms/terms?iri=http://purl.obolibrary.org/obo/MS_1001066" TargetMode="External"/><Relationship Id="rId113" Type="http://schemas.openxmlformats.org/officeDocument/2006/relationships/hyperlink" Target="http://www.ebi.ac.uk/ols/beta/ontologies/ms/terms?iri=http://purl.obolibrary.org/obo/MS_1001469" TargetMode="External"/><Relationship Id="rId320" Type="http://schemas.openxmlformats.org/officeDocument/2006/relationships/hyperlink" Target="http://www.ebi.ac.uk/ols/beta/ontologies/ms/terms?iri=http://purl.obolibrary.org/obo/MS_1000601" TargetMode="External"/><Relationship Id="rId155" Type="http://schemas.openxmlformats.org/officeDocument/2006/relationships/hyperlink" Target="http://www.ebi.ac.uk/ols/beta/ontologies/ms/terms?iri=http://purl.obolibrary.org/obo/MS_1001513" TargetMode="External"/><Relationship Id="rId197" Type="http://schemas.openxmlformats.org/officeDocument/2006/relationships/hyperlink" Target="http://www.ebi.ac.uk/ols/beta/ontologies/ms/terms?iri=http://purl.obolibrary.org/obo/MS_1001098" TargetMode="External"/><Relationship Id="rId362" Type="http://schemas.openxmlformats.org/officeDocument/2006/relationships/hyperlink" Target="http://www.ebi.ac.uk/ols/beta/ontologies/ms/terms?iri=http://purl.obolibrary.org/obo/MS_1000770"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447" TargetMode="External"/><Relationship Id="rId264" Type="http://schemas.openxmlformats.org/officeDocument/2006/relationships/hyperlink" Target="http://www.ebi.ac.uk/ols/beta/ontologies/ms/terms?iri=http://purl.obolibrary.org/obo/MS_1001268"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07" TargetMode="External"/><Relationship Id="rId124" Type="http://schemas.openxmlformats.org/officeDocument/2006/relationships/hyperlink" Target="http://www.ebi.ac.uk/ols/beta/ontologies/ms/terms?iri=http://purl.obolibrary.org/obo/MS_1001462" TargetMode="External"/><Relationship Id="rId70" Type="http://schemas.openxmlformats.org/officeDocument/2006/relationships/hyperlink" Target="http://www.ebi.ac.uk/ols/beta/ontologies/ms/terms?iri=http://purl.obolibrary.org/obo/MS_1001013" TargetMode="External"/><Relationship Id="rId166" Type="http://schemas.openxmlformats.org/officeDocument/2006/relationships/hyperlink" Target="http://www.ebi.ac.uk/ols/beta/ontologies/ms/terms?iri=http://purl.obolibrary.org/obo/MS_1001221" TargetMode="External"/><Relationship Id="rId331" Type="http://schemas.openxmlformats.org/officeDocument/2006/relationships/hyperlink" Target="http://www.ebi.ac.uk/ols/beta/ontologies/ms/terms?iri=http://purl.obolibrary.org/obo/MS_1002058" TargetMode="External"/><Relationship Id="rId373" Type="http://schemas.openxmlformats.org/officeDocument/2006/relationships/hyperlink" Target="http://www.ebi.ac.uk/ols/beta/ontologies/ms/terms?iri=http://purl.obolibrary.org/obo/MS_1001531" TargetMode="External"/><Relationship Id="rId429" Type="http://schemas.openxmlformats.org/officeDocument/2006/relationships/hyperlink" Target="http://www.ebi.ac.uk/ols/beta/ontologies/ms/terms?iri=http://purl.obolibrary.org/obo/MS_100142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593" TargetMode="External"/><Relationship Id="rId28" Type="http://schemas.openxmlformats.org/officeDocument/2006/relationships/comments" Target="comments.xml"/><Relationship Id="rId275" Type="http://schemas.openxmlformats.org/officeDocument/2006/relationships/hyperlink" Target="http://www.ebi.ac.uk/ols/beta/ontologies/ms/terms?iri=http://purl.obolibrary.org/obo/MS_1001017" TargetMode="External"/><Relationship Id="rId300" Type="http://schemas.openxmlformats.org/officeDocument/2006/relationships/hyperlink" Target="http://www.ebi.ac.uk/ols/beta/ontologies/ms/terms?iri=http://purl.obolibrary.org/obo/MS_100108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9ED9F-6E4B-4F8E-9B66-9C822F4BF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9176</TotalTime>
  <Pages>91</Pages>
  <Words>48796</Words>
  <Characters>278142</Characters>
  <Application>Microsoft Office Word</Application>
  <DocSecurity>0</DocSecurity>
  <Lines>2317</Lines>
  <Paragraphs>652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326286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Joshua Klein</cp:lastModifiedBy>
  <cp:revision>41</cp:revision>
  <cp:lastPrinted>2017-03-14T13:02:00Z</cp:lastPrinted>
  <dcterms:created xsi:type="dcterms:W3CDTF">2017-03-14T13:00:00Z</dcterms:created>
  <dcterms:modified xsi:type="dcterms:W3CDTF">2021-03-08T02:37:00Z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